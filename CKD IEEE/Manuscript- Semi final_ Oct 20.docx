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EC5B" w14:textId="50FA052A" w:rsidR="00BE1883" w:rsidRPr="00C20A46" w:rsidRDefault="00F93735" w:rsidP="00D419AF">
      <w:pPr>
        <w:rPr>
          <w:rFonts w:ascii="Helvetica" w:hAnsi="Helvetica" w:cs="Helvetica"/>
          <w:color w:val="365F91" w:themeColor="accent1" w:themeShade="BF"/>
          <w:sz w:val="44"/>
          <w:szCs w:val="44"/>
        </w:rPr>
      </w:pPr>
      <w:bookmarkStart w:id="0" w:name="_Hlk85484320"/>
      <w:ins w:id="1" w:author="Shamima Akter" w:date="2021-10-21T21:36:00Z">
        <w:r>
          <w:rPr>
            <w:rFonts w:ascii="Helvetica" w:hAnsi="Helvetica" w:cs="Helvetica"/>
            <w:b/>
            <w:color w:val="365F91" w:themeColor="accent1" w:themeShade="BF"/>
            <w:sz w:val="44"/>
            <w:szCs w:val="44"/>
          </w:rPr>
          <w:t xml:space="preserve">Comprehensive Performance assessment of </w:t>
        </w:r>
      </w:ins>
      <w:del w:id="2" w:author="Shamima Akter" w:date="2021-10-21T21:36:00Z">
        <w:r w:rsidR="00BE1883" w:rsidRPr="00C20A46" w:rsidDel="00F93735">
          <w:rPr>
            <w:rFonts w:ascii="Helvetica" w:hAnsi="Helvetica" w:cs="Helvetica"/>
            <w:b/>
            <w:color w:val="365F91" w:themeColor="accent1" w:themeShade="BF"/>
            <w:sz w:val="44"/>
            <w:szCs w:val="44"/>
          </w:rPr>
          <w:delText>Applicat</w:delText>
        </w:r>
      </w:del>
      <w:del w:id="3" w:author="Shamima Akter" w:date="2021-10-21T21:37:00Z">
        <w:r w:rsidR="00BE1883" w:rsidRPr="00C20A46" w:rsidDel="00F93735">
          <w:rPr>
            <w:rFonts w:ascii="Helvetica" w:hAnsi="Helvetica" w:cs="Helvetica"/>
            <w:b/>
            <w:color w:val="365F91" w:themeColor="accent1" w:themeShade="BF"/>
            <w:sz w:val="44"/>
            <w:szCs w:val="44"/>
          </w:rPr>
          <w:delText>ion of</w:delText>
        </w:r>
      </w:del>
      <w:r w:rsidR="00BE1883" w:rsidRPr="00C20A46">
        <w:rPr>
          <w:rFonts w:ascii="Helvetica" w:hAnsi="Helvetica" w:cs="Helvetica"/>
          <w:b/>
          <w:color w:val="365F91" w:themeColor="accent1" w:themeShade="BF"/>
          <w:sz w:val="44"/>
          <w:szCs w:val="44"/>
        </w:rPr>
        <w:t xml:space="preserve"> Deep Learning </w:t>
      </w:r>
      <w:r w:rsidR="00156D50">
        <w:rPr>
          <w:rFonts w:ascii="Helvetica" w:hAnsi="Helvetica" w:cs="Helvetica"/>
          <w:b/>
          <w:color w:val="365F91" w:themeColor="accent1" w:themeShade="BF"/>
          <w:sz w:val="44"/>
          <w:szCs w:val="44"/>
        </w:rPr>
        <w:t>Models</w:t>
      </w:r>
      <w:r w:rsidR="00BE1883" w:rsidRPr="00C20A46">
        <w:rPr>
          <w:rFonts w:ascii="Helvetica" w:hAnsi="Helvetica" w:cs="Helvetica"/>
          <w:b/>
          <w:color w:val="365F91" w:themeColor="accent1" w:themeShade="BF"/>
          <w:sz w:val="44"/>
          <w:szCs w:val="44"/>
        </w:rPr>
        <w:t xml:space="preserve"> in Early Prediction and Risk Identification of Chronic Kidney Disease</w:t>
      </w:r>
      <w:del w:id="4" w:author="Shamima Akter" w:date="2021-10-21T21:37:00Z">
        <w:r w:rsidR="00D419AF" w:rsidRPr="00C20A46" w:rsidDel="00F93735">
          <w:delText xml:space="preserve"> </w:delText>
        </w:r>
        <w:r w:rsidR="00D419AF" w:rsidRPr="00C20A46" w:rsidDel="00F93735">
          <w:rPr>
            <w:rFonts w:ascii="Helvetica" w:hAnsi="Helvetica" w:cs="Helvetica"/>
            <w:b/>
            <w:color w:val="365F91" w:themeColor="accent1" w:themeShade="BF"/>
            <w:sz w:val="44"/>
            <w:szCs w:val="44"/>
          </w:rPr>
          <w:delText>on the Internet</w:delText>
        </w:r>
        <w:r w:rsidR="00C20A46" w:rsidRPr="00C20A46" w:rsidDel="00F93735">
          <w:rPr>
            <w:rFonts w:ascii="Helvetica" w:hAnsi="Helvetica" w:cs="Helvetica"/>
            <w:b/>
            <w:color w:val="365F91" w:themeColor="accent1" w:themeShade="BF"/>
            <w:sz w:val="44"/>
            <w:szCs w:val="44"/>
          </w:rPr>
          <w:delText xml:space="preserve"> </w:delText>
        </w:r>
        <w:r w:rsidR="00D419AF" w:rsidRPr="00C20A46" w:rsidDel="00F93735">
          <w:rPr>
            <w:rFonts w:ascii="Helvetica" w:hAnsi="Helvetica" w:cs="Helvetica"/>
            <w:b/>
            <w:color w:val="365F91" w:themeColor="accent1" w:themeShade="BF"/>
            <w:sz w:val="44"/>
            <w:szCs w:val="44"/>
          </w:rPr>
          <w:delText>of Medical Things</w:delText>
        </w:r>
      </w:del>
      <w:r w:rsidR="00D419AF" w:rsidRPr="00C20A46">
        <w:rPr>
          <w:rFonts w:ascii="Helvetica" w:hAnsi="Helvetica" w:cs="Helvetica"/>
          <w:b/>
          <w:color w:val="365F91" w:themeColor="accent1" w:themeShade="BF"/>
          <w:sz w:val="44"/>
          <w:szCs w:val="44"/>
        </w:rPr>
        <w:t xml:space="preserve"> </w:t>
      </w:r>
    </w:p>
    <w:bookmarkEnd w:id="0"/>
    <w:p w14:paraId="2916639C" w14:textId="77777777" w:rsidR="00BE1883" w:rsidRPr="00577BFD" w:rsidRDefault="00BE1883" w:rsidP="00BE1883">
      <w:pPr>
        <w:jc w:val="center"/>
        <w:rPr>
          <w:b/>
          <w:bCs/>
          <w:color w:val="000000" w:themeColor="text1"/>
        </w:rPr>
      </w:pPr>
    </w:p>
    <w:p w14:paraId="5AF81796" w14:textId="475B8066" w:rsidR="00BE1883" w:rsidRPr="00122BBD" w:rsidRDefault="00BE1883" w:rsidP="00BE1883">
      <w:pPr>
        <w:rPr>
          <w:rFonts w:ascii="Helvetica" w:hAnsi="Helvetica" w:cs="Helvetica"/>
          <w:color w:val="000000" w:themeColor="text1"/>
        </w:rPr>
      </w:pPr>
      <w:r w:rsidRPr="00122BBD">
        <w:rPr>
          <w:rFonts w:ascii="Helvetica" w:hAnsi="Helvetica" w:cs="Helvetica"/>
          <w:b/>
          <w:bCs/>
          <w:color w:val="000000" w:themeColor="text1"/>
        </w:rPr>
        <w:t>Shamima Akter</w:t>
      </w:r>
      <w:r w:rsidRPr="00122BBD">
        <w:rPr>
          <w:rFonts w:ascii="Helvetica" w:hAnsi="Helvetica" w:cs="Helvetica"/>
          <w:b/>
          <w:bCs/>
          <w:color w:val="000000" w:themeColor="text1"/>
          <w:vertAlign w:val="superscript"/>
        </w:rPr>
        <w:t>1</w:t>
      </w:r>
      <w:r w:rsidRPr="00122BBD">
        <w:rPr>
          <w:rFonts w:ascii="Helvetica" w:hAnsi="Helvetica" w:cs="Helvetica"/>
          <w:b/>
          <w:bCs/>
          <w:color w:val="000000" w:themeColor="text1"/>
          <w:lang w:val="id-ID"/>
        </w:rPr>
        <w:t xml:space="preserve">, </w:t>
      </w:r>
      <w:r w:rsidRPr="00122BBD">
        <w:rPr>
          <w:rFonts w:ascii="Helvetica" w:hAnsi="Helvetica" w:cs="Helvetica"/>
          <w:b/>
          <w:bCs/>
          <w:color w:val="000000" w:themeColor="text1"/>
        </w:rPr>
        <w:t>Ahsan Habib</w:t>
      </w:r>
      <w:proofErr w:type="gramStart"/>
      <w:r w:rsidRPr="00122BBD">
        <w:rPr>
          <w:rFonts w:ascii="Helvetica" w:hAnsi="Helvetica" w:cs="Helvetica"/>
          <w:b/>
          <w:bCs/>
          <w:color w:val="000000" w:themeColor="text1"/>
          <w:vertAlign w:val="superscript"/>
        </w:rPr>
        <w:t>2</w:t>
      </w:r>
      <w:r w:rsidRPr="00122BBD">
        <w:rPr>
          <w:rFonts w:ascii="Helvetica" w:hAnsi="Helvetica" w:cs="Helvetica"/>
          <w:b/>
          <w:bCs/>
          <w:color w:val="000000" w:themeColor="text1"/>
        </w:rPr>
        <w:t>,Md.</w:t>
      </w:r>
      <w:proofErr w:type="gramEnd"/>
      <w:r w:rsidRPr="00122BBD">
        <w:rPr>
          <w:rFonts w:ascii="Helvetica" w:hAnsi="Helvetica" w:cs="Helvetica"/>
          <w:b/>
          <w:bCs/>
          <w:color w:val="000000" w:themeColor="text1"/>
        </w:rPr>
        <w:t xml:space="preserve"> </w:t>
      </w:r>
      <w:proofErr w:type="spellStart"/>
      <w:r w:rsidRPr="00122BBD">
        <w:rPr>
          <w:rFonts w:ascii="Helvetica" w:hAnsi="Helvetica" w:cs="Helvetica"/>
          <w:b/>
          <w:bCs/>
          <w:color w:val="000000" w:themeColor="text1"/>
        </w:rPr>
        <w:t>Ashiqul</w:t>
      </w:r>
      <w:proofErr w:type="spellEnd"/>
      <w:r w:rsidRPr="00122BBD">
        <w:rPr>
          <w:rFonts w:ascii="Helvetica" w:hAnsi="Helvetica" w:cs="Helvetica"/>
          <w:b/>
          <w:bCs/>
          <w:color w:val="000000" w:themeColor="text1"/>
        </w:rPr>
        <w:t xml:space="preserve"> Islam</w:t>
      </w:r>
      <w:r w:rsidRPr="00122BBD">
        <w:rPr>
          <w:rFonts w:ascii="Helvetica" w:hAnsi="Helvetica" w:cs="Helvetica"/>
          <w:b/>
          <w:bCs/>
          <w:color w:val="000000" w:themeColor="text1"/>
          <w:vertAlign w:val="superscript"/>
        </w:rPr>
        <w:t>3</w:t>
      </w:r>
      <w:r w:rsidRPr="00122BBD">
        <w:rPr>
          <w:rFonts w:ascii="Helvetica" w:hAnsi="Helvetica" w:cs="Helvetica"/>
          <w:b/>
          <w:bCs/>
          <w:color w:val="000000" w:themeColor="text1"/>
        </w:rPr>
        <w:t>, Md. Sagar Hossen</w:t>
      </w:r>
      <w:r w:rsidRPr="00122BBD">
        <w:rPr>
          <w:rFonts w:ascii="Helvetica" w:hAnsi="Helvetica" w:cs="Helvetica"/>
          <w:b/>
          <w:bCs/>
          <w:color w:val="000000" w:themeColor="text1"/>
          <w:vertAlign w:val="superscript"/>
        </w:rPr>
        <w:t>4</w:t>
      </w:r>
      <w:r w:rsidRPr="00122BBD">
        <w:rPr>
          <w:rFonts w:ascii="Helvetica" w:hAnsi="Helvetica" w:cs="Helvetica"/>
          <w:b/>
          <w:bCs/>
          <w:color w:val="000000" w:themeColor="text1"/>
        </w:rPr>
        <w:t>,Wasik</w:t>
      </w:r>
      <w:ins w:id="5" w:author="Shamima Akter" w:date="2021-10-21T21:37:00Z">
        <w:r w:rsidR="00AA039D">
          <w:rPr>
            <w:rFonts w:ascii="Helvetica" w:hAnsi="Helvetica" w:cs="Helvetica"/>
            <w:b/>
            <w:bCs/>
            <w:color w:val="000000" w:themeColor="text1"/>
          </w:rPr>
          <w:t xml:space="preserve"> </w:t>
        </w:r>
      </w:ins>
      <w:proofErr w:type="spellStart"/>
      <w:r w:rsidRPr="00122BBD">
        <w:rPr>
          <w:rFonts w:ascii="Helvetica" w:hAnsi="Helvetica" w:cs="Helvetica"/>
          <w:b/>
          <w:bCs/>
          <w:color w:val="000000" w:themeColor="text1"/>
        </w:rPr>
        <w:t>Ahmmed</w:t>
      </w:r>
      <w:proofErr w:type="spellEnd"/>
      <w:r w:rsidRPr="00122BBD">
        <w:rPr>
          <w:rFonts w:ascii="Helvetica" w:hAnsi="Helvetica" w:cs="Helvetica"/>
          <w:b/>
          <w:bCs/>
          <w:color w:val="000000" w:themeColor="text1"/>
        </w:rPr>
        <w:t xml:space="preserve"> Fahim</w:t>
      </w:r>
      <w:r w:rsidRPr="00122BBD">
        <w:rPr>
          <w:rFonts w:ascii="Helvetica" w:hAnsi="Helvetica" w:cs="Helvetica"/>
          <w:b/>
          <w:bCs/>
          <w:color w:val="000000" w:themeColor="text1"/>
          <w:vertAlign w:val="superscript"/>
        </w:rPr>
        <w:t>5</w:t>
      </w:r>
      <w:r w:rsidRPr="00122BBD">
        <w:rPr>
          <w:rFonts w:ascii="Helvetica" w:hAnsi="Helvetica" w:cs="Helvetica"/>
          <w:b/>
          <w:bCs/>
          <w:color w:val="000000" w:themeColor="text1"/>
        </w:rPr>
        <w:t xml:space="preserve">, </w:t>
      </w:r>
      <w:proofErr w:type="spellStart"/>
      <w:r w:rsidRPr="00122BBD">
        <w:rPr>
          <w:rFonts w:ascii="Helvetica" w:hAnsi="Helvetica" w:cs="Helvetica"/>
          <w:b/>
          <w:bCs/>
          <w:color w:val="000000" w:themeColor="text1"/>
        </w:rPr>
        <w:t>Puza</w:t>
      </w:r>
      <w:proofErr w:type="spellEnd"/>
      <w:r w:rsidRPr="00122BBD">
        <w:rPr>
          <w:rFonts w:ascii="Helvetica" w:hAnsi="Helvetica" w:cs="Helvetica"/>
          <w:b/>
          <w:bCs/>
          <w:color w:val="000000" w:themeColor="text1"/>
        </w:rPr>
        <w:t xml:space="preserve"> Rani Sarkar</w:t>
      </w:r>
      <w:r w:rsidRPr="00122BBD">
        <w:rPr>
          <w:rFonts w:ascii="Helvetica" w:hAnsi="Helvetica" w:cs="Helvetica"/>
          <w:b/>
          <w:bCs/>
          <w:color w:val="000000" w:themeColor="text1"/>
          <w:vertAlign w:val="superscript"/>
        </w:rPr>
        <w:t>6</w:t>
      </w:r>
      <w:r w:rsidRPr="00122BBD">
        <w:rPr>
          <w:rFonts w:ascii="Helvetica" w:hAnsi="Helvetica" w:cs="Helvetica"/>
          <w:b/>
          <w:bCs/>
          <w:color w:val="000000" w:themeColor="text1"/>
        </w:rPr>
        <w:t>,</w:t>
      </w:r>
      <w:r w:rsidR="0040037C">
        <w:rPr>
          <w:rFonts w:ascii="Helvetica" w:hAnsi="Helvetica" w:cs="Helvetica"/>
          <w:b/>
          <w:bCs/>
          <w:color w:val="000000" w:themeColor="text1"/>
        </w:rPr>
        <w:t xml:space="preserve"> </w:t>
      </w:r>
      <w:r w:rsidRPr="00122BBD">
        <w:rPr>
          <w:rFonts w:ascii="Helvetica" w:hAnsi="Helvetica" w:cs="Helvetica"/>
          <w:b/>
          <w:bCs/>
          <w:color w:val="000000" w:themeColor="text1"/>
        </w:rPr>
        <w:t>Manik Ahmed</w:t>
      </w:r>
      <w:r w:rsidR="008454C8">
        <w:rPr>
          <w:rFonts w:ascii="Helvetica" w:hAnsi="Helvetica" w:cs="Helvetica"/>
          <w:b/>
          <w:bCs/>
          <w:color w:val="000000" w:themeColor="text1"/>
        </w:rPr>
        <w:t>,PhD</w:t>
      </w:r>
      <w:r w:rsidRPr="00122BBD">
        <w:rPr>
          <w:rFonts w:ascii="Helvetica" w:hAnsi="Helvetica" w:cs="Helvetica"/>
          <w:b/>
          <w:bCs/>
          <w:color w:val="000000" w:themeColor="text1"/>
          <w:vertAlign w:val="superscript"/>
        </w:rPr>
        <w:t>7</w:t>
      </w:r>
    </w:p>
    <w:p w14:paraId="7AADAD01" w14:textId="77777777" w:rsidR="00BE1883" w:rsidRDefault="00BE1883" w:rsidP="00BE1883">
      <w:pPr>
        <w:rPr>
          <w:color w:val="000000" w:themeColor="text1"/>
          <w:vertAlign w:val="superscript"/>
        </w:rPr>
      </w:pPr>
    </w:p>
    <w:p w14:paraId="73D3058F" w14:textId="77777777" w:rsidR="00BE1883" w:rsidRPr="00577BFD" w:rsidRDefault="00BE1883" w:rsidP="00BE1883">
      <w:pPr>
        <w:rPr>
          <w:color w:val="000000" w:themeColor="text1"/>
          <w:vertAlign w:val="superscript"/>
        </w:rPr>
      </w:pPr>
      <w:r w:rsidRPr="00577BFD">
        <w:rPr>
          <w:color w:val="000000" w:themeColor="text1"/>
          <w:vertAlign w:val="superscript"/>
        </w:rPr>
        <w:t>1</w:t>
      </w:r>
      <w:r w:rsidRPr="00577BFD">
        <w:rPr>
          <w:color w:val="000000" w:themeColor="text1"/>
        </w:rPr>
        <w:t>Department of Bioinformatics and Computational Biology, George Mason University, Fairfax, Virginia, USA.</w:t>
      </w:r>
    </w:p>
    <w:p w14:paraId="01892515" w14:textId="77777777" w:rsidR="00BE1883" w:rsidRPr="00577BFD" w:rsidRDefault="00BE1883" w:rsidP="00BE1883">
      <w:pPr>
        <w:rPr>
          <w:color w:val="000000" w:themeColor="text1"/>
        </w:rPr>
      </w:pPr>
      <w:r w:rsidRPr="00577BFD">
        <w:rPr>
          <w:color w:val="000000" w:themeColor="text1"/>
          <w:vertAlign w:val="superscript"/>
        </w:rPr>
        <w:t xml:space="preserve">2 </w:t>
      </w:r>
      <w:r w:rsidRPr="00577BFD">
        <w:rPr>
          <w:color w:val="000000" w:themeColor="text1"/>
        </w:rPr>
        <w:t>Department of Computer Science and Engineering, Eastern University, Dhaka, Bangladesh.</w:t>
      </w:r>
    </w:p>
    <w:p w14:paraId="056039ED" w14:textId="77777777" w:rsidR="00BE1883" w:rsidRDefault="00BE1883" w:rsidP="00BE1883">
      <w:pPr>
        <w:rPr>
          <w:color w:val="000000" w:themeColor="text1"/>
        </w:rPr>
      </w:pPr>
      <w:r w:rsidRPr="00577BFD">
        <w:rPr>
          <w:color w:val="000000" w:themeColor="text1"/>
          <w:vertAlign w:val="superscript"/>
        </w:rPr>
        <w:t xml:space="preserve">3,4,5,6 </w:t>
      </w:r>
      <w:r w:rsidRPr="00577BFD">
        <w:rPr>
          <w:color w:val="000000" w:themeColor="text1"/>
        </w:rPr>
        <w:t>Department of Computer Science and Engineering, Daffodil International University, Dhaka, Bangladesh</w:t>
      </w:r>
    </w:p>
    <w:p w14:paraId="579ADB6A" w14:textId="77777777" w:rsidR="00BE1883" w:rsidRPr="00577BFD" w:rsidRDefault="00BE1883" w:rsidP="00BE1883">
      <w:pPr>
        <w:rPr>
          <w:color w:val="000000" w:themeColor="text1"/>
        </w:rPr>
      </w:pPr>
      <w:r w:rsidRPr="00B862BA">
        <w:rPr>
          <w:color w:val="000000" w:themeColor="text1"/>
          <w:vertAlign w:val="superscript"/>
        </w:rPr>
        <w:t>7</w:t>
      </w:r>
      <w:r>
        <w:rPr>
          <w:color w:val="000000" w:themeColor="text1"/>
        </w:rPr>
        <w:t xml:space="preserve">Department of Civil Engineering, Virginia Tech, Blacksburg, Virginia, USA </w:t>
      </w:r>
    </w:p>
    <w:p w14:paraId="6AE05E2F" w14:textId="77777777" w:rsidR="00BE1883" w:rsidRPr="00577BFD" w:rsidRDefault="00BE1883" w:rsidP="00BE1883">
      <w:pPr>
        <w:jc w:val="center"/>
        <w:rPr>
          <w:color w:val="000000" w:themeColor="text1"/>
        </w:rPr>
      </w:pPr>
    </w:p>
    <w:p w14:paraId="3C8A2883" w14:textId="15800D28" w:rsidR="00BE1883" w:rsidRDefault="00BE1883" w:rsidP="007930F8">
      <w:pPr>
        <w:spacing w:line="240" w:lineRule="exact"/>
        <w:ind w:right="1382"/>
        <w:jc w:val="both"/>
        <w:rPr>
          <w:bCs/>
          <w:iCs/>
          <w:color w:val="000000" w:themeColor="text1"/>
        </w:rPr>
      </w:pPr>
      <w:r w:rsidRPr="00122BBD">
        <w:rPr>
          <w:rFonts w:ascii="Helvetica" w:hAnsi="Helvetica" w:cs="Helvetica"/>
          <w:b/>
          <w:iCs/>
          <w:color w:val="365F91" w:themeColor="accent1" w:themeShade="BF"/>
        </w:rPr>
        <w:t>ABSTRACT</w:t>
      </w:r>
      <w:r w:rsidR="0024732D">
        <w:rPr>
          <w:rFonts w:ascii="Helvetica" w:hAnsi="Helvetica" w:cs="Helvetica"/>
          <w:b/>
          <w:iCs/>
          <w:color w:val="365F91" w:themeColor="accent1" w:themeShade="BF"/>
        </w:rPr>
        <w:t xml:space="preserve"> </w:t>
      </w:r>
      <w:r w:rsidR="0024732D">
        <w:rPr>
          <w:bCs/>
          <w:iCs/>
          <w:color w:val="000000" w:themeColor="text1"/>
        </w:rPr>
        <w:t xml:space="preserve"> </w:t>
      </w:r>
      <w:r w:rsidRPr="00577BFD">
        <w:rPr>
          <w:bCs/>
          <w:iCs/>
          <w:color w:val="000000" w:themeColor="text1"/>
        </w:rPr>
        <w:t xml:space="preserve">The </w:t>
      </w:r>
      <w:r w:rsidR="002A2137" w:rsidRPr="00577BFD">
        <w:rPr>
          <w:bCs/>
          <w:iCs/>
          <w:color w:val="000000" w:themeColor="text1"/>
        </w:rPr>
        <w:t>incidence</w:t>
      </w:r>
      <w:r w:rsidRPr="00577BFD">
        <w:rPr>
          <w:bCs/>
          <w:iCs/>
          <w:color w:val="000000" w:themeColor="text1"/>
        </w:rPr>
        <w:t xml:space="preserve"> of chronic kidney disease (CKD)</w:t>
      </w:r>
      <w:r w:rsidR="00B15680">
        <w:rPr>
          <w:bCs/>
          <w:iCs/>
          <w:color w:val="000000" w:themeColor="text1"/>
        </w:rPr>
        <w:t xml:space="preserve"> is rising</w:t>
      </w:r>
      <w:r w:rsidRPr="00577BFD">
        <w:rPr>
          <w:bCs/>
          <w:iCs/>
          <w:color w:val="000000" w:themeColor="text1"/>
        </w:rPr>
        <w:t xml:space="preserve"> rapidly around the globe. Asymptomatic CKD is common and guideline-directed monitoring to predict CKD by various factors </w:t>
      </w:r>
      <w:r>
        <w:rPr>
          <w:bCs/>
          <w:iCs/>
          <w:color w:val="000000" w:themeColor="text1"/>
        </w:rPr>
        <w:t>is</w:t>
      </w:r>
      <w:r w:rsidRPr="00577BFD">
        <w:rPr>
          <w:bCs/>
          <w:iCs/>
          <w:color w:val="000000" w:themeColor="text1"/>
        </w:rPr>
        <w:t xml:space="preserve"> underutilized. Computer-aided automated diagnostic (CAD) can play a major role to predict CKD. CAD systems such as deep learning algorithms are pivotal in disease diagnosis due to </w:t>
      </w:r>
      <w:r>
        <w:rPr>
          <w:bCs/>
          <w:iCs/>
          <w:color w:val="000000" w:themeColor="text1"/>
        </w:rPr>
        <w:t>their</w:t>
      </w:r>
      <w:r w:rsidRPr="00577BFD">
        <w:rPr>
          <w:bCs/>
          <w:iCs/>
          <w:color w:val="000000" w:themeColor="text1"/>
        </w:rPr>
        <w:t xml:space="preserve"> high classification accuracy. In this paper, various clinical features of CKD were </w:t>
      </w:r>
      <w:r w:rsidR="00E66E20" w:rsidRPr="00577BFD">
        <w:rPr>
          <w:bCs/>
          <w:iCs/>
          <w:color w:val="000000" w:themeColor="text1"/>
        </w:rPr>
        <w:t>utilized</w:t>
      </w:r>
      <w:r w:rsidR="00E66E20">
        <w:rPr>
          <w:rStyle w:val="CommentReference"/>
        </w:rPr>
        <w:t xml:space="preserve"> </w:t>
      </w:r>
      <w:r w:rsidR="00E66E20">
        <w:rPr>
          <w:bCs/>
          <w:iCs/>
          <w:color w:val="000000" w:themeColor="text1"/>
        </w:rPr>
        <w:t>and</w:t>
      </w:r>
      <w:r w:rsidR="00B15680">
        <w:rPr>
          <w:rStyle w:val="CommentReference"/>
        </w:rPr>
        <w:t xml:space="preserve"> </w:t>
      </w:r>
      <w:r w:rsidR="00B15680" w:rsidRPr="00577BFD">
        <w:rPr>
          <w:bCs/>
          <w:iCs/>
          <w:color w:val="000000" w:themeColor="text1"/>
        </w:rPr>
        <w:t>seven</w:t>
      </w:r>
      <w:r w:rsidRPr="00577BFD">
        <w:rPr>
          <w:bCs/>
          <w:iCs/>
          <w:color w:val="000000" w:themeColor="text1"/>
        </w:rPr>
        <w:t xml:space="preserve"> state-of-the-art deep learning algorithms</w:t>
      </w:r>
      <w:r w:rsidR="006C75EE">
        <w:rPr>
          <w:bCs/>
          <w:iCs/>
          <w:color w:val="000000" w:themeColor="text1"/>
        </w:rPr>
        <w:t xml:space="preserve"> (</w:t>
      </w:r>
      <w:r w:rsidR="006C75EE" w:rsidRPr="00577BFD">
        <w:rPr>
          <w:color w:val="000000" w:themeColor="text1"/>
        </w:rPr>
        <w:t xml:space="preserve">ANN, LSTM, GRU, Bidirectional LSTM, Bidirectional GRU, </w:t>
      </w:r>
      <w:r w:rsidR="00167C13">
        <w:rPr>
          <w:color w:val="000000" w:themeColor="text1"/>
        </w:rPr>
        <w:t>MLP</w:t>
      </w:r>
      <w:r w:rsidR="006C75EE" w:rsidRPr="00577BFD">
        <w:rPr>
          <w:color w:val="000000" w:themeColor="text1"/>
        </w:rPr>
        <w:t>, and Simple RNN</w:t>
      </w:r>
      <w:r w:rsidR="006C75EE">
        <w:rPr>
          <w:color w:val="000000" w:themeColor="text1"/>
        </w:rPr>
        <w:t>)</w:t>
      </w:r>
      <w:r w:rsidRPr="00577BFD">
        <w:rPr>
          <w:bCs/>
          <w:iCs/>
          <w:color w:val="000000" w:themeColor="text1"/>
        </w:rPr>
        <w:t xml:space="preserve"> </w:t>
      </w:r>
      <w:r w:rsidR="00B15680">
        <w:rPr>
          <w:bCs/>
          <w:iCs/>
          <w:color w:val="000000" w:themeColor="text1"/>
        </w:rPr>
        <w:t xml:space="preserve">were implemented </w:t>
      </w:r>
      <w:r w:rsidRPr="00577BFD">
        <w:rPr>
          <w:bCs/>
          <w:iCs/>
          <w:color w:val="000000" w:themeColor="text1"/>
        </w:rPr>
        <w:t>for the prediction</w:t>
      </w:r>
      <w:r w:rsidR="006C75EE">
        <w:rPr>
          <w:bCs/>
          <w:iCs/>
          <w:color w:val="000000" w:themeColor="text1"/>
        </w:rPr>
        <w:t xml:space="preserve"> and </w:t>
      </w:r>
      <w:r w:rsidRPr="00577BFD">
        <w:rPr>
          <w:bCs/>
          <w:iCs/>
          <w:color w:val="000000" w:themeColor="text1"/>
        </w:rPr>
        <w:t>classification</w:t>
      </w:r>
      <w:r w:rsidR="00553575">
        <w:rPr>
          <w:bCs/>
          <w:iCs/>
          <w:color w:val="000000" w:themeColor="text1"/>
        </w:rPr>
        <w:t xml:space="preserve"> </w:t>
      </w:r>
      <w:r w:rsidRPr="00577BFD">
        <w:rPr>
          <w:bCs/>
          <w:iCs/>
          <w:color w:val="000000" w:themeColor="text1"/>
        </w:rPr>
        <w:t>of CKD</w:t>
      </w:r>
      <w:r w:rsidR="00553575">
        <w:rPr>
          <w:bCs/>
          <w:iCs/>
          <w:color w:val="000000" w:themeColor="text1"/>
        </w:rPr>
        <w:t xml:space="preserve"> in the domain of </w:t>
      </w:r>
      <w:r w:rsidR="007930F8" w:rsidRPr="007930F8">
        <w:rPr>
          <w:bCs/>
          <w:iCs/>
          <w:color w:val="000000" w:themeColor="text1"/>
        </w:rPr>
        <w:t xml:space="preserve">Internet of </w:t>
      </w:r>
      <w:r w:rsidR="00100F99">
        <w:rPr>
          <w:bCs/>
          <w:iCs/>
          <w:color w:val="000000" w:themeColor="text1"/>
        </w:rPr>
        <w:t>M</w:t>
      </w:r>
      <w:r w:rsidR="007930F8" w:rsidRPr="007930F8">
        <w:rPr>
          <w:bCs/>
          <w:iCs/>
          <w:color w:val="000000" w:themeColor="text1"/>
        </w:rPr>
        <w:t xml:space="preserve">edical </w:t>
      </w:r>
      <w:r w:rsidR="00100F99">
        <w:rPr>
          <w:bCs/>
          <w:iCs/>
          <w:color w:val="000000" w:themeColor="text1"/>
        </w:rPr>
        <w:t>T</w:t>
      </w:r>
      <w:r w:rsidR="007930F8" w:rsidRPr="007930F8">
        <w:rPr>
          <w:bCs/>
          <w:iCs/>
          <w:color w:val="000000" w:themeColor="text1"/>
        </w:rPr>
        <w:t>hings</w:t>
      </w:r>
      <w:r w:rsidR="00B15680">
        <w:rPr>
          <w:bCs/>
          <w:iCs/>
          <w:color w:val="000000" w:themeColor="text1"/>
        </w:rPr>
        <w:t xml:space="preserve"> (IoMT) </w:t>
      </w:r>
      <w:r w:rsidR="007930F8" w:rsidRPr="007930F8">
        <w:rPr>
          <w:bCs/>
          <w:iCs/>
          <w:color w:val="000000" w:themeColor="text1"/>
        </w:rPr>
        <w:t>platform</w:t>
      </w:r>
      <w:r w:rsidRPr="00577BFD">
        <w:rPr>
          <w:bCs/>
          <w:iCs/>
          <w:color w:val="000000" w:themeColor="text1"/>
        </w:rPr>
        <w:t xml:space="preserve">. The proposed algorithms </w:t>
      </w:r>
      <w:r w:rsidR="00B15680">
        <w:rPr>
          <w:bCs/>
          <w:iCs/>
          <w:color w:val="000000" w:themeColor="text1"/>
        </w:rPr>
        <w:t xml:space="preserve">were </w:t>
      </w:r>
      <w:r w:rsidR="009840F6">
        <w:rPr>
          <w:bCs/>
          <w:iCs/>
          <w:color w:val="000000" w:themeColor="text1"/>
        </w:rPr>
        <w:t>applied b</w:t>
      </w:r>
      <w:r w:rsidRPr="00577BFD">
        <w:rPr>
          <w:bCs/>
          <w:iCs/>
          <w:color w:val="000000" w:themeColor="text1"/>
        </w:rPr>
        <w:t>ased on artificial intelligence by extracting features from pre-processed and fitted CKD datasets. The study measured accuracy, precision, recall, and calculated the loss and validation loss in prediction. Further</w:t>
      </w:r>
      <w:r>
        <w:rPr>
          <w:bCs/>
          <w:iCs/>
          <w:color w:val="000000" w:themeColor="text1"/>
        </w:rPr>
        <w:t>,</w:t>
      </w:r>
      <w:r w:rsidRPr="00577BFD">
        <w:rPr>
          <w:bCs/>
          <w:iCs/>
          <w:color w:val="000000" w:themeColor="text1"/>
        </w:rPr>
        <w:t xml:space="preserve"> the study analyzed computation time and prediction ratio, and AUC to evaluate the model</w:t>
      </w:r>
      <w:r w:rsidR="009840F6">
        <w:rPr>
          <w:bCs/>
          <w:iCs/>
          <w:color w:val="000000" w:themeColor="text1"/>
        </w:rPr>
        <w:t xml:space="preserve"> performance </w:t>
      </w:r>
      <w:r w:rsidRPr="00577BFD">
        <w:rPr>
          <w:bCs/>
          <w:iCs/>
          <w:color w:val="000000" w:themeColor="text1"/>
        </w:rPr>
        <w:t xml:space="preserve">along with their statistical significance to compare their </w:t>
      </w:r>
      <w:r w:rsidR="00553575" w:rsidRPr="00577BFD">
        <w:rPr>
          <w:bCs/>
          <w:iCs/>
          <w:color w:val="000000" w:themeColor="text1"/>
        </w:rPr>
        <w:t>performances.</w:t>
      </w:r>
      <w:r w:rsidR="00777E0B" w:rsidRPr="00577BFD">
        <w:rPr>
          <w:bCs/>
          <w:iCs/>
          <w:color w:val="000000" w:themeColor="text1"/>
        </w:rPr>
        <w:t xml:space="preserve"> </w:t>
      </w:r>
      <w:r w:rsidRPr="00577BFD">
        <w:rPr>
          <w:bCs/>
          <w:iCs/>
          <w:color w:val="000000" w:themeColor="text1"/>
        </w:rPr>
        <w:t xml:space="preserve">While classifying CKD, algorithms such as ANN, Simple RNN, and MLP </w:t>
      </w:r>
      <w:r w:rsidR="00E66E20">
        <w:rPr>
          <w:bCs/>
          <w:iCs/>
          <w:color w:val="000000" w:themeColor="text1"/>
        </w:rPr>
        <w:t xml:space="preserve">provided </w:t>
      </w:r>
      <w:r w:rsidR="00E66E20" w:rsidRPr="00577BFD">
        <w:rPr>
          <w:bCs/>
          <w:iCs/>
          <w:color w:val="000000" w:themeColor="text1"/>
        </w:rPr>
        <w:t>high</w:t>
      </w:r>
      <w:r w:rsidRPr="00577BFD">
        <w:rPr>
          <w:bCs/>
          <w:iCs/>
          <w:color w:val="000000" w:themeColor="text1"/>
        </w:rPr>
        <w:t xml:space="preserve"> accuracy</w:t>
      </w:r>
      <w:r w:rsidR="00553575">
        <w:rPr>
          <w:bCs/>
          <w:iCs/>
          <w:color w:val="000000" w:themeColor="text1"/>
        </w:rPr>
        <w:t xml:space="preserve"> of 97%</w:t>
      </w:r>
      <w:r w:rsidRPr="00577BFD">
        <w:rPr>
          <w:bCs/>
          <w:iCs/>
          <w:color w:val="000000" w:themeColor="text1"/>
        </w:rPr>
        <w:t>, a good prediction ratio along reduced time. The model outperforms traditional data classification techniques</w:t>
      </w:r>
      <w:r w:rsidR="00553575">
        <w:rPr>
          <w:bCs/>
          <w:iCs/>
          <w:color w:val="000000" w:themeColor="text1"/>
        </w:rPr>
        <w:t xml:space="preserve"> by providing</w:t>
      </w:r>
      <w:r w:rsidR="007930F8">
        <w:rPr>
          <w:bCs/>
          <w:iCs/>
          <w:color w:val="000000" w:themeColor="text1"/>
        </w:rPr>
        <w:t xml:space="preserve"> superior predictive ability.</w:t>
      </w:r>
      <w:r w:rsidR="00553575" w:rsidRPr="00553575">
        <w:rPr>
          <w:bCs/>
          <w:iCs/>
          <w:color w:val="000000" w:themeColor="text1"/>
        </w:rPr>
        <w:t xml:space="preserve"> </w:t>
      </w:r>
      <w:r w:rsidR="0084328B">
        <w:rPr>
          <w:bCs/>
          <w:iCs/>
          <w:color w:val="000000" w:themeColor="text1"/>
        </w:rPr>
        <w:t>Subsequently, t</w:t>
      </w:r>
      <w:r w:rsidR="007930F8" w:rsidRPr="007930F8">
        <w:rPr>
          <w:bCs/>
          <w:iCs/>
          <w:color w:val="000000" w:themeColor="text1"/>
        </w:rPr>
        <w:t>he experimental process on the IoMT</w:t>
      </w:r>
      <w:r w:rsidR="007930F8">
        <w:rPr>
          <w:bCs/>
          <w:iCs/>
          <w:color w:val="000000" w:themeColor="text1"/>
        </w:rPr>
        <w:t xml:space="preserve"> </w:t>
      </w:r>
      <w:r w:rsidR="0084328B">
        <w:rPr>
          <w:bCs/>
          <w:iCs/>
          <w:color w:val="000000" w:themeColor="text1"/>
        </w:rPr>
        <w:t xml:space="preserve">along with </w:t>
      </w:r>
      <w:r w:rsidR="007930F8" w:rsidRPr="007930F8">
        <w:rPr>
          <w:bCs/>
          <w:iCs/>
          <w:color w:val="000000" w:themeColor="text1"/>
        </w:rPr>
        <w:t xml:space="preserve">the </w:t>
      </w:r>
      <w:r w:rsidR="0084328B">
        <w:rPr>
          <w:bCs/>
          <w:iCs/>
          <w:color w:val="000000" w:themeColor="text1"/>
        </w:rPr>
        <w:t>help</w:t>
      </w:r>
      <w:r w:rsidR="007930F8" w:rsidRPr="007930F8">
        <w:rPr>
          <w:bCs/>
          <w:iCs/>
          <w:color w:val="000000" w:themeColor="text1"/>
        </w:rPr>
        <w:t xml:space="preserve"> of predictive analytics</w:t>
      </w:r>
      <w:r w:rsidR="0084328B">
        <w:rPr>
          <w:bCs/>
          <w:iCs/>
          <w:color w:val="000000" w:themeColor="text1"/>
        </w:rPr>
        <w:t xml:space="preserve"> can utilize the a</w:t>
      </w:r>
      <w:r w:rsidR="007930F8" w:rsidRPr="007930F8">
        <w:rPr>
          <w:bCs/>
          <w:iCs/>
          <w:color w:val="000000" w:themeColor="text1"/>
        </w:rPr>
        <w:t xml:space="preserve">dvances in deep learning </w:t>
      </w:r>
      <w:r w:rsidR="0084328B">
        <w:rPr>
          <w:bCs/>
          <w:iCs/>
          <w:color w:val="000000" w:themeColor="text1"/>
        </w:rPr>
        <w:t xml:space="preserve">to </w:t>
      </w:r>
      <w:r w:rsidR="007930F8" w:rsidRPr="007930F8">
        <w:rPr>
          <w:bCs/>
          <w:iCs/>
          <w:color w:val="000000" w:themeColor="text1"/>
        </w:rPr>
        <w:t>provide a promising framework</w:t>
      </w:r>
      <w:r w:rsidR="0084328B">
        <w:rPr>
          <w:bCs/>
          <w:iCs/>
          <w:color w:val="000000" w:themeColor="text1"/>
        </w:rPr>
        <w:t xml:space="preserve"> to predict </w:t>
      </w:r>
      <w:r w:rsidR="007930F8" w:rsidRPr="007930F8">
        <w:rPr>
          <w:bCs/>
          <w:iCs/>
          <w:color w:val="000000" w:themeColor="text1"/>
        </w:rPr>
        <w:t>CKD</w:t>
      </w:r>
      <w:r w:rsidR="0084328B">
        <w:rPr>
          <w:bCs/>
          <w:iCs/>
          <w:color w:val="000000" w:themeColor="text1"/>
        </w:rPr>
        <w:t xml:space="preserve"> and beyond.</w:t>
      </w:r>
      <w:r w:rsidR="007930F8">
        <w:rPr>
          <w:bCs/>
          <w:iCs/>
          <w:color w:val="000000" w:themeColor="text1"/>
        </w:rPr>
        <w:t xml:space="preserve"> </w:t>
      </w:r>
      <w:r w:rsidRPr="007930F8">
        <w:rPr>
          <w:bCs/>
          <w:iCs/>
          <w:color w:val="000000" w:themeColor="text1"/>
          <w:highlight w:val="yellow"/>
        </w:rPr>
        <w:t xml:space="preserve">The study is the first fundamental step toward realizing the potentiality to classify and predict CKD using deep learning </w:t>
      </w:r>
      <w:r w:rsidR="00A82AAA">
        <w:rPr>
          <w:bCs/>
          <w:iCs/>
          <w:color w:val="000000" w:themeColor="text1"/>
          <w:highlight w:val="yellow"/>
        </w:rPr>
        <w:t xml:space="preserve">models </w:t>
      </w:r>
      <w:r w:rsidRPr="007930F8">
        <w:rPr>
          <w:bCs/>
          <w:iCs/>
          <w:color w:val="000000" w:themeColor="text1"/>
          <w:highlight w:val="yellow"/>
        </w:rPr>
        <w:t>and its associated risk factors.</w:t>
      </w:r>
    </w:p>
    <w:p w14:paraId="1B40F1C0" w14:textId="77777777" w:rsidR="00A44966" w:rsidRPr="00122BBD" w:rsidRDefault="00A44966" w:rsidP="00BE1883">
      <w:pPr>
        <w:spacing w:line="240" w:lineRule="exact"/>
        <w:ind w:right="1382"/>
        <w:jc w:val="both"/>
        <w:rPr>
          <w:rFonts w:ascii="Helvetica" w:hAnsi="Helvetica" w:cs="Helvetica"/>
          <w:b/>
          <w:iCs/>
          <w:color w:val="365F91" w:themeColor="accent1" w:themeShade="BF"/>
        </w:rPr>
      </w:pPr>
    </w:p>
    <w:p w14:paraId="25870328" w14:textId="60D5153F" w:rsidR="00254192" w:rsidRPr="00C20A46" w:rsidRDefault="00BE1883" w:rsidP="00BE1883">
      <w:pPr>
        <w:rPr>
          <w:b/>
          <w:bCs/>
          <w:color w:val="000000" w:themeColor="text1"/>
        </w:rPr>
      </w:pPr>
      <w:r w:rsidRPr="00122BBD">
        <w:rPr>
          <w:rFonts w:ascii="Helvetica" w:hAnsi="Helvetica" w:cs="Helvetica"/>
          <w:b/>
          <w:iCs/>
          <w:color w:val="365F91" w:themeColor="accent1" w:themeShade="BF"/>
        </w:rPr>
        <w:t>INDEX TERMS</w:t>
      </w:r>
      <w:r w:rsidR="0000009C">
        <w:rPr>
          <w:rFonts w:ascii="Helvetica" w:hAnsi="Helvetica" w:cs="Helvetica"/>
          <w:b/>
          <w:iCs/>
          <w:color w:val="365F91" w:themeColor="accent1" w:themeShade="BF"/>
        </w:rPr>
        <w:t xml:space="preserve"> </w:t>
      </w:r>
      <w:r w:rsidRPr="00687E85">
        <w:rPr>
          <w:b/>
          <w:bCs/>
          <w:color w:val="000000" w:themeColor="text1"/>
          <w:lang w:val="id-ID"/>
        </w:rPr>
        <w:t>Artificial Neural Network</w:t>
      </w:r>
      <w:r>
        <w:rPr>
          <w:b/>
          <w:bCs/>
          <w:color w:val="000000" w:themeColor="text1"/>
        </w:rPr>
        <w:t>,</w:t>
      </w:r>
      <w:r w:rsidR="0084328B">
        <w:rPr>
          <w:b/>
          <w:bCs/>
          <w:color w:val="000000" w:themeColor="text1"/>
        </w:rPr>
        <w:t xml:space="preserve"> </w:t>
      </w:r>
      <w:r w:rsidRPr="00687E85">
        <w:rPr>
          <w:b/>
          <w:bCs/>
          <w:color w:val="000000" w:themeColor="text1"/>
          <w:lang w:val="id-ID"/>
        </w:rPr>
        <w:t>Chronic Kidney Disease</w:t>
      </w:r>
      <w:r>
        <w:rPr>
          <w:b/>
          <w:bCs/>
          <w:color w:val="000000" w:themeColor="text1"/>
        </w:rPr>
        <w:t>,</w:t>
      </w:r>
      <w:r w:rsidR="0084328B">
        <w:rPr>
          <w:b/>
          <w:bCs/>
          <w:color w:val="000000" w:themeColor="text1"/>
        </w:rPr>
        <w:t xml:space="preserve"> </w:t>
      </w:r>
      <w:r w:rsidRPr="00687E85">
        <w:rPr>
          <w:b/>
          <w:bCs/>
          <w:color w:val="000000" w:themeColor="text1"/>
          <w:lang w:val="id-ID"/>
        </w:rPr>
        <w:t>Classification</w:t>
      </w:r>
      <w:r>
        <w:rPr>
          <w:b/>
          <w:bCs/>
          <w:color w:val="000000" w:themeColor="text1"/>
        </w:rPr>
        <w:t>,</w:t>
      </w:r>
      <w:r w:rsidR="00C20A46">
        <w:rPr>
          <w:b/>
          <w:bCs/>
          <w:color w:val="000000" w:themeColor="text1"/>
        </w:rPr>
        <w:t xml:space="preserve"> </w:t>
      </w:r>
      <w:r w:rsidRPr="00687E85">
        <w:rPr>
          <w:b/>
          <w:bCs/>
          <w:color w:val="000000" w:themeColor="text1"/>
          <w:lang w:val="id-ID"/>
        </w:rPr>
        <w:t>Deep Learning</w:t>
      </w:r>
      <w:r w:rsidR="00C20A46">
        <w:rPr>
          <w:b/>
          <w:bCs/>
          <w:color w:val="000000" w:themeColor="text1"/>
        </w:rPr>
        <w:t>, IoMT</w:t>
      </w:r>
    </w:p>
    <w:p w14:paraId="4790D60B" w14:textId="77777777" w:rsidR="00BE1883" w:rsidRDefault="00BE1883" w:rsidP="00BE1883">
      <w:pPr>
        <w:rPr>
          <w:b/>
          <w:bCs/>
          <w:color w:val="000000" w:themeColor="text1"/>
        </w:rPr>
      </w:pPr>
    </w:p>
    <w:p w14:paraId="1A704CE6" w14:textId="77777777" w:rsidR="00BE1883" w:rsidRDefault="00BE1883" w:rsidP="00BE1883">
      <w:pPr>
        <w:sectPr w:rsidR="00BE1883" w:rsidSect="00BE1883">
          <w:headerReference w:type="even" r:id="rId8"/>
          <w:headerReference w:type="default" r:id="rId9"/>
          <w:footerReference w:type="even" r:id="rId10"/>
          <w:footerReference w:type="default" r:id="rId11"/>
          <w:headerReference w:type="first" r:id="rId12"/>
          <w:footerReference w:type="first" r:id="rId13"/>
          <w:type w:val="continuous"/>
          <w:pgSz w:w="11906" w:h="16838"/>
          <w:pgMar w:top="1296" w:right="734" w:bottom="1037" w:left="734" w:header="360" w:footer="634" w:gutter="0"/>
          <w:pgNumType w:start="1"/>
          <w:cols w:space="514"/>
          <w:formProt w:val="0"/>
          <w:titlePg/>
          <w:docGrid w:linePitch="360" w:charSpace="16384"/>
        </w:sectPr>
      </w:pPr>
    </w:p>
    <w:p w14:paraId="6142D26B" w14:textId="77777777" w:rsidR="00BE1883" w:rsidRPr="00337119" w:rsidRDefault="00BE1883" w:rsidP="000F6BBC">
      <w:pPr>
        <w:pStyle w:val="H1NoSpace"/>
        <w:rPr>
          <w:color w:val="2F5496"/>
        </w:rPr>
      </w:pPr>
      <w:r w:rsidRPr="00337119">
        <w:rPr>
          <w:color w:val="2F5496"/>
        </w:rPr>
        <w:t>I.</w:t>
      </w:r>
      <w:r w:rsidRPr="00337119">
        <w:rPr>
          <w:rFonts w:ascii="MS Gothic" w:eastAsia="MS Gothic" w:hAnsi="MS Gothic" w:cs="MS Gothic"/>
          <w:color w:val="2F5496"/>
        </w:rPr>
        <w:t> </w:t>
      </w:r>
      <w:r w:rsidRPr="00337119">
        <w:rPr>
          <w:color w:val="2F5496"/>
        </w:rPr>
        <w:t>INTRODUCTION</w:t>
      </w:r>
    </w:p>
    <w:p w14:paraId="5B8F3BEB" w14:textId="77777777" w:rsidR="00BE1883" w:rsidRDefault="00BE1883" w:rsidP="000F6BBC">
      <w:pPr>
        <w:spacing w:after="340"/>
        <w:jc w:val="both"/>
        <w:rPr>
          <w:color w:val="000000" w:themeColor="text1"/>
        </w:rPr>
        <w:sectPr w:rsidR="00BE1883" w:rsidSect="00495D38">
          <w:headerReference w:type="default" r:id="rId14"/>
          <w:footerReference w:type="default" r:id="rId15"/>
          <w:type w:val="continuous"/>
          <w:pgSz w:w="11906" w:h="16838"/>
          <w:pgMar w:top="1296" w:right="734" w:bottom="1037" w:left="734" w:header="360" w:footer="634" w:gutter="0"/>
          <w:pgNumType w:start="1"/>
          <w:cols w:num="2" w:space="514"/>
          <w:formProt w:val="0"/>
          <w:titlePg/>
          <w:docGrid w:linePitch="360" w:charSpace="16384"/>
        </w:sectPr>
      </w:pPr>
    </w:p>
    <w:p w14:paraId="57D96C07" w14:textId="29A583EE" w:rsidR="00CB2137" w:rsidRDefault="00BE1883" w:rsidP="00CB2137">
      <w:pPr>
        <w:spacing w:after="240" w:line="240" w:lineRule="exact"/>
        <w:jc w:val="both"/>
        <w:rPr>
          <w:color w:val="000000" w:themeColor="text1"/>
        </w:rPr>
      </w:pPr>
      <w:r w:rsidRPr="00577BFD">
        <w:rPr>
          <w:color w:val="000000" w:themeColor="text1"/>
        </w:rPr>
        <w:t xml:space="preserve">CKD is one of the most crucial health concerns due to its </w:t>
      </w:r>
      <w:r w:rsidR="00930FC8">
        <w:rPr>
          <w:color w:val="000000" w:themeColor="text1"/>
        </w:rPr>
        <w:t xml:space="preserve">increased </w:t>
      </w:r>
      <w:r w:rsidRPr="00577BFD">
        <w:rPr>
          <w:color w:val="000000" w:themeColor="text1"/>
        </w:rPr>
        <w:t>prevalence globally</w:t>
      </w:r>
      <w:r w:rsidR="00A375CF">
        <w:rPr>
          <w:color w:val="000000" w:themeColor="text1"/>
        </w:rPr>
        <w:fldChar w:fldCharType="begin" w:fldLock="1"/>
      </w:r>
      <w:r w:rsidR="003A1FBD">
        <w:rPr>
          <w:color w:val="000000" w:themeColor="text1"/>
        </w:rPr>
        <w:instrText>ADDIN CSL_CITATION {"citationItems":[{"id":"ITEM-1","itemData":{"ISSN":"1046-6673","author":[{"dropping-particle":"","family":"Coresh","given":"Josef","non-dropping-particle":"","parse-names":false,"suffix":""}],"container-title":"Journal of the American Society of Nephrology","id":"ITEM-1","issue":"4","issued":{"date-parts":[["2017"]]},"page":"1020-1022","publisher":"Am Soc Nephrol","title":"Update on the burden of CKD","type":"article-journal","volume":"28"},"uris":["http://www.mendeley.com/documents/?uuid=6e07c23d-be94-4dd4-b245-afcfdc637f1c","http://www.mendeley.com/documents/?uuid=4d153fd3-8861-40db-b7ab-54231830e81f"]}],"mendeley":{"formattedCitation":"[1]","plainTextFormattedCitation":"[1]","previouslyFormattedCitation":"[1]"},"properties":{"noteIndex":0},"schema":"https://github.com/citation-style-language/schema/raw/master/csl-citation.json"}</w:instrText>
      </w:r>
      <w:r w:rsidR="00A375CF">
        <w:rPr>
          <w:color w:val="000000" w:themeColor="text1"/>
        </w:rPr>
        <w:fldChar w:fldCharType="separate"/>
      </w:r>
      <w:r w:rsidR="00484873" w:rsidRPr="00484873">
        <w:rPr>
          <w:noProof/>
          <w:color w:val="000000" w:themeColor="text1"/>
        </w:rPr>
        <w:t>[1]</w:t>
      </w:r>
      <w:r w:rsidR="00A375CF">
        <w:rPr>
          <w:color w:val="000000" w:themeColor="text1"/>
        </w:rPr>
        <w:fldChar w:fldCharType="end"/>
      </w:r>
      <w:r w:rsidR="00167C13">
        <w:rPr>
          <w:color w:val="000000" w:themeColor="text1"/>
        </w:rPr>
        <w:t xml:space="preserve"> and </w:t>
      </w:r>
      <w:r w:rsidRPr="00577BFD">
        <w:rPr>
          <w:color w:val="000000" w:themeColor="text1"/>
        </w:rPr>
        <w:t>includes conditions damaging the kidneys slowly and reduc</w:t>
      </w:r>
      <w:r w:rsidR="00152240">
        <w:rPr>
          <w:color w:val="000000" w:themeColor="text1"/>
        </w:rPr>
        <w:t>ing</w:t>
      </w:r>
      <w:r w:rsidR="00A234AB">
        <w:rPr>
          <w:color w:val="000000" w:themeColor="text1"/>
        </w:rPr>
        <w:t xml:space="preserve"> </w:t>
      </w:r>
      <w:r w:rsidR="00423865">
        <w:rPr>
          <w:color w:val="000000" w:themeColor="text1"/>
        </w:rPr>
        <w:t xml:space="preserve">the </w:t>
      </w:r>
      <w:r w:rsidR="00A234AB">
        <w:rPr>
          <w:color w:val="000000" w:themeColor="text1"/>
        </w:rPr>
        <w:t>ability to perform the</w:t>
      </w:r>
      <w:r w:rsidRPr="00577BFD">
        <w:rPr>
          <w:color w:val="000000" w:themeColor="text1"/>
        </w:rPr>
        <w:t xml:space="preserve"> essential functions of the body for a long</w:t>
      </w:r>
      <w:r w:rsidR="00A234AB">
        <w:rPr>
          <w:color w:val="000000" w:themeColor="text1"/>
        </w:rPr>
        <w:t>er</w:t>
      </w:r>
      <w:r w:rsidRPr="00577BFD">
        <w:rPr>
          <w:color w:val="000000" w:themeColor="text1"/>
        </w:rPr>
        <w:t xml:space="preserve"> time</w:t>
      </w:r>
      <w:r w:rsidR="00A234AB">
        <w:rPr>
          <w:color w:val="000000" w:themeColor="text1"/>
        </w:rPr>
        <w:t>. CKD is associated</w:t>
      </w:r>
      <w:r w:rsidRPr="00577BFD">
        <w:rPr>
          <w:color w:val="000000" w:themeColor="text1"/>
        </w:rPr>
        <w:t xml:space="preserve"> with complications such as renal failure, high blood pressure, anemia, nerve damage, etc.</w:t>
      </w:r>
      <w:r w:rsidR="00A375CF">
        <w:rPr>
          <w:color w:val="000000" w:themeColor="text1"/>
        </w:rPr>
        <w:fldChar w:fldCharType="begin" w:fldLock="1"/>
      </w:r>
      <w:r w:rsidR="003A1FBD">
        <w:rPr>
          <w:color w:val="000000" w:themeColor="text1"/>
        </w:rPr>
        <w:instrText>ADDIN CSL_CITATION {"citationItems":[{"id":"ITEM-1","itemData":{"ISSN":"2157-1716","author":[{"dropping-particle":"","family":"Kazancioğlu","given":"Rumeyza","non-dropping-particle":"","parse-names":false,"suffix":""}],"container-title":"Kidney international supplements","id":"ITEM-1","issue":"4","issued":{"date-parts":[["2013"]]},"page":"368-371","publisher":"Elsevier","title":"Risk factors for chronic kidney disease: an update","type":"article-journal","volume":"3"},"uris":["http://www.mendeley.com/documents/?uuid=eb4b71f4-cb05-47be-a02d-856463ab5849","http://www.mendeley.com/documents/?uuid=f5fafa51-ec74-495d-b3d5-f357ade1dc1d"]}],"mendeley":{"formattedCitation":"[2]","plainTextFormattedCitation":"[2]","previouslyFormattedCitation":"[2]"},"properties":{"noteIndex":0},"schema":"https://github.com/citation-style-language/schema/raw/master/csl-citation.json"}</w:instrText>
      </w:r>
      <w:r w:rsidR="00A375CF">
        <w:rPr>
          <w:color w:val="000000" w:themeColor="text1"/>
        </w:rPr>
        <w:fldChar w:fldCharType="separate"/>
      </w:r>
      <w:r w:rsidR="009A5A13" w:rsidRPr="009A5A13">
        <w:rPr>
          <w:noProof/>
          <w:color w:val="000000" w:themeColor="text1"/>
        </w:rPr>
        <w:t>[2]</w:t>
      </w:r>
      <w:r w:rsidR="00A375CF">
        <w:rPr>
          <w:color w:val="000000" w:themeColor="text1"/>
        </w:rPr>
        <w:fldChar w:fldCharType="end"/>
      </w:r>
      <w:r w:rsidRPr="00577BFD">
        <w:rPr>
          <w:color w:val="000000" w:themeColor="text1"/>
        </w:rPr>
        <w:t>. An estimated 2</w:t>
      </w:r>
      <w:r w:rsidR="00167C13">
        <w:rPr>
          <w:color w:val="000000" w:themeColor="text1"/>
        </w:rPr>
        <w:t xml:space="preserve">.2 </w:t>
      </w:r>
      <w:r w:rsidRPr="00577BFD">
        <w:rPr>
          <w:color w:val="000000" w:themeColor="text1"/>
        </w:rPr>
        <w:t xml:space="preserve"> million people around the world are plagued by renal failure</w:t>
      </w:r>
      <w:r w:rsidR="00365E64">
        <w:rPr>
          <w:color w:val="000000" w:themeColor="text1"/>
        </w:rPr>
        <w:t xml:space="preserve">. For instance, </w:t>
      </w:r>
      <w:r w:rsidR="00365E64" w:rsidRPr="00365E64">
        <w:rPr>
          <w:color w:val="000000" w:themeColor="text1"/>
        </w:rPr>
        <w:t xml:space="preserve">CKD has affected a large portion of the population in other developing countries such as </w:t>
      </w:r>
      <w:r w:rsidR="00B83282" w:rsidRPr="00365E64">
        <w:rPr>
          <w:color w:val="000000" w:themeColor="text1"/>
        </w:rPr>
        <w:t>Pakistan</w:t>
      </w:r>
      <w:r w:rsidR="00B83282">
        <w:rPr>
          <w:color w:val="000000" w:themeColor="text1"/>
        </w:rPr>
        <w:t>,</w:t>
      </w:r>
      <w:r w:rsidR="00553575">
        <w:rPr>
          <w:color w:val="000000" w:themeColor="text1"/>
        </w:rPr>
        <w:t xml:space="preserve"> </w:t>
      </w:r>
      <w:r w:rsidR="00365E64" w:rsidRPr="00365E64">
        <w:rPr>
          <w:color w:val="000000" w:themeColor="text1"/>
        </w:rPr>
        <w:t xml:space="preserve">India, </w:t>
      </w:r>
      <w:r w:rsidR="00B83282" w:rsidRPr="00365E64">
        <w:rPr>
          <w:color w:val="000000" w:themeColor="text1"/>
        </w:rPr>
        <w:t xml:space="preserve">Nepal, </w:t>
      </w:r>
      <w:r w:rsidR="00365E64" w:rsidRPr="00365E64">
        <w:rPr>
          <w:color w:val="000000" w:themeColor="text1"/>
        </w:rPr>
        <w:t>Bangladesh, Bhutan, Sri</w:t>
      </w:r>
      <w:r w:rsidR="00167C13">
        <w:rPr>
          <w:color w:val="000000" w:themeColor="text1"/>
        </w:rPr>
        <w:t xml:space="preserve"> </w:t>
      </w:r>
      <w:r w:rsidR="00365E64" w:rsidRPr="00365E64">
        <w:rPr>
          <w:color w:val="000000" w:themeColor="text1"/>
        </w:rPr>
        <w:t>Lanka</w:t>
      </w:r>
      <w:r w:rsidR="00423865">
        <w:rPr>
          <w:color w:val="000000" w:themeColor="text1"/>
        </w:rPr>
        <w:t>,</w:t>
      </w:r>
      <w:r w:rsidR="00365E64" w:rsidRPr="00365E64">
        <w:rPr>
          <w:color w:val="000000" w:themeColor="text1"/>
        </w:rPr>
        <w:t xml:space="preserve"> and Afghanistan</w:t>
      </w:r>
      <w:r w:rsidR="00167C13">
        <w:rPr>
          <w:color w:val="000000" w:themeColor="text1"/>
        </w:rPr>
        <w:t xml:space="preserve"> </w:t>
      </w:r>
      <w:r w:rsidR="00A375CF">
        <w:rPr>
          <w:color w:val="000000" w:themeColor="text1"/>
        </w:rPr>
        <w:fldChar w:fldCharType="begin" w:fldLock="1"/>
      </w:r>
      <w:r w:rsidR="003A1FBD">
        <w:rPr>
          <w:color w:val="000000" w:themeColor="text1"/>
        </w:rPr>
        <w:instrText>ADDIN CSL_CITATION {"citationItems":[{"id":"ITEM-1","itemData":{"ISSN":"2048-8505","author":[{"dropping-particle":"","family":"Abraham","given":"Georgi","non-dropping-particle":"","parse-names":false,"suffix":""},{"dropping-particle":"","family":"Varughese","given":"Santosh","non-dropping-particle":"","parse-names":false,"suffix":""},{"dropping-particle":"","family":"Thandavan","given":"Thiagarajan","non-dropping-particle":"","parse-names":false,"suffix":""},{"dropping-particle":"","family":"Iyengar","given":"Arpana","non-dropping-particle":"","parse-names":false,"suffix":""},{"dropping-particle":"","family":"Fernando","given":"Edwin","non-dropping-particle":"","parse-names":false,"suffix":""},{"dropping-particle":"","family":"Naqvi","given":"S A","non-dropping-particle":"","parse-names":false,"suffix":""},{"dropping-particle":"","family":"Sheriff","given":"Rezvi","non-dropping-particle":"","parse-names":false,"suffix":""},{"dropping-particle":"","family":"Ur-Rashid","given":"Harun","non-dropping-particle":"","parse-names":false,"suffix":""},{"dropping-particle":"","family":"Gopalakrishnan","given":"Natarajan","non-dropping-particle":"","parse-names":false,"suffix":""},{"dropping-particle":"","family":"Kafle","given":"Rishi Kumar","non-dropping-particle":"","parse-names":false,"suffix":""}],"container-title":"Clinical kidney journal","id":"ITEM-1","issue":"1","issued":{"date-parts":[["2016"]]},"page":"135-141","publisher":"Oxford University Press","title":"Chronic kidney disease hotspots in developing countries in South Asia","type":"article-journal","volume":"9"},"uris":["http://www.mendeley.com/documents/?uuid=dced1036-c50e-4fed-b7e8-7de0bef9d4c5","http://www.mendeley.com/documents/?uuid=efa10b97-9a4d-4fa5-8b04-3b63778d088b"]}],"mendeley":{"formattedCitation":"[3]","plainTextFormattedCitation":"[3]","previouslyFormattedCitation":"[3]"},"properties":{"noteIndex":0},"schema":"https://github.com/citation-style-language/schema/raw/master/csl-citation.json"}</w:instrText>
      </w:r>
      <w:r w:rsidR="00A375CF">
        <w:rPr>
          <w:color w:val="000000" w:themeColor="text1"/>
        </w:rPr>
        <w:fldChar w:fldCharType="separate"/>
      </w:r>
      <w:r w:rsidR="009A5A13" w:rsidRPr="009A5A13">
        <w:rPr>
          <w:noProof/>
          <w:color w:val="000000" w:themeColor="text1"/>
        </w:rPr>
        <w:t>[3]</w:t>
      </w:r>
      <w:r w:rsidR="00A375CF">
        <w:rPr>
          <w:color w:val="000000" w:themeColor="text1"/>
        </w:rPr>
        <w:fldChar w:fldCharType="end"/>
      </w:r>
      <w:r w:rsidR="00365E64" w:rsidRPr="00365E64">
        <w:rPr>
          <w:color w:val="000000" w:themeColor="text1"/>
        </w:rPr>
        <w:t>.</w:t>
      </w:r>
      <w:r w:rsidR="00F56970">
        <w:rPr>
          <w:color w:val="000000" w:themeColor="text1"/>
        </w:rPr>
        <w:t xml:space="preserve"> </w:t>
      </w:r>
      <w:r w:rsidR="00167C13">
        <w:rPr>
          <w:color w:val="000000" w:themeColor="text1"/>
        </w:rPr>
        <w:t>In addition,</w:t>
      </w:r>
      <w:r w:rsidRPr="00577BFD">
        <w:rPr>
          <w:color w:val="000000" w:themeColor="text1"/>
        </w:rPr>
        <w:t xml:space="preserve">750,000 </w:t>
      </w:r>
      <w:r w:rsidR="00167C13">
        <w:rPr>
          <w:color w:val="000000" w:themeColor="text1"/>
          <w:highlight w:val="yellow"/>
        </w:rPr>
        <w:t>A</w:t>
      </w:r>
      <w:r w:rsidR="00167C13" w:rsidRPr="00577BFD">
        <w:rPr>
          <w:color w:val="000000" w:themeColor="text1"/>
        </w:rPr>
        <w:t xml:space="preserve">mericans </w:t>
      </w:r>
      <w:r w:rsidRPr="00577BFD">
        <w:rPr>
          <w:color w:val="000000" w:themeColor="text1"/>
        </w:rPr>
        <w:t>every year</w:t>
      </w:r>
      <w:r w:rsidR="00365E64">
        <w:rPr>
          <w:color w:val="000000" w:themeColor="text1"/>
        </w:rPr>
        <w:t xml:space="preserve"> suffer </w:t>
      </w:r>
      <w:r w:rsidR="00152240">
        <w:rPr>
          <w:color w:val="000000" w:themeColor="text1"/>
        </w:rPr>
        <w:t>from</w:t>
      </w:r>
      <w:r w:rsidR="00365E64">
        <w:rPr>
          <w:color w:val="000000" w:themeColor="text1"/>
        </w:rPr>
        <w:t xml:space="preserve"> CKD </w:t>
      </w:r>
      <w:r w:rsidR="00167C13">
        <w:rPr>
          <w:color w:val="000000" w:themeColor="text1"/>
        </w:rPr>
        <w:t xml:space="preserve">every </w:t>
      </w:r>
      <w:r w:rsidR="00365E64">
        <w:rPr>
          <w:color w:val="000000" w:themeColor="text1"/>
        </w:rPr>
        <w:t>year</w:t>
      </w:r>
      <w:r w:rsidR="007F50A6">
        <w:rPr>
          <w:color w:val="000000" w:themeColor="text1"/>
        </w:rPr>
        <w:t xml:space="preserve"> </w:t>
      </w:r>
      <w:r w:rsidR="00A375CF">
        <w:rPr>
          <w:color w:val="000000" w:themeColor="text1"/>
        </w:rPr>
        <w:fldChar w:fldCharType="begin" w:fldLock="1"/>
      </w:r>
      <w:r w:rsidR="003A1FBD">
        <w:rPr>
          <w:color w:val="000000" w:themeColor="text1"/>
        </w:rPr>
        <w:instrText>ADDIN CSL_CITATION {"citationItems":[{"id":"ITEM-1","itemData":{"ISSN":"0272-6386","author":[{"dropping-particle":"","family":"Hoerger","given":"Thomas J","non-dropping-particle":"","parse-names":false,"suffix":""},{"dropping-particle":"","family":"Simpson","given":"Sean A","non-dropping-particle":"","parse-names":false,"suffix":""},{"dropping-particle":"","family":"Yarnoff","given":"Benjamin O","non-dropping-particle":"","parse-names":false,"suffix":""},{"dropping-particle":"","family":"Pavkov","given":"Meda E","non-dropping-particle":"","parse-names":false,"suffix":""},{"dropping-particle":"","family":"Burrows","given":"Nilka Ríos","non-dropping-particle":"","parse-names":false,"suffix":""},{"dropping-particle":"","family":"Saydah","given":"Sharon H","non-dropping-particle":"","parse-names":false,"suffix":""},{"dropping-particle":"","family":"Williams","given":"Desmond E","non-dropping-particle":"","parse-names":false,"suffix":""},{"dropping-particle":"","family":"Zhuo","given":"Xiaohui","non-dropping-particle":"","parse-names":false,"suffix":""}],"container-title":"American Journal of Kidney Diseases","id":"ITEM-1","issue":"3","issued":{"date-parts":[["2015"]]},"page":"403-411","publisher":"Elsevier","title":"The future burden of CKD in the United States: a simulation model for the CDC CKD Initiative","type":"article-journal","volume":"65"},"uris":["http://www.mendeley.com/documents/?uuid=fb6d5d5b-3b14-4063-9fb0-c4e49eb7e3ab","http://www.mendeley.com/documents/?uuid=3f90475a-bf99-449a-8af4-90c2a502279b"]}],"mendeley":{"formattedCitation":"[4]","plainTextFormattedCitation":"[4]","previouslyFormattedCitation":"[4]"},"properties":{"noteIndex":0},"schema":"https://github.com/citation-style-language/schema/raw/master/csl-citation.json"}</w:instrText>
      </w:r>
      <w:r w:rsidR="00A375CF">
        <w:rPr>
          <w:color w:val="000000" w:themeColor="text1"/>
        </w:rPr>
        <w:fldChar w:fldCharType="separate"/>
      </w:r>
      <w:r w:rsidR="009A5A13" w:rsidRPr="009A5A13">
        <w:rPr>
          <w:noProof/>
          <w:color w:val="000000" w:themeColor="text1"/>
        </w:rPr>
        <w:t>[4]</w:t>
      </w:r>
      <w:r w:rsidR="00A375CF">
        <w:rPr>
          <w:color w:val="000000" w:themeColor="text1"/>
        </w:rPr>
        <w:fldChar w:fldCharType="end"/>
      </w:r>
      <w:r w:rsidRPr="00577BFD">
        <w:rPr>
          <w:color w:val="000000" w:themeColor="text1"/>
        </w:rPr>
        <w:t>.</w:t>
      </w:r>
      <w:r w:rsidR="00423865">
        <w:rPr>
          <w:color w:val="000000" w:themeColor="text1"/>
        </w:rPr>
        <w:t xml:space="preserve"> </w:t>
      </w:r>
      <w:r w:rsidRPr="00577BFD">
        <w:rPr>
          <w:color w:val="000000" w:themeColor="text1"/>
        </w:rPr>
        <w:t xml:space="preserve">It is alleged that multiple risk factors (not limited to) such as </w:t>
      </w:r>
      <w:r>
        <w:rPr>
          <w:color w:val="000000" w:themeColor="text1"/>
        </w:rPr>
        <w:t xml:space="preserve">the </w:t>
      </w:r>
      <w:r w:rsidRPr="00577BFD">
        <w:rPr>
          <w:color w:val="000000" w:themeColor="text1"/>
        </w:rPr>
        <w:t xml:space="preserve">history of renal failure, high blood pressure, or diabetes, etc. are required to monitor each year for any abnormal test results </w:t>
      </w:r>
      <w:r w:rsidR="00A375CF" w:rsidRPr="00577BFD">
        <w:rPr>
          <w:color w:val="000000" w:themeColor="text1"/>
        </w:rPr>
        <w:fldChar w:fldCharType="begin" w:fldLock="1"/>
      </w:r>
      <w:r w:rsidR="005559B6">
        <w:rPr>
          <w:color w:val="000000" w:themeColor="text1"/>
        </w:rPr>
        <w:instrText>ADDIN CSL_CITATION {"citationItems":[{"id":"ITEM-1","itemData":{"ISSN":"2074-8523","author":[{"dropping-particle":"","family":"Almasoud","given":"Marwa","non-dropping-particle":"","parse-names":false,"suffix":""},{"dropping-particle":"","family":"Ward","given":"Tomas E","non-dropping-particle":"","parse-names":false,"suffix":""}],"container-title":"International Journal of Soft Computing and Its Applications","id":"ITEM-1","issue":"8","issued":{"date-parts":[["2019"]]},"publisher":"International Center for Scientific Research and Studies","title":"Detection of chronic kidney disease using machine learning algorithms with least number of predictors","type":"article-journal","volume":"10"},"uris":["http://www.mendeley.com/documents/?uuid=495375ba-d67a-47ca-94c1-dc97db821e57","http://www.mendeley.com/documents/?uuid=21b06d37-3de9-4449-a180-f2f49d99c63b","http://www.mendeley.com/documents/?uuid=b50ab2ef-a901-44ae-a771-513f99e1eb35"]}],"mendeley":{"formattedCitation":"[5]","plainTextFormattedCitation":"[5]","previouslyFormattedCitation":"[5]"},"properties":{"noteIndex":0},"schema":"https://github.com/citation-style-language/schema/raw/master/csl-citation.json"}</w:instrText>
      </w:r>
      <w:r w:rsidR="00A375CF" w:rsidRPr="00577BFD">
        <w:rPr>
          <w:color w:val="000000" w:themeColor="text1"/>
        </w:rPr>
        <w:fldChar w:fldCharType="separate"/>
      </w:r>
      <w:r w:rsidR="00125B6F" w:rsidRPr="00125B6F">
        <w:rPr>
          <w:noProof/>
          <w:color w:val="000000" w:themeColor="text1"/>
        </w:rPr>
        <w:t>[5]</w:t>
      </w:r>
      <w:r w:rsidR="00A375CF" w:rsidRPr="00577BFD">
        <w:rPr>
          <w:color w:val="000000" w:themeColor="text1"/>
        </w:rPr>
        <w:fldChar w:fldCharType="end"/>
      </w:r>
      <w:r w:rsidRPr="00577BFD">
        <w:rPr>
          <w:color w:val="000000" w:themeColor="text1"/>
        </w:rPr>
        <w:t xml:space="preserve">. </w:t>
      </w:r>
      <w:r w:rsidR="009840F6">
        <w:rPr>
          <w:color w:val="000000" w:themeColor="text1"/>
        </w:rPr>
        <w:t>F</w:t>
      </w:r>
      <w:r w:rsidR="009840F6" w:rsidRPr="00577BFD">
        <w:rPr>
          <w:color w:val="000000" w:themeColor="text1"/>
        </w:rPr>
        <w:t xml:space="preserve">ew </w:t>
      </w:r>
      <w:r w:rsidRPr="00577BFD">
        <w:rPr>
          <w:color w:val="000000" w:themeColor="text1"/>
        </w:rPr>
        <w:t>blood tests are commonly used to detect CKD; (</w:t>
      </w:r>
      <w:proofErr w:type="spellStart"/>
      <w:r w:rsidRPr="00577BFD">
        <w:rPr>
          <w:color w:val="000000" w:themeColor="text1"/>
        </w:rPr>
        <w:t>i</w:t>
      </w:r>
      <w:proofErr w:type="spellEnd"/>
      <w:r w:rsidRPr="00577BFD">
        <w:rPr>
          <w:color w:val="000000" w:themeColor="text1"/>
        </w:rPr>
        <w:t xml:space="preserve">) determine the glomerular filtration rate </w:t>
      </w:r>
      <w:r w:rsidRPr="00577BFD">
        <w:rPr>
          <w:color w:val="000000" w:themeColor="text1"/>
          <w:highlight w:val="yellow"/>
        </w:rPr>
        <w:t>(eGFR),</w:t>
      </w:r>
      <w:r w:rsidRPr="00577BFD">
        <w:rPr>
          <w:color w:val="000000" w:themeColor="text1"/>
        </w:rPr>
        <w:t xml:space="preserve"> (ii) verify the concentration of albumin in the blood</w:t>
      </w:r>
      <w:r w:rsidR="00290091">
        <w:rPr>
          <w:color w:val="000000" w:themeColor="text1"/>
        </w:rPr>
        <w:t xml:space="preserve"> and </w:t>
      </w:r>
      <w:r w:rsidR="00E26733">
        <w:rPr>
          <w:color w:val="000000" w:themeColor="text1"/>
        </w:rPr>
        <w:t>urine</w:t>
      </w:r>
      <w:r w:rsidRPr="00577BFD">
        <w:rPr>
          <w:color w:val="000000" w:themeColor="text1"/>
        </w:rPr>
        <w:t xml:space="preserve">, (iii) measure the blood urea nitrogen (BUN) index, and creatinine (CR) </w:t>
      </w:r>
      <w:r w:rsidR="00A375CF" w:rsidRPr="00577BFD">
        <w:rPr>
          <w:color w:val="000000" w:themeColor="text1"/>
          <w:highlight w:val="yellow"/>
        </w:rPr>
        <w:fldChar w:fldCharType="begin" w:fldLock="1"/>
      </w:r>
      <w:r w:rsidR="00EA4E6F">
        <w:rPr>
          <w:color w:val="000000" w:themeColor="text1"/>
          <w:highlight w:val="yellow"/>
        </w:rPr>
        <w:instrText>ADDIN CSL_CITATION {"citationItems":[{"id":"ITEM-1","itemData":{"ISSN":"0167-739X","author":[{"dropping-particle":"","family":"Ma","given":"Fuzhe","non-dropping-particle":"","parse-names":false,"suffix":""},{"dropping-particle":"","family":"Sun","given":"Tao","non-dropping-particle":"","parse-names":false,"suffix":""},{"dropping-particle":"","family":"Liu","given":"Lingyun","non-dropping-particle":"","parse-names":false,"suffix":""},{"dropping-particle":"","family":"Jing","given":"Hongyu","non-dropping-particle":"","parse-names":false,"suffix":""}],"container-title":"Future Generation Computer Systems","id":"ITEM-1","issued":{"date-parts":[["2020"]]},"page":"17-26","publisher":"Elsevier","title":"Detection and diagnosis of chronic kidney disease using deep learning-based heterogeneous modified artificial neural network","type":"article-journal","volume":"111"},"uris":["http://www.mendeley.com/documents/?uuid=1ff523a6-a870-496e-895d-b5142778ce2c"]}],"mendeley":{"formattedCitation":"[6]","plainTextFormattedCitation":"[6]","previouslyFormattedCitation":"[6]"},"properties":{"noteIndex":0},"schema":"https://github.com/citation-style-language/schema/raw/master/csl-citation.json"}</w:instrText>
      </w:r>
      <w:r w:rsidR="00A375CF" w:rsidRPr="00577BFD">
        <w:rPr>
          <w:color w:val="000000" w:themeColor="text1"/>
          <w:highlight w:val="yellow"/>
        </w:rPr>
        <w:fldChar w:fldCharType="separate"/>
      </w:r>
      <w:r w:rsidR="00125B6F" w:rsidRPr="00125B6F">
        <w:rPr>
          <w:noProof/>
          <w:color w:val="000000" w:themeColor="text1"/>
          <w:highlight w:val="yellow"/>
        </w:rPr>
        <w:t>[6]</w:t>
      </w:r>
      <w:r w:rsidR="00A375CF" w:rsidRPr="00577BFD">
        <w:rPr>
          <w:color w:val="000000" w:themeColor="text1"/>
          <w:highlight w:val="yellow"/>
        </w:rPr>
        <w:fldChar w:fldCharType="end"/>
      </w:r>
      <w:r w:rsidRPr="00577BFD">
        <w:rPr>
          <w:color w:val="000000" w:themeColor="text1"/>
        </w:rPr>
        <w:t xml:space="preserve">. </w:t>
      </w:r>
      <w:r w:rsidR="00E26733">
        <w:rPr>
          <w:color w:val="000000" w:themeColor="text1"/>
        </w:rPr>
        <w:t>The</w:t>
      </w:r>
      <w:r w:rsidR="006535CD">
        <w:rPr>
          <w:color w:val="000000" w:themeColor="text1"/>
        </w:rPr>
        <w:t>se</w:t>
      </w:r>
      <w:r w:rsidR="00E26733">
        <w:rPr>
          <w:color w:val="000000" w:themeColor="text1"/>
        </w:rPr>
        <w:t xml:space="preserve"> circumstances lead to two major concerns </w:t>
      </w:r>
      <w:r w:rsidR="0024732D">
        <w:rPr>
          <w:color w:val="000000" w:themeColor="text1"/>
        </w:rPr>
        <w:t>(</w:t>
      </w:r>
      <w:proofErr w:type="spellStart"/>
      <w:r w:rsidR="001662B6">
        <w:rPr>
          <w:color w:val="000000" w:themeColor="text1"/>
        </w:rPr>
        <w:t>i</w:t>
      </w:r>
      <w:proofErr w:type="spellEnd"/>
      <w:r w:rsidR="00E26733">
        <w:rPr>
          <w:color w:val="000000" w:themeColor="text1"/>
        </w:rPr>
        <w:t>) reliability of the screening</w:t>
      </w:r>
      <w:r w:rsidR="0034440E">
        <w:rPr>
          <w:color w:val="000000" w:themeColor="text1"/>
        </w:rPr>
        <w:t xml:space="preserve"> test</w:t>
      </w:r>
      <w:r w:rsidR="00E26733">
        <w:rPr>
          <w:color w:val="000000" w:themeColor="text1"/>
        </w:rPr>
        <w:t xml:space="preserve"> and </w:t>
      </w:r>
      <w:r w:rsidR="001662B6">
        <w:rPr>
          <w:color w:val="000000" w:themeColor="text1"/>
        </w:rPr>
        <w:t>ii</w:t>
      </w:r>
      <w:r w:rsidR="00E26733">
        <w:rPr>
          <w:color w:val="000000" w:themeColor="text1"/>
        </w:rPr>
        <w:t>) rising cost. First</w:t>
      </w:r>
      <w:r w:rsidR="009840F6">
        <w:rPr>
          <w:color w:val="000000" w:themeColor="text1"/>
        </w:rPr>
        <w:t>,</w:t>
      </w:r>
      <w:r w:rsidR="00F417A4" w:rsidRPr="00F417A4">
        <w:rPr>
          <w:color w:val="000000" w:themeColor="text1"/>
        </w:rPr>
        <w:t xml:space="preserve"> there is no conclusive evidence that </w:t>
      </w:r>
      <w:r w:rsidR="0024732D">
        <w:rPr>
          <w:color w:val="000000" w:themeColor="text1"/>
        </w:rPr>
        <w:t>relying on</w:t>
      </w:r>
      <w:r w:rsidR="00F417A4" w:rsidRPr="00F417A4">
        <w:rPr>
          <w:color w:val="000000" w:themeColor="text1"/>
        </w:rPr>
        <w:t xml:space="preserve"> screening test</w:t>
      </w:r>
      <w:r w:rsidR="0024732D">
        <w:rPr>
          <w:color w:val="000000" w:themeColor="text1"/>
        </w:rPr>
        <w:t xml:space="preserve">s </w:t>
      </w:r>
      <w:proofErr w:type="spellStart"/>
      <w:r w:rsidR="0034440E">
        <w:rPr>
          <w:color w:val="000000" w:themeColor="text1"/>
        </w:rPr>
        <w:t>can</w:t>
      </w:r>
      <w:r w:rsidR="00167C13">
        <w:rPr>
          <w:color w:val="000000" w:themeColor="text1"/>
        </w:rPr>
        <w:t xml:space="preserve"> not</w:t>
      </w:r>
      <w:proofErr w:type="spellEnd"/>
      <w:r w:rsidR="0034440E">
        <w:rPr>
          <w:color w:val="000000" w:themeColor="text1"/>
        </w:rPr>
        <w:t xml:space="preserve"> </w:t>
      </w:r>
      <w:r w:rsidR="0034440E" w:rsidRPr="00423865">
        <w:rPr>
          <w:color w:val="000000" w:themeColor="text1"/>
          <w:highlight w:val="yellow"/>
        </w:rPr>
        <w:t xml:space="preserve">help </w:t>
      </w:r>
      <w:r w:rsidR="00423865" w:rsidRPr="00423865">
        <w:rPr>
          <w:color w:val="000000" w:themeColor="text1"/>
          <w:highlight w:val="yellow"/>
        </w:rPr>
        <w:t xml:space="preserve">one </w:t>
      </w:r>
      <w:r w:rsidR="00167C13">
        <w:rPr>
          <w:color w:val="000000" w:themeColor="text1"/>
          <w:highlight w:val="yellow"/>
        </w:rPr>
        <w:t xml:space="preserve">suspected </w:t>
      </w:r>
      <w:r w:rsidR="0034440E" w:rsidRPr="00423865">
        <w:rPr>
          <w:color w:val="000000" w:themeColor="text1"/>
          <w:highlight w:val="yellow"/>
        </w:rPr>
        <w:t xml:space="preserve">patient </w:t>
      </w:r>
      <w:r w:rsidR="00167C13">
        <w:rPr>
          <w:color w:val="000000" w:themeColor="text1"/>
          <w:highlight w:val="yellow"/>
        </w:rPr>
        <w:t>to prevent the prognosis of CKD, because the disease is highly dependent on</w:t>
      </w:r>
      <w:r w:rsidR="00497762" w:rsidRPr="00423865">
        <w:rPr>
          <w:color w:val="000000" w:themeColor="text1"/>
          <w:highlight w:val="yellow"/>
        </w:rPr>
        <w:t xml:space="preserve"> epidemiology</w:t>
      </w:r>
      <w:r w:rsidR="00497762" w:rsidRPr="00497762">
        <w:rPr>
          <w:color w:val="000000" w:themeColor="text1"/>
        </w:rPr>
        <w:t xml:space="preserve"> and other clinical features.</w:t>
      </w:r>
      <w:r w:rsidR="00497762">
        <w:rPr>
          <w:color w:val="000000" w:themeColor="text1"/>
        </w:rPr>
        <w:t xml:space="preserve"> Second</w:t>
      </w:r>
      <w:r w:rsidR="009840F6">
        <w:rPr>
          <w:color w:val="000000" w:themeColor="text1"/>
        </w:rPr>
        <w:t xml:space="preserve">, </w:t>
      </w:r>
      <w:r w:rsidR="00497762" w:rsidRPr="00577BFD">
        <w:rPr>
          <w:color w:val="000000" w:themeColor="text1"/>
        </w:rPr>
        <w:t xml:space="preserve">CKD has </w:t>
      </w:r>
      <w:r w:rsidR="00497762" w:rsidRPr="00577BFD">
        <w:rPr>
          <w:color w:val="000000" w:themeColor="text1"/>
        </w:rPr>
        <w:t xml:space="preserve">no signs and symptoms in its early stages, diagnostics testing </w:t>
      </w:r>
      <w:r w:rsidR="00497762">
        <w:rPr>
          <w:color w:val="000000" w:themeColor="text1"/>
        </w:rPr>
        <w:t xml:space="preserve">is </w:t>
      </w:r>
      <w:r w:rsidR="00497762" w:rsidRPr="00577BFD">
        <w:rPr>
          <w:color w:val="000000" w:themeColor="text1"/>
        </w:rPr>
        <w:t xml:space="preserve">one of </w:t>
      </w:r>
      <w:r w:rsidR="00497762">
        <w:rPr>
          <w:color w:val="000000" w:themeColor="text1"/>
        </w:rPr>
        <w:t xml:space="preserve">the </w:t>
      </w:r>
      <w:r w:rsidR="00497762" w:rsidRPr="00577BFD">
        <w:rPr>
          <w:color w:val="000000" w:themeColor="text1"/>
        </w:rPr>
        <w:t xml:space="preserve">ways to distinguish whether a patient has </w:t>
      </w:r>
      <w:r w:rsidR="00C11A18">
        <w:rPr>
          <w:color w:val="000000" w:themeColor="text1"/>
        </w:rPr>
        <w:t xml:space="preserve">the </w:t>
      </w:r>
      <w:r w:rsidR="00497762" w:rsidRPr="00577BFD">
        <w:rPr>
          <w:color w:val="000000" w:themeColor="text1"/>
        </w:rPr>
        <w:t xml:space="preserve">renal disease or not. </w:t>
      </w:r>
      <w:r w:rsidR="00167C13">
        <w:rPr>
          <w:color w:val="000000" w:themeColor="text1"/>
        </w:rPr>
        <w:t xml:space="preserve"> Once diagnosed, the patients follow various stages of  CKD leading to</w:t>
      </w:r>
      <w:r w:rsidR="00497762" w:rsidRPr="00577BFD">
        <w:rPr>
          <w:color w:val="000000" w:themeColor="text1"/>
        </w:rPr>
        <w:t xml:space="preserve"> end-stage renal disease (ESRD)</w:t>
      </w:r>
      <w:r w:rsidR="00167C13">
        <w:rPr>
          <w:color w:val="000000" w:themeColor="text1"/>
        </w:rPr>
        <w:t xml:space="preserve"> </w:t>
      </w:r>
      <w:r w:rsidR="00497762" w:rsidRPr="00577BFD">
        <w:rPr>
          <w:color w:val="000000" w:themeColor="text1"/>
        </w:rPr>
        <w:t xml:space="preserve"> which requires kidney transplants or dialysis to save people</w:t>
      </w:r>
      <w:r w:rsidR="00497762">
        <w:rPr>
          <w:color w:val="000000" w:themeColor="text1"/>
        </w:rPr>
        <w:t>'s</w:t>
      </w:r>
      <w:r w:rsidR="00497762" w:rsidRPr="00577BFD">
        <w:rPr>
          <w:color w:val="000000" w:themeColor="text1"/>
        </w:rPr>
        <w:t xml:space="preserve"> lives</w:t>
      </w:r>
      <w:r w:rsidR="00167C13">
        <w:rPr>
          <w:color w:val="000000" w:themeColor="text1"/>
        </w:rPr>
        <w:t xml:space="preserve"> (Figure 1)</w:t>
      </w:r>
      <w:r w:rsidR="00497762" w:rsidRPr="00577BFD">
        <w:rPr>
          <w:color w:val="000000" w:themeColor="text1"/>
        </w:rPr>
        <w:t xml:space="preserve"> </w:t>
      </w:r>
      <w:r w:rsidR="00497762" w:rsidRPr="00577BFD">
        <w:rPr>
          <w:color w:val="000000" w:themeColor="text1"/>
        </w:rPr>
        <w:fldChar w:fldCharType="begin" w:fldLock="1"/>
      </w:r>
      <w:r w:rsidR="00EA4E6F">
        <w:rPr>
          <w:color w:val="000000" w:themeColor="text1"/>
        </w:rPr>
        <w:instrText>ADDIN CSL_CITATION {"citationItems":[{"id":"ITEM-1","itemData":{"ISBN":"1728170893","author":[{"dropping-particle":"","family":"Islam","given":"Md Ashiqul","non-dropping-particle":"","parse-names":false,"suffix":""},{"dropping-particle":"","family":"Akter","given":"Shamima","non-dropping-particle":"","parse-names":false,"suffix":""},{"dropping-particle":"","family":"Hossen","given":"Md Sagar","non-dropping-particle":"","parse-names":false,"suffix":""},{"dropping-particle":"","family":"Keya","given":"Sadia Ahmed","non-dropping-particle":"","parse-names":false,"suffix":""},{"dropping-particle":"","family":"Tisha","given":"Sadia Afrin","non-dropping-particle":"","parse-names":false,"suffix":""},{"dropping-particle":"","family":"Hossain","given":"Shahed","non-dropping-particle":"","parse-names":false,"suffix":""}],"container-title":"2020 3rd International Conference on Intelligent Sustainable Systems (ICISS)","id":"ITEM-1","issued":{"date-parts":[["2020"]]},"page":"952-957","publisher":"IEEE","title":"Risk Factor Prediction of Chronic Kidney Disease based on Machine Learning Algorithms","type":"paper-conference"},"uris":["http://www.mendeley.com/documents/?uuid=43a2a340-44bb-4e26-9b08-e756686c5afc"]},{"id":"ITEM-2","itemData":{"ISBN":"1728199751","author":[{"dropping-particle":"","family":"Ekanayake","given":"Imesh Udara","non-dropping-particle":"","parse-names":false,"suffix":""},{"dropping-particle":"","family":"Herath","given":"Damayanthi","non-dropping-particle":"","parse-names":false,"suffix":""}],"container-title":"2020 Moratuwa Engineering Research Conference (MERCon)","id":"ITEM-2","issued":{"date-parts":[["2020"]]},"page":"260-265","publisher":"IEEE","title":"Chronic Kidney Disease Prediction Using Machine Learning Methods","type":"paper-conference"},"uris":["http://www.mendeley.com/documents/?uuid=c6e807d7-0e35-4774-8447-5f16d459d1ba","http://www.mendeley.com/documents/?uuid=904a1efd-0073-4809-b1df-640641546c4b","http://www.mendeley.com/documents/?uuid=92c9ad6c-08fe-4ecd-a664-19547b7cafc0"]},{"id":"ITEM-3","itemData":{"ISSN":"2169-3536","author":[{"dropping-particle":"","family":"Khan","given":"Bilal","non-dropping-particle":"","parse-names":false,"suffix":""},{"dropping-particle":"","family":"Naseem","given":"Rashid","non-dropping-particle":"","parse-names":false,"suffix":""},{"dropping-particle":"","family":"Muhammad","given":"Fazal","non-dropping-particle":"","parse-names":false,"suffix":""},{"dropping-particle":"","family":"Abbas","given":"Ghulam","non-dropping-particle":"","parse-names":false,"suffix":""},{"dropping-particle":"","family":"Kim","given":"Sunghwan","non-dropping-particle":"","parse-names":false,"suffix":""}],"container-title":"IEEE Access","id":"ITEM-3","issued":{"date-parts":[["2020"]]},"page":"55012-55022","publisher":"IEEE","title":"An empirical evaluation of machine learning techniques for chronic kidney disease prophecy","type":"article-journal","volume":"8"},"uris":["http://www.mendeley.com/documents/?uuid=2eff236a-d405-487a-a7b4-0c1f5ce1735a","http://www.mendeley.com/documents/?uuid=9a71ff72-400b-4d77-b5a0-8779fcc0edd0","http://www.mendeley.com/documents/?uuid=959a2c09-1c18-47cf-82f4-abceb4b50eac"]}],"mendeley":{"formattedCitation":"[7]–[9]","plainTextFormattedCitation":"[7]–[9]","previouslyFormattedCitation":"[7]–[9]"},"properties":{"noteIndex":0},"schema":"https://github.com/citation-style-language/schema/raw/master/csl-citation.json"}</w:instrText>
      </w:r>
      <w:r w:rsidR="00497762" w:rsidRPr="00577BFD">
        <w:rPr>
          <w:color w:val="000000" w:themeColor="text1"/>
        </w:rPr>
        <w:fldChar w:fldCharType="separate"/>
      </w:r>
      <w:r w:rsidR="00125B6F" w:rsidRPr="00125B6F">
        <w:rPr>
          <w:noProof/>
          <w:color w:val="000000" w:themeColor="text1"/>
        </w:rPr>
        <w:t>[7]–[9]</w:t>
      </w:r>
      <w:r w:rsidR="00497762" w:rsidRPr="00577BFD">
        <w:rPr>
          <w:color w:val="000000" w:themeColor="text1"/>
        </w:rPr>
        <w:fldChar w:fldCharType="end"/>
      </w:r>
      <w:r w:rsidR="00497762" w:rsidRPr="00577BFD">
        <w:rPr>
          <w:color w:val="000000" w:themeColor="text1"/>
        </w:rPr>
        <w:t xml:space="preserve">. Kidney transplants or hemodialysis are very costly and many patients in </w:t>
      </w:r>
      <w:proofErr w:type="spellStart"/>
      <w:r w:rsidR="00167C13">
        <w:rPr>
          <w:color w:val="000000" w:themeColor="text1"/>
        </w:rPr>
        <w:t>under</w:t>
      </w:r>
      <w:r w:rsidR="00497762" w:rsidRPr="00577BFD">
        <w:rPr>
          <w:color w:val="000000" w:themeColor="text1"/>
        </w:rPr>
        <w:t>developing</w:t>
      </w:r>
      <w:proofErr w:type="spellEnd"/>
      <w:r w:rsidR="00497762" w:rsidRPr="00577BFD">
        <w:rPr>
          <w:color w:val="000000" w:themeColor="text1"/>
        </w:rPr>
        <w:t xml:space="preserve"> </w:t>
      </w:r>
      <w:r w:rsidR="00167C13" w:rsidRPr="00577BFD">
        <w:rPr>
          <w:color w:val="000000" w:themeColor="text1"/>
        </w:rPr>
        <w:t>countr</w:t>
      </w:r>
      <w:r w:rsidR="00167C13">
        <w:rPr>
          <w:color w:val="000000" w:themeColor="text1"/>
        </w:rPr>
        <w:t>ies</w:t>
      </w:r>
      <w:r w:rsidR="00167C13" w:rsidRPr="00577BFD">
        <w:rPr>
          <w:color w:val="000000" w:themeColor="text1"/>
        </w:rPr>
        <w:t xml:space="preserve"> </w:t>
      </w:r>
      <w:r w:rsidR="00497762" w:rsidRPr="00577BFD">
        <w:rPr>
          <w:color w:val="000000" w:themeColor="text1"/>
        </w:rPr>
        <w:t>cannot afford</w:t>
      </w:r>
      <w:r w:rsidR="00492122">
        <w:rPr>
          <w:color w:val="000000" w:themeColor="text1"/>
        </w:rPr>
        <w:t xml:space="preserve"> th</w:t>
      </w:r>
      <w:r w:rsidR="004977D8">
        <w:rPr>
          <w:color w:val="000000" w:themeColor="text1"/>
        </w:rPr>
        <w:t>e</w:t>
      </w:r>
      <w:r w:rsidR="00492122">
        <w:rPr>
          <w:color w:val="000000" w:themeColor="text1"/>
        </w:rPr>
        <w:t xml:space="preserve">se </w:t>
      </w:r>
      <w:r w:rsidR="00497762" w:rsidRPr="00577BFD">
        <w:rPr>
          <w:color w:val="000000" w:themeColor="text1"/>
        </w:rPr>
        <w:t xml:space="preserve">treatments </w:t>
      </w:r>
      <w:r w:rsidR="00497762" w:rsidRPr="00577BFD">
        <w:rPr>
          <w:color w:val="000000" w:themeColor="text1"/>
        </w:rPr>
        <w:fldChar w:fldCharType="begin" w:fldLock="1"/>
      </w:r>
      <w:r w:rsidR="005559B6">
        <w:rPr>
          <w:color w:val="000000" w:themeColor="text1"/>
        </w:rPr>
        <w:instrText>ADDIN CSL_CITATION {"citationItems":[{"id":"ITEM-1","itemData":{"ISBN":"1538652293","author":[{"dropping-particle":"","family":"Imran","given":"Abdullah","non-dropping-particle":"Al","parse-names":false,"suffix":""},{"dropping-particle":"","family":"Amin","given":"Md Nur","non-dropping-particle":"","parse-names":false,"suffix":""},{"dropping-particle":"","family":"Johora","given":"Fatema Tuj","non-dropping-particle":"","parse-names":false,"suffix":""}],"container-title":"2018 International Conference on Innovation in Engineering and Technology (ICIET)","id":"ITEM-1","issued":{"date-parts":[["2018"]]},"page":"1-6","publisher":"IEEE","title":"Classification of chronic kidney disease using logistic regression, feedforward neural network and wide &amp; deep learning","type":"paper-conference"},"uris":["http://www.mendeley.com/documents/?uuid=0ff186e3-449b-4a8c-a6df-73d4af7038d6","http://www.mendeley.com/documents/?uuid=9eebf26f-dd20-467f-b15d-c6de9a8671d8","http://www.mendeley.com/documents/?uuid=67426016-b53a-4a6e-974a-30cc6e8b22d4"]}],"mendeley":{"formattedCitation":"[10]","plainTextFormattedCitation":"[10]","previouslyFormattedCitation":"[10]"},"properties":{"noteIndex":0},"schema":"https://github.com/citation-style-language/schema/raw/master/csl-citation.json"}</w:instrText>
      </w:r>
      <w:r w:rsidR="00497762" w:rsidRPr="00577BFD">
        <w:rPr>
          <w:color w:val="000000" w:themeColor="text1"/>
        </w:rPr>
        <w:fldChar w:fldCharType="separate"/>
      </w:r>
      <w:r w:rsidR="00125B6F" w:rsidRPr="00125B6F">
        <w:rPr>
          <w:noProof/>
          <w:color w:val="000000" w:themeColor="text1"/>
        </w:rPr>
        <w:t>[10]</w:t>
      </w:r>
      <w:r w:rsidR="00497762" w:rsidRPr="00577BFD">
        <w:rPr>
          <w:color w:val="000000" w:themeColor="text1"/>
        </w:rPr>
        <w:fldChar w:fldCharType="end"/>
      </w:r>
      <w:r w:rsidR="00497762" w:rsidRPr="00577BFD">
        <w:rPr>
          <w:color w:val="000000" w:themeColor="text1"/>
        </w:rPr>
        <w:t>.</w:t>
      </w:r>
      <w:r w:rsidR="003576F3">
        <w:rPr>
          <w:color w:val="000000" w:themeColor="text1"/>
        </w:rPr>
        <w:t xml:space="preserve"> </w:t>
      </w:r>
      <w:r w:rsidR="007F50A6" w:rsidRPr="007F50A6">
        <w:rPr>
          <w:color w:val="000000" w:themeColor="text1"/>
        </w:rPr>
        <w:t xml:space="preserve">Health care has been </w:t>
      </w:r>
      <w:r w:rsidR="006535CD" w:rsidRPr="007F50A6">
        <w:rPr>
          <w:color w:val="000000" w:themeColor="text1"/>
        </w:rPr>
        <w:t>digi</w:t>
      </w:r>
      <w:r w:rsidR="006535CD">
        <w:rPr>
          <w:color w:val="000000" w:themeColor="text1"/>
        </w:rPr>
        <w:t>ta</w:t>
      </w:r>
      <w:r w:rsidR="006535CD" w:rsidRPr="007F50A6">
        <w:rPr>
          <w:color w:val="000000" w:themeColor="text1"/>
        </w:rPr>
        <w:t>lized</w:t>
      </w:r>
      <w:r w:rsidR="007F50A6" w:rsidRPr="007F50A6">
        <w:rPr>
          <w:color w:val="000000" w:themeColor="text1"/>
        </w:rPr>
        <w:t xml:space="preserve">, which has resulted in the creation of vast new data </w:t>
      </w:r>
      <w:r w:rsidR="0024732D" w:rsidRPr="007F50A6">
        <w:rPr>
          <w:color w:val="000000" w:themeColor="text1"/>
        </w:rPr>
        <w:t>sets,</w:t>
      </w:r>
      <w:r w:rsidR="00016661">
        <w:rPr>
          <w:color w:val="000000" w:themeColor="text1"/>
        </w:rPr>
        <w:t xml:space="preserve"> and these are</w:t>
      </w:r>
      <w:r w:rsidR="007F50A6" w:rsidRPr="00E66E20">
        <w:rPr>
          <w:color w:val="000000" w:themeColor="text1"/>
          <w:highlight w:val="yellow"/>
        </w:rPr>
        <w:t xml:space="preserve"> electronic medical record (EMR) systems, health insurance claims data, X-rays, lab reports</w:t>
      </w:r>
      <w:r w:rsidR="00016661">
        <w:rPr>
          <w:color w:val="000000" w:themeColor="text1"/>
          <w:highlight w:val="yellow"/>
        </w:rPr>
        <w:t>, etc</w:t>
      </w:r>
      <w:r w:rsidR="007F50A6" w:rsidRPr="00E66E20">
        <w:rPr>
          <w:color w:val="000000" w:themeColor="text1"/>
          <w:highlight w:val="yellow"/>
        </w:rPr>
        <w:t xml:space="preserve">. </w:t>
      </w:r>
      <w:r w:rsidR="00342531">
        <w:rPr>
          <w:color w:val="000000" w:themeColor="text1"/>
          <w:highlight w:val="yellow"/>
        </w:rPr>
        <w:t xml:space="preserve">Due to these vast available </w:t>
      </w:r>
      <w:r w:rsidR="00F56970">
        <w:rPr>
          <w:color w:val="000000" w:themeColor="text1"/>
          <w:highlight w:val="yellow"/>
        </w:rPr>
        <w:t>data,</w:t>
      </w:r>
      <w:r w:rsidR="00F56970" w:rsidRPr="00E66E20">
        <w:rPr>
          <w:color w:val="000000" w:themeColor="text1"/>
          <w:highlight w:val="yellow"/>
        </w:rPr>
        <w:t xml:space="preserve"> the</w:t>
      </w:r>
      <w:r w:rsidRPr="00E66E20">
        <w:rPr>
          <w:color w:val="000000" w:themeColor="text1"/>
          <w:highlight w:val="yellow"/>
        </w:rPr>
        <w:t xml:space="preserve"> conventional medical facility shows a limited capacity to </w:t>
      </w:r>
      <w:r w:rsidR="007F50A6" w:rsidRPr="00E66E20">
        <w:rPr>
          <w:color w:val="000000" w:themeColor="text1"/>
          <w:highlight w:val="yellow"/>
        </w:rPr>
        <w:t xml:space="preserve">predict </w:t>
      </w:r>
      <w:r w:rsidR="00342531" w:rsidRPr="00E66E20">
        <w:rPr>
          <w:color w:val="000000" w:themeColor="text1"/>
          <w:highlight w:val="yellow"/>
        </w:rPr>
        <w:t>CKD</w:t>
      </w:r>
      <w:r w:rsidR="00F56970">
        <w:rPr>
          <w:color w:val="000000" w:themeColor="text1"/>
          <w:highlight w:val="yellow"/>
        </w:rPr>
        <w:t xml:space="preserve"> </w:t>
      </w:r>
      <w:r w:rsidR="000452EF" w:rsidRPr="00E66E20">
        <w:rPr>
          <w:color w:val="000000" w:themeColor="text1"/>
          <w:highlight w:val="yellow"/>
        </w:rPr>
        <w:t>effectively</w:t>
      </w:r>
      <w:r w:rsidR="00342531">
        <w:rPr>
          <w:color w:val="000000" w:themeColor="text1"/>
        </w:rPr>
        <w:t xml:space="preserve"> and </w:t>
      </w:r>
      <w:r w:rsidR="00F56970">
        <w:rPr>
          <w:color w:val="000000" w:themeColor="text1"/>
        </w:rPr>
        <w:t>accurately.</w:t>
      </w:r>
      <w:r w:rsidR="008960FC">
        <w:rPr>
          <w:color w:val="000000" w:themeColor="text1"/>
        </w:rPr>
        <w:t xml:space="preserve"> Hence, performing predictive health </w:t>
      </w:r>
      <w:r w:rsidR="00F56970">
        <w:rPr>
          <w:color w:val="000000" w:themeColor="text1"/>
        </w:rPr>
        <w:t>analytics to</w:t>
      </w:r>
      <w:r w:rsidR="006605B6">
        <w:rPr>
          <w:color w:val="000000" w:themeColor="text1"/>
        </w:rPr>
        <w:t xml:space="preserve"> harness </w:t>
      </w:r>
      <w:r w:rsidR="008960FC">
        <w:rPr>
          <w:color w:val="000000" w:themeColor="text1"/>
        </w:rPr>
        <w:t>data is imperative.</w:t>
      </w:r>
    </w:p>
    <w:p w14:paraId="131C1F03" w14:textId="76D61A70" w:rsidR="000838F2" w:rsidRDefault="00CB2137" w:rsidP="00167C13">
      <w:pPr>
        <w:spacing w:line="240" w:lineRule="exact"/>
        <w:jc w:val="both"/>
        <w:rPr>
          <w:color w:val="000000" w:themeColor="text1"/>
        </w:rPr>
      </w:pPr>
      <w:r>
        <w:rPr>
          <w:color w:val="000000" w:themeColor="text1"/>
        </w:rPr>
        <w:t>P</w:t>
      </w:r>
      <w:r w:rsidRPr="00577BFD">
        <w:rPr>
          <w:color w:val="000000" w:themeColor="text1"/>
        </w:rPr>
        <w:t xml:space="preserve">redictive </w:t>
      </w:r>
      <w:r>
        <w:rPr>
          <w:color w:val="000000" w:themeColor="text1"/>
        </w:rPr>
        <w:t xml:space="preserve">tools such as </w:t>
      </w:r>
      <w:r w:rsidRPr="00577BFD">
        <w:rPr>
          <w:color w:val="000000" w:themeColor="text1"/>
        </w:rPr>
        <w:t>machine learning</w:t>
      </w:r>
      <w:r>
        <w:rPr>
          <w:color w:val="000000" w:themeColor="text1"/>
        </w:rPr>
        <w:t xml:space="preserve"> (ML)</w:t>
      </w:r>
      <w:r w:rsidRPr="00577BFD">
        <w:rPr>
          <w:color w:val="000000" w:themeColor="text1"/>
        </w:rPr>
        <w:t xml:space="preserve"> and deep learning </w:t>
      </w:r>
      <w:r>
        <w:rPr>
          <w:color w:val="000000" w:themeColor="text1"/>
        </w:rPr>
        <w:t>(DL</w:t>
      </w:r>
      <w:r w:rsidR="00167C13">
        <w:rPr>
          <w:color w:val="000000" w:themeColor="text1"/>
        </w:rPr>
        <w:t xml:space="preserve"> models/algori</w:t>
      </w:r>
      <w:r w:rsidRPr="00577BFD">
        <w:rPr>
          <w:color w:val="000000" w:themeColor="text1"/>
        </w:rPr>
        <w:t xml:space="preserve">thms can be used to overcome the limitations of traditional </w:t>
      </w:r>
      <w:r w:rsidR="00167C13">
        <w:rPr>
          <w:color w:val="000000" w:themeColor="text1"/>
        </w:rPr>
        <w:t xml:space="preserve">healthcare </w:t>
      </w:r>
      <w:r w:rsidRPr="00577BFD">
        <w:rPr>
          <w:color w:val="000000" w:themeColor="text1"/>
        </w:rPr>
        <w:t xml:space="preserve">management </w:t>
      </w:r>
      <w:r w:rsidRPr="00577BFD">
        <w:rPr>
          <w:color w:val="000000" w:themeColor="text1"/>
        </w:rPr>
        <w:fldChar w:fldCharType="begin" w:fldLock="1"/>
      </w:r>
      <w:r>
        <w:rPr>
          <w:color w:val="000000" w:themeColor="text1"/>
        </w:rPr>
        <w:instrText>ADDIN CSL_CITATION {"citationItems":[{"id":"ITEM-1","itemData":{"ISSN":"2169-3536","author":[{"dropping-particle":"","family":"Chen","given":"Guozhen","non-dropping-particle":"","parse-names":false,"suffix":""},{"dropping-particle":"","family":"Ding","given":"Chenguang","non-dropping-particle":"","parse-names":false,"suffix":""},{"dropping-particle":"","family":"Li","given":"Yang","non-dropping-particle":"","parse-names":false,"suffix":""},{"dropping-particle":"","family":"Hu","given":"Xiaojun","non-dropping-particle":"","parse-names":false,"suffix":""},{"dropping-particle":"","family":"Li","given":"Xiao","non-dropping-particle":"","parse-names":false,"suffix":""},{"dropping-particle":"","family":"Ren","given":"Li","non-dropping-particle":"","parse-names":false,"suffix":""},{"dropping-particle":"","family":"Ding","given":"Xiaoming","non-dropping-particle":"","parse-names":false,"suffix":""},{"dropping-particle":"","family":"Tian","given":"Puxun","non-dropping-particle":"","parse-names":false,"suffix":""},{"dropping-particle":"","family":"Xue","given":"Wujun","non-dropping-particle":"","parse-names":false,"suffix":""}],"container-title":"IEEE Access","id":"ITEM-1","issued":{"date-parts":[["2020"]]},"page":"100497-100508","publisher":"IEEE","title":"Prediction of chronic kidney disease using adaptive hybridized deep convolutional neural network on the internet of medical things platform","type":"article-journal","volume":"8"},"uris":["http://www.mendeley.com/documents/?uuid=50f66e05-15b3-4830-827d-1b7f198f8161","http://www.mendeley.com/documents/?uuid=4246a99b-d3c0-4889-99b8-826209ffec0c","http://www.mendeley.com/documents/?uuid=59c272cb-f5b2-4956-bf59-07b5a63d0707"]}],"mendeley":{"formattedCitation":"[11]","plainTextFormattedCitation":"[11]","previouslyFormattedCitation":"[11]"},"properties":{"noteIndex":0},"schema":"https://github.com/citation-style-language/schema/raw/master/csl-citation.json"}</w:instrText>
      </w:r>
      <w:r w:rsidRPr="00577BFD">
        <w:rPr>
          <w:color w:val="000000" w:themeColor="text1"/>
        </w:rPr>
        <w:fldChar w:fldCharType="separate"/>
      </w:r>
      <w:r w:rsidRPr="009A5A13">
        <w:rPr>
          <w:noProof/>
          <w:color w:val="000000" w:themeColor="text1"/>
        </w:rPr>
        <w:t>[11]</w:t>
      </w:r>
      <w:r w:rsidRPr="00577BFD">
        <w:rPr>
          <w:color w:val="000000" w:themeColor="text1"/>
        </w:rPr>
        <w:fldChar w:fldCharType="end"/>
      </w:r>
      <w:r w:rsidRPr="00577BFD">
        <w:rPr>
          <w:color w:val="000000" w:themeColor="text1"/>
        </w:rPr>
        <w:t xml:space="preserve">. </w:t>
      </w:r>
      <w:r w:rsidRPr="00A41686">
        <w:rPr>
          <w:color w:val="000000" w:themeColor="text1"/>
        </w:rPr>
        <w:t xml:space="preserve">Application of </w:t>
      </w:r>
      <w:r>
        <w:rPr>
          <w:color w:val="000000" w:themeColor="text1"/>
        </w:rPr>
        <w:t>DL</w:t>
      </w:r>
      <w:r w:rsidR="00423865">
        <w:rPr>
          <w:color w:val="000000" w:themeColor="text1"/>
        </w:rPr>
        <w:t>-</w:t>
      </w:r>
      <w:r w:rsidRPr="00A41686">
        <w:rPr>
          <w:color w:val="000000" w:themeColor="text1"/>
        </w:rPr>
        <w:t xml:space="preserve">based </w:t>
      </w:r>
      <w:r>
        <w:rPr>
          <w:color w:val="000000" w:themeColor="text1"/>
        </w:rPr>
        <w:t>d</w:t>
      </w:r>
      <w:r w:rsidRPr="00A41686">
        <w:rPr>
          <w:color w:val="000000" w:themeColor="text1"/>
        </w:rPr>
        <w:t>iagnos</w:t>
      </w:r>
      <w:r>
        <w:rPr>
          <w:color w:val="000000" w:themeColor="text1"/>
        </w:rPr>
        <w:t>is</w:t>
      </w:r>
      <w:r w:rsidRPr="00A41686">
        <w:rPr>
          <w:color w:val="000000" w:themeColor="text1"/>
        </w:rPr>
        <w:t xml:space="preserve"> may reduce unnecessary and invasive procedures to improve the efficacy </w:t>
      </w:r>
      <w:r>
        <w:rPr>
          <w:color w:val="000000" w:themeColor="text1"/>
        </w:rPr>
        <w:t>and</w:t>
      </w:r>
      <w:r w:rsidR="00167C13">
        <w:rPr>
          <w:color w:val="000000" w:themeColor="text1"/>
        </w:rPr>
        <w:t xml:space="preserve"> </w:t>
      </w:r>
      <w:r w:rsidR="00167C13">
        <w:rPr>
          <w:noProof/>
          <w:color w:val="000000" w:themeColor="text1"/>
        </w:rPr>
        <w:lastRenderedPageBreak/>
        <w:drawing>
          <wp:anchor distT="0" distB="0" distL="114300" distR="114300" simplePos="0" relativeHeight="251661824" behindDoc="0" locked="0" layoutInCell="1" allowOverlap="1" wp14:anchorId="2C5DA0B4" wp14:editId="24BC0C1A">
            <wp:simplePos x="0" y="0"/>
            <wp:positionH relativeFrom="margin">
              <wp:align>left</wp:align>
            </wp:positionH>
            <wp:positionV relativeFrom="paragraph">
              <wp:posOffset>3282315</wp:posOffset>
            </wp:positionV>
            <wp:extent cx="3150870" cy="1333500"/>
            <wp:effectExtent l="0" t="0" r="0" b="0"/>
            <wp:wrapTopAndBottom/>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0870" cy="1333500"/>
                    </a:xfrm>
                    <a:prstGeom prst="rect">
                      <a:avLst/>
                    </a:prstGeom>
                  </pic:spPr>
                </pic:pic>
              </a:graphicData>
            </a:graphic>
          </wp:anchor>
        </w:drawing>
      </w:r>
      <w:r w:rsidR="00A41686" w:rsidRPr="00A41686">
        <w:rPr>
          <w:color w:val="000000" w:themeColor="text1"/>
        </w:rPr>
        <w:t xml:space="preserve">sustainability of </w:t>
      </w:r>
      <w:r w:rsidR="000E3167" w:rsidRPr="00A41686">
        <w:rPr>
          <w:color w:val="000000" w:themeColor="text1"/>
        </w:rPr>
        <w:t>existing</w:t>
      </w:r>
      <w:r w:rsidR="00A41686" w:rsidRPr="00A41686">
        <w:rPr>
          <w:color w:val="000000" w:themeColor="text1"/>
        </w:rPr>
        <w:t xml:space="preserve"> health care </w:t>
      </w:r>
      <w:r w:rsidR="000E3167" w:rsidRPr="00A41686">
        <w:rPr>
          <w:color w:val="000000" w:themeColor="text1"/>
        </w:rPr>
        <w:t>practices</w:t>
      </w:r>
      <w:r w:rsidR="00A41686" w:rsidRPr="00A41686">
        <w:rPr>
          <w:color w:val="000000" w:themeColor="text1"/>
        </w:rPr>
        <w:t>.</w:t>
      </w:r>
      <w:r w:rsidR="008F3AE6">
        <w:rPr>
          <w:color w:val="000000" w:themeColor="text1"/>
        </w:rPr>
        <w:t xml:space="preserve"> </w:t>
      </w:r>
      <w:r w:rsidR="00BE1883" w:rsidRPr="00577BFD">
        <w:rPr>
          <w:color w:val="000000" w:themeColor="text1"/>
        </w:rPr>
        <w:t xml:space="preserve">Utilizing </w:t>
      </w:r>
      <w:r w:rsidR="000452EF">
        <w:rPr>
          <w:color w:val="000000" w:themeColor="text1"/>
        </w:rPr>
        <w:t>DL’s</w:t>
      </w:r>
      <w:r w:rsidR="00BE1883" w:rsidRPr="00577BFD">
        <w:rPr>
          <w:color w:val="000000" w:themeColor="text1"/>
        </w:rPr>
        <w:t xml:space="preserve"> knowledge discovery capabilities</w:t>
      </w:r>
      <w:r w:rsidR="000452EF">
        <w:rPr>
          <w:color w:val="000000" w:themeColor="text1"/>
        </w:rPr>
        <w:t>,</w:t>
      </w:r>
      <w:r w:rsidR="008F3AE6">
        <w:rPr>
          <w:color w:val="000000" w:themeColor="text1"/>
        </w:rPr>
        <w:t xml:space="preserve"> </w:t>
      </w:r>
      <w:r w:rsidR="000452EF">
        <w:rPr>
          <w:color w:val="000000" w:themeColor="text1"/>
        </w:rPr>
        <w:t>such as d</w:t>
      </w:r>
      <w:r w:rsidR="000452EF" w:rsidRPr="00577BFD">
        <w:rPr>
          <w:color w:val="000000" w:themeColor="text1"/>
        </w:rPr>
        <w:t>ata mining and classification techniques</w:t>
      </w:r>
      <w:r w:rsidR="00BE1883" w:rsidRPr="00577BFD">
        <w:rPr>
          <w:color w:val="000000" w:themeColor="text1"/>
        </w:rPr>
        <w:t xml:space="preserve">, it is now possible to handle </w:t>
      </w:r>
      <w:r w:rsidR="000452EF">
        <w:rPr>
          <w:color w:val="000000" w:themeColor="text1"/>
        </w:rPr>
        <w:t xml:space="preserve">massive and </w:t>
      </w:r>
      <w:r w:rsidR="00BE1883" w:rsidRPr="00577BFD">
        <w:rPr>
          <w:color w:val="000000" w:themeColor="text1"/>
        </w:rPr>
        <w:t>valuable data to improve medical diagnosis and prognosis in decision making</w:t>
      </w:r>
      <w:r w:rsidR="00167C13">
        <w:rPr>
          <w:color w:val="000000" w:themeColor="text1"/>
        </w:rPr>
        <w:t xml:space="preserve"> </w:t>
      </w:r>
      <w:r w:rsidR="00A375CF">
        <w:rPr>
          <w:color w:val="000000" w:themeColor="text1"/>
        </w:rPr>
        <w:fldChar w:fldCharType="begin" w:fldLock="1"/>
      </w:r>
      <w:r w:rsidR="00EA4E6F">
        <w:rPr>
          <w:color w:val="000000" w:themeColor="text1"/>
        </w:rPr>
        <w:instrText>ADDIN CSL_CITATION {"citationItems":[{"id":"ITEM-1","itemData":{"ISSN":"2169-3536","author":[{"dropping-particle":"","family":"Khan","given":"Bilal","non-dropping-particle":"","parse-names":false,"suffix":""},{"dropping-particle":"","family":"Naseem","given":"Rashid","non-dropping-particle":"","parse-names":false,"suffix":""},{"dropping-particle":"","family":"Muhammad","given":"Fazal","non-dropping-particle":"","parse-names":false,"suffix":""},{"dropping-particle":"","family":"Abbas","given":"Ghulam","non-dropping-particle":"","parse-names":false,"suffix":""},{"dropping-particle":"","family":"Kim","given":"Sunghwan","non-dropping-particle":"","parse-names":false,"suffix":""}],"container-title":"IEEE Access","id":"ITEM-1","issued":{"date-parts":[["2020"]]},"page":"55012-55022","publisher":"IEEE","title":"An empirical evaluation of machine learning techniques for chronic kidney disease prophecy","type":"article-journal","volume":"8"},"uris":["http://www.mendeley.com/documents/?uuid=9a71ff72-400b-4d77-b5a0-8779fcc0edd0"]}],"mendeley":{"formattedCitation":"[9]","plainTextFormattedCitation":"[9]","previouslyFormattedCitation":"[9]"},"properties":{"noteIndex":0},"schema":"https://github.com/citation-style-language/schema/raw/master/csl-citation.json"}</w:instrText>
      </w:r>
      <w:r w:rsidR="00A375CF">
        <w:rPr>
          <w:color w:val="000000" w:themeColor="text1"/>
        </w:rPr>
        <w:fldChar w:fldCharType="separate"/>
      </w:r>
      <w:r w:rsidR="00125B6F" w:rsidRPr="00125B6F">
        <w:rPr>
          <w:noProof/>
          <w:color w:val="000000" w:themeColor="text1"/>
        </w:rPr>
        <w:t>[9]</w:t>
      </w:r>
      <w:r w:rsidR="00A375CF">
        <w:rPr>
          <w:color w:val="000000" w:themeColor="text1"/>
        </w:rPr>
        <w:fldChar w:fldCharType="end"/>
      </w:r>
      <w:r w:rsidR="003576F3">
        <w:rPr>
          <w:color w:val="000000" w:themeColor="text1"/>
        </w:rPr>
        <w:t>.</w:t>
      </w:r>
      <w:r w:rsidR="000E3167">
        <w:rPr>
          <w:color w:val="000000" w:themeColor="text1"/>
        </w:rPr>
        <w:t xml:space="preserve"> </w:t>
      </w:r>
      <w:r w:rsidR="00711378" w:rsidRPr="00711378">
        <w:rPr>
          <w:color w:val="000000" w:themeColor="text1"/>
        </w:rPr>
        <w:t>When health care providers combine this information with other data sources, they can create new solutions</w:t>
      </w:r>
      <w:r w:rsidR="00167C13">
        <w:rPr>
          <w:color w:val="000000" w:themeColor="text1"/>
        </w:rPr>
        <w:t xml:space="preserve"> with the support of</w:t>
      </w:r>
      <w:r w:rsidR="00711378" w:rsidRPr="00711378">
        <w:rPr>
          <w:color w:val="000000" w:themeColor="text1"/>
        </w:rPr>
        <w:t xml:space="preserve"> predictive analytics for early CKD diagnosis, </w:t>
      </w:r>
      <w:r w:rsidR="006535CD">
        <w:rPr>
          <w:color w:val="000000" w:themeColor="text1"/>
        </w:rPr>
        <w:t>a</w:t>
      </w:r>
      <w:r w:rsidR="00711378" w:rsidRPr="00711378">
        <w:rPr>
          <w:color w:val="000000" w:themeColor="text1"/>
        </w:rPr>
        <w:t>ssociated health risks, and even prescriptive analytics for precision medicine</w:t>
      </w:r>
      <w:r w:rsidR="006535CD">
        <w:rPr>
          <w:color w:val="000000" w:themeColor="text1"/>
        </w:rPr>
        <w:t>.</w:t>
      </w:r>
      <w:r w:rsidR="00711378" w:rsidRPr="00711378">
        <w:rPr>
          <w:color w:val="000000" w:themeColor="text1"/>
        </w:rPr>
        <w:t xml:space="preserve"> </w:t>
      </w:r>
      <w:r w:rsidR="00167C13">
        <w:rPr>
          <w:color w:val="000000" w:themeColor="text1"/>
        </w:rPr>
        <w:t>Early detection of CKD can prevent ESRD progression which is achievable by DL models prediction and subsequently reduce the cost.</w:t>
      </w:r>
      <w:r w:rsidR="00C96EE4">
        <w:rPr>
          <w:color w:val="000000" w:themeColor="text1"/>
        </w:rPr>
        <w:t xml:space="preserve"> The researchers used </w:t>
      </w:r>
      <w:r w:rsidR="00BE1883" w:rsidRPr="00577BFD">
        <w:rPr>
          <w:color w:val="000000" w:themeColor="text1"/>
        </w:rPr>
        <w:t xml:space="preserve">DL </w:t>
      </w:r>
      <w:r w:rsidR="00167C13">
        <w:rPr>
          <w:color w:val="000000" w:themeColor="text1"/>
        </w:rPr>
        <w:t xml:space="preserve">models </w:t>
      </w:r>
      <w:r w:rsidR="00C96EE4">
        <w:rPr>
          <w:color w:val="000000" w:themeColor="text1"/>
        </w:rPr>
        <w:t xml:space="preserve">and </w:t>
      </w:r>
      <w:r w:rsidR="00BE1883" w:rsidRPr="00577BFD">
        <w:rPr>
          <w:color w:val="000000" w:themeColor="text1"/>
        </w:rPr>
        <w:t xml:space="preserve">attained very good performance in classifying diseases such as </w:t>
      </w:r>
      <w:r w:rsidR="00BE1883" w:rsidRPr="00E66E20">
        <w:rPr>
          <w:color w:val="000000" w:themeColor="text1"/>
          <w:highlight w:val="yellow"/>
        </w:rPr>
        <w:t xml:space="preserve">liver disease </w:t>
      </w:r>
      <w:r w:rsidR="00A375CF" w:rsidRPr="00E66E20">
        <w:rPr>
          <w:color w:val="000000" w:themeColor="text1"/>
          <w:highlight w:val="yellow"/>
        </w:rPr>
        <w:fldChar w:fldCharType="begin" w:fldLock="1"/>
      </w:r>
      <w:r w:rsidR="00451307" w:rsidRPr="00E66E20">
        <w:rPr>
          <w:color w:val="000000" w:themeColor="text1"/>
          <w:highlight w:val="yellow"/>
        </w:rPr>
        <w:instrText>ADDIN CSL_CITATION {"citationItems":[{"id":"ITEM-1","itemData":{"author":[{"dropping-particle":"","family":"Akter","given":"Shamima","non-dropping-particle":"","parse-names":false,"suffix":""},{"dropping-particle":"","family":"Shekhar","given":"Hossain Uddin","non-dropping-particle":"","parse-names":false,"suffix":""},{"dropping-particle":"","family":"Akhteruzzaman","given":"Sharif","non-dropping-particle":"","parse-names":false,"suffix":""}],"container-title":"Advances in Bioscience and Biotechnology","id":"ITEM-1","issue":"6","issued":{"date-parts":[["2021"]]},"page":"154-172","publisher":"Scientific Research Publishing","title":"Application of Biochemical Tests and Machine Learning Techniques to Diagnose and Evaluate Liver Disease","type":"article-journal","volume":"12"},"uris":["http://www.mendeley.com/documents/?uuid=1c33a390-825b-45b2-9b21-85531a4292c6","http://www.mendeley.com/documents/?uuid=b694945e-3a98-4081-8dae-6f400d0d597a","http://www.mendeley.com/documents/?uuid=a17174bd-d7de-454e-b4d6-10e210bedcef"]}],"mendeley":{"formattedCitation":"[12]","plainTextFormattedCitation":"[12]","previouslyFormattedCitation":"[12]"},"properties":{"noteIndex":0},"schema":"https://github.com/citation-style-language/schema/raw/master/csl-citation.json"}</w:instrText>
      </w:r>
      <w:r w:rsidR="00A375CF" w:rsidRPr="00E66E20">
        <w:rPr>
          <w:color w:val="000000" w:themeColor="text1"/>
          <w:highlight w:val="yellow"/>
        </w:rPr>
        <w:fldChar w:fldCharType="separate"/>
      </w:r>
      <w:r w:rsidR="009A5A13" w:rsidRPr="00E66E20">
        <w:rPr>
          <w:noProof/>
          <w:color w:val="000000" w:themeColor="text1"/>
          <w:highlight w:val="yellow"/>
        </w:rPr>
        <w:t>[12]</w:t>
      </w:r>
      <w:r w:rsidR="00A375CF" w:rsidRPr="00E66E20">
        <w:rPr>
          <w:color w:val="000000" w:themeColor="text1"/>
          <w:highlight w:val="yellow"/>
        </w:rPr>
        <w:fldChar w:fldCharType="end"/>
      </w:r>
      <w:r w:rsidR="00BE1883" w:rsidRPr="00E66E20">
        <w:rPr>
          <w:color w:val="000000" w:themeColor="text1"/>
          <w:highlight w:val="yellow"/>
        </w:rPr>
        <w:t xml:space="preserve">, heart disease </w:t>
      </w:r>
      <w:r w:rsidR="00A375CF" w:rsidRPr="00E66E20">
        <w:rPr>
          <w:color w:val="000000" w:themeColor="text1"/>
          <w:highlight w:val="yellow"/>
        </w:rPr>
        <w:fldChar w:fldCharType="begin" w:fldLock="1"/>
      </w:r>
      <w:r w:rsidR="00451307" w:rsidRPr="00E66E20">
        <w:rPr>
          <w:color w:val="000000" w:themeColor="text1"/>
          <w:highlight w:val="yellow"/>
        </w:rPr>
        <w:instrText>ADDIN CSL_CITATION {"citationItems":[{"id":"ITEM-1","itemData":{"ISSN":"2352-9148","author":[{"dropping-particle":"","family":"Shorewala","given":"Vardhan","non-dropping-particle":"","parse-names":false,"suffix":""}],"container-title":"Informatics in Medicine Unlocked","id":"ITEM-1","issued":{"date-parts":[["2021"]]},"page":"100655","publisher":"Elsevier","title":"Early detection of coronary heart disease using ensemble techniques","type":"article-journal"},"uris":["http://www.mendeley.com/documents/?uuid=74131b09-a4c5-4ee9-9f25-65c3d7707a74","http://www.mendeley.com/documents/?uuid=118e5b55-cc02-48d0-93dd-73729d4dbb6d","http://www.mendeley.com/documents/?uuid=ccf4e85d-a542-42ac-986f-e4631c9ccd47"]}],"mendeley":{"formattedCitation":"[13]","plainTextFormattedCitation":"[13]","previouslyFormattedCitation":"[13]"},"properties":{"noteIndex":0},"schema":"https://github.com/citation-style-language/schema/raw/master/csl-citation.json"}</w:instrText>
      </w:r>
      <w:r w:rsidR="00A375CF" w:rsidRPr="00E66E20">
        <w:rPr>
          <w:color w:val="000000" w:themeColor="text1"/>
          <w:highlight w:val="yellow"/>
        </w:rPr>
        <w:fldChar w:fldCharType="separate"/>
      </w:r>
      <w:r w:rsidR="009A5A13" w:rsidRPr="00E66E20">
        <w:rPr>
          <w:noProof/>
          <w:color w:val="000000" w:themeColor="text1"/>
          <w:highlight w:val="yellow"/>
        </w:rPr>
        <w:t>[13]</w:t>
      </w:r>
      <w:r w:rsidR="00A375CF" w:rsidRPr="00E66E20">
        <w:rPr>
          <w:color w:val="000000" w:themeColor="text1"/>
          <w:highlight w:val="yellow"/>
        </w:rPr>
        <w:fldChar w:fldCharType="end"/>
      </w:r>
      <w:r w:rsidR="00E270D1" w:rsidRPr="00E66E20">
        <w:rPr>
          <w:color w:val="000000" w:themeColor="text1"/>
          <w:highlight w:val="yellow"/>
        </w:rPr>
        <w:t>,</w:t>
      </w:r>
      <w:r w:rsidR="00711378" w:rsidRPr="00E66E20">
        <w:rPr>
          <w:color w:val="000000" w:themeColor="text1"/>
          <w:highlight w:val="yellow"/>
        </w:rPr>
        <w:t xml:space="preserve"> and </w:t>
      </w:r>
      <w:r w:rsidR="00BE1883" w:rsidRPr="008E5181">
        <w:rPr>
          <w:color w:val="000000" w:themeColor="text1"/>
          <w:highlight w:val="yellow"/>
        </w:rPr>
        <w:t>kidney disease.</w:t>
      </w:r>
      <w:r w:rsidR="00711378" w:rsidRPr="00E66E20">
        <w:rPr>
          <w:color w:val="000000" w:themeColor="text1"/>
          <w:highlight w:val="yellow"/>
        </w:rPr>
        <w:t xml:space="preserve"> </w:t>
      </w:r>
      <w:r w:rsidR="00167C13">
        <w:rPr>
          <w:color w:val="000000" w:themeColor="text1"/>
        </w:rPr>
        <w:t xml:space="preserve"> Moreover, t</w:t>
      </w:r>
      <w:r w:rsidR="00684212" w:rsidRPr="008E5181">
        <w:rPr>
          <w:color w:val="000000" w:themeColor="text1"/>
        </w:rPr>
        <w:t xml:space="preserve">he </w:t>
      </w:r>
      <w:r w:rsidR="00167C13">
        <w:rPr>
          <w:color w:val="000000" w:themeColor="text1"/>
        </w:rPr>
        <w:t xml:space="preserve">application of </w:t>
      </w:r>
      <w:r w:rsidR="00684212" w:rsidRPr="008E5181">
        <w:rPr>
          <w:color w:val="000000" w:themeColor="text1"/>
        </w:rPr>
        <w:t>DL algorithms</w:t>
      </w:r>
      <w:r w:rsidR="00167C13">
        <w:rPr>
          <w:color w:val="000000" w:themeColor="text1"/>
        </w:rPr>
        <w:t xml:space="preserve"> helps</w:t>
      </w:r>
      <w:r w:rsidR="00684212" w:rsidRPr="0063451A">
        <w:rPr>
          <w:color w:val="000000" w:themeColor="text1"/>
        </w:rPr>
        <w:t xml:space="preserve"> to develop </w:t>
      </w:r>
      <w:r w:rsidR="00167C13">
        <w:rPr>
          <w:color w:val="000000" w:themeColor="text1"/>
        </w:rPr>
        <w:t xml:space="preserve">a  fast-acting, </w:t>
      </w:r>
      <w:r w:rsidR="00684212" w:rsidRPr="0063451A">
        <w:rPr>
          <w:color w:val="000000" w:themeColor="text1"/>
        </w:rPr>
        <w:t>non</w:t>
      </w:r>
      <w:r w:rsidR="00423865">
        <w:rPr>
          <w:color w:val="000000" w:themeColor="text1"/>
        </w:rPr>
        <w:t>-</w:t>
      </w:r>
      <w:r w:rsidR="00684212" w:rsidRPr="0063451A">
        <w:rPr>
          <w:color w:val="000000" w:themeColor="text1"/>
        </w:rPr>
        <w:t>invasive</w:t>
      </w:r>
      <w:r w:rsidR="00167C13">
        <w:rPr>
          <w:color w:val="000000" w:themeColor="text1"/>
        </w:rPr>
        <w:t>,</w:t>
      </w:r>
      <w:r w:rsidR="00684212" w:rsidRPr="0063451A">
        <w:rPr>
          <w:color w:val="000000" w:themeColor="text1"/>
        </w:rPr>
        <w:t xml:space="preserve"> and easily accessible</w:t>
      </w:r>
      <w:r w:rsidR="00167C13">
        <w:rPr>
          <w:color w:val="000000" w:themeColor="text1"/>
        </w:rPr>
        <w:t xml:space="preserve"> platform that is comprised of various data related to kidney disease. This usage of DL will eventually create a  </w:t>
      </w:r>
      <w:r w:rsidR="00684212" w:rsidRPr="00C23B67">
        <w:rPr>
          <w:color w:val="000000" w:themeColor="text1"/>
        </w:rPr>
        <w:t xml:space="preserve">valuable supporting </w:t>
      </w:r>
      <w:r w:rsidR="00684212" w:rsidRPr="009D2495">
        <w:rPr>
          <w:color w:val="000000" w:themeColor="text1"/>
          <w:highlight w:val="yellow"/>
        </w:rPr>
        <w:t>tool</w:t>
      </w:r>
      <w:r w:rsidR="00684212" w:rsidRPr="00C23B67">
        <w:rPr>
          <w:color w:val="000000" w:themeColor="text1"/>
        </w:rPr>
        <w:t xml:space="preserve"> for</w:t>
      </w:r>
      <w:r w:rsidR="00167C13">
        <w:rPr>
          <w:color w:val="000000" w:themeColor="text1"/>
        </w:rPr>
        <w:t xml:space="preserve"> early, accurate and fast di</w:t>
      </w:r>
      <w:r w:rsidR="00684212" w:rsidRPr="00C23B67">
        <w:rPr>
          <w:color w:val="000000" w:themeColor="text1"/>
        </w:rPr>
        <w:t>agno</w:t>
      </w:r>
      <w:r w:rsidR="00167C13">
        <w:rPr>
          <w:color w:val="000000" w:themeColor="text1"/>
        </w:rPr>
        <w:t>sis of</w:t>
      </w:r>
      <w:r w:rsidR="00684212" w:rsidRPr="00C23B67">
        <w:rPr>
          <w:color w:val="000000" w:themeColor="text1"/>
        </w:rPr>
        <w:t xml:space="preserve"> CKD</w:t>
      </w:r>
      <w:r w:rsidR="008E5181" w:rsidRPr="00E66E20">
        <w:rPr>
          <w:color w:val="000000" w:themeColor="text1"/>
          <w:highlight w:val="yellow"/>
        </w:rPr>
        <w:t>.</w:t>
      </w:r>
      <w:r w:rsidR="00E66E20">
        <w:rPr>
          <w:color w:val="000000" w:themeColor="text1"/>
          <w:highlight w:val="yellow"/>
        </w:rPr>
        <w:t xml:space="preserve"> </w:t>
      </w:r>
      <w:r w:rsidR="00684212" w:rsidRPr="00E66E20">
        <w:rPr>
          <w:color w:val="000000" w:themeColor="text1"/>
          <w:highlight w:val="yellow"/>
        </w:rPr>
        <w:t>Hence,</w:t>
      </w:r>
      <w:r w:rsidR="00684212">
        <w:rPr>
          <w:color w:val="000000" w:themeColor="text1"/>
        </w:rPr>
        <w:t xml:space="preserve"> t</w:t>
      </w:r>
      <w:r w:rsidR="00BE1883" w:rsidRPr="00577BFD">
        <w:rPr>
          <w:color w:val="000000" w:themeColor="text1"/>
        </w:rPr>
        <w:t xml:space="preserve">he current work contributes </w:t>
      </w:r>
      <w:r w:rsidR="00423865">
        <w:rPr>
          <w:color w:val="000000" w:themeColor="text1"/>
        </w:rPr>
        <w:t>to</w:t>
      </w:r>
      <w:r w:rsidR="007B3D2E">
        <w:rPr>
          <w:color w:val="000000" w:themeColor="text1"/>
        </w:rPr>
        <w:t xml:space="preserve"> the </w:t>
      </w:r>
      <w:r w:rsidR="00E66E20">
        <w:rPr>
          <w:color w:val="000000" w:themeColor="text1"/>
        </w:rPr>
        <w:t>de</w:t>
      </w:r>
      <w:r w:rsidR="00E66E20" w:rsidRPr="00577BFD">
        <w:rPr>
          <w:color w:val="000000" w:themeColor="text1"/>
        </w:rPr>
        <w:t>velop</w:t>
      </w:r>
      <w:r w:rsidR="00423865">
        <w:rPr>
          <w:color w:val="000000" w:themeColor="text1"/>
        </w:rPr>
        <w:t>ment</w:t>
      </w:r>
      <w:r w:rsidR="00BE1883" w:rsidRPr="00577BFD">
        <w:rPr>
          <w:color w:val="000000" w:themeColor="text1"/>
        </w:rPr>
        <w:t xml:space="preserve"> of </w:t>
      </w:r>
      <w:r w:rsidR="005D0EE7">
        <w:rPr>
          <w:color w:val="000000" w:themeColor="text1"/>
        </w:rPr>
        <w:t xml:space="preserve">health monitoring framework which </w:t>
      </w:r>
      <w:r w:rsidR="007B3D2E">
        <w:rPr>
          <w:color w:val="000000" w:themeColor="text1"/>
        </w:rPr>
        <w:t xml:space="preserve">can </w:t>
      </w:r>
      <w:r w:rsidR="00E66E20">
        <w:rPr>
          <w:color w:val="000000" w:themeColor="text1"/>
        </w:rPr>
        <w:t>b</w:t>
      </w:r>
      <w:r w:rsidR="00F56970">
        <w:rPr>
          <w:color w:val="000000" w:themeColor="text1"/>
        </w:rPr>
        <w:t>e used</w:t>
      </w:r>
      <w:r w:rsidR="005D0EE7">
        <w:rPr>
          <w:color w:val="000000" w:themeColor="text1"/>
        </w:rPr>
        <w:t xml:space="preserve"> as </w:t>
      </w:r>
      <w:r w:rsidR="00423865">
        <w:rPr>
          <w:color w:val="000000" w:themeColor="text1"/>
        </w:rPr>
        <w:t xml:space="preserve">an </w:t>
      </w:r>
      <w:r w:rsidR="005D0EE7">
        <w:rPr>
          <w:color w:val="000000" w:themeColor="text1"/>
        </w:rPr>
        <w:t xml:space="preserve">IoMT portal </w:t>
      </w:r>
      <w:r w:rsidR="00BE1883" w:rsidRPr="00577BFD">
        <w:rPr>
          <w:color w:val="000000" w:themeColor="text1"/>
        </w:rPr>
        <w:t xml:space="preserve">based on DL algorithms. </w:t>
      </w:r>
    </w:p>
    <w:p w14:paraId="2707A72F" w14:textId="75A9EE92" w:rsidR="00E270D1" w:rsidRDefault="00E270D1" w:rsidP="0040037C">
      <w:pPr>
        <w:spacing w:line="240" w:lineRule="exact"/>
        <w:ind w:firstLine="360"/>
        <w:jc w:val="both"/>
        <w:rPr>
          <w:color w:val="000000" w:themeColor="text1"/>
        </w:rPr>
      </w:pPr>
    </w:p>
    <w:p w14:paraId="55BC3BE0" w14:textId="5F3CD8CA" w:rsidR="00A521D1" w:rsidRPr="0026446E" w:rsidRDefault="00A521D1" w:rsidP="00E66E20">
      <w:pPr>
        <w:pStyle w:val="Caption"/>
        <w:rPr>
          <w:i w:val="0"/>
          <w:iCs w:val="0"/>
          <w:color w:val="000000" w:themeColor="text1"/>
        </w:rPr>
      </w:pPr>
      <w:r w:rsidRPr="0026446E">
        <w:rPr>
          <w:i w:val="0"/>
          <w:iCs w:val="0"/>
        </w:rPr>
        <w:t xml:space="preserve">Figure </w:t>
      </w:r>
      <w:r w:rsidR="001B0721" w:rsidRPr="0026446E">
        <w:rPr>
          <w:i w:val="0"/>
          <w:iCs w:val="0"/>
        </w:rPr>
        <w:fldChar w:fldCharType="begin"/>
      </w:r>
      <w:r w:rsidR="001B0721" w:rsidRPr="0026446E">
        <w:rPr>
          <w:i w:val="0"/>
          <w:iCs w:val="0"/>
        </w:rPr>
        <w:instrText xml:space="preserve"> SEQ Figure \* ARABIC </w:instrText>
      </w:r>
      <w:r w:rsidR="001B0721" w:rsidRPr="0026446E">
        <w:rPr>
          <w:i w:val="0"/>
          <w:iCs w:val="0"/>
        </w:rPr>
        <w:fldChar w:fldCharType="separate"/>
      </w:r>
      <w:r w:rsidR="00D237DE">
        <w:rPr>
          <w:i w:val="0"/>
          <w:iCs w:val="0"/>
          <w:noProof/>
        </w:rPr>
        <w:t>1</w:t>
      </w:r>
      <w:r w:rsidR="001B0721" w:rsidRPr="0026446E">
        <w:rPr>
          <w:i w:val="0"/>
          <w:iCs w:val="0"/>
          <w:noProof/>
        </w:rPr>
        <w:fldChar w:fldCharType="end"/>
      </w:r>
      <w:r w:rsidR="0024732D">
        <w:rPr>
          <w:i w:val="0"/>
          <w:iCs w:val="0"/>
          <w:noProof/>
        </w:rPr>
        <w:t>.</w:t>
      </w:r>
      <w:r w:rsidRPr="0026446E">
        <w:rPr>
          <w:i w:val="0"/>
          <w:iCs w:val="0"/>
        </w:rPr>
        <w:t xml:space="preserve"> CKD progression in different stages</w:t>
      </w:r>
    </w:p>
    <w:p w14:paraId="7A6CE450" w14:textId="7E60D4FC" w:rsidR="00E361BF" w:rsidRDefault="00BE1883" w:rsidP="0040037C">
      <w:pPr>
        <w:spacing w:line="240" w:lineRule="exact"/>
        <w:ind w:firstLine="360"/>
        <w:jc w:val="both"/>
        <w:rPr>
          <w:color w:val="000000" w:themeColor="text1"/>
        </w:rPr>
      </w:pPr>
      <w:r w:rsidRPr="00577BFD">
        <w:rPr>
          <w:color w:val="000000" w:themeColor="text1"/>
        </w:rPr>
        <w:t>The goal</w:t>
      </w:r>
      <w:r w:rsidR="00167C13">
        <w:rPr>
          <w:color w:val="000000" w:themeColor="text1"/>
        </w:rPr>
        <w:t>s</w:t>
      </w:r>
      <w:r w:rsidRPr="00577BFD">
        <w:rPr>
          <w:color w:val="000000" w:themeColor="text1"/>
        </w:rPr>
        <w:t xml:space="preserve"> of the research </w:t>
      </w:r>
      <w:r w:rsidR="00167C13">
        <w:rPr>
          <w:color w:val="000000" w:themeColor="text1"/>
        </w:rPr>
        <w:t>are</w:t>
      </w:r>
      <w:r w:rsidR="00167C13" w:rsidRPr="00577BFD">
        <w:rPr>
          <w:color w:val="000000" w:themeColor="text1"/>
        </w:rPr>
        <w:t xml:space="preserve"> </w:t>
      </w:r>
      <w:r w:rsidRPr="00577BFD">
        <w:rPr>
          <w:color w:val="000000" w:themeColor="text1"/>
        </w:rPr>
        <w:t>to showcase how CKD can be diagnosed efficiently through prediction</w:t>
      </w:r>
      <w:r w:rsidR="004A1822">
        <w:rPr>
          <w:color w:val="000000" w:themeColor="text1"/>
        </w:rPr>
        <w:t xml:space="preserve"> and </w:t>
      </w:r>
      <w:r w:rsidR="00DA78E0">
        <w:rPr>
          <w:color w:val="000000" w:themeColor="text1"/>
        </w:rPr>
        <w:t xml:space="preserve">classification </w:t>
      </w:r>
      <w:r w:rsidR="00DA78E0" w:rsidRPr="00577BFD">
        <w:rPr>
          <w:color w:val="000000" w:themeColor="text1"/>
        </w:rPr>
        <w:t>by</w:t>
      </w:r>
      <w:r w:rsidRPr="00577BFD">
        <w:rPr>
          <w:color w:val="000000" w:themeColor="text1"/>
        </w:rPr>
        <w:t xml:space="preserve"> using </w:t>
      </w:r>
      <w:r w:rsidR="004A1822">
        <w:rPr>
          <w:color w:val="000000" w:themeColor="text1"/>
        </w:rPr>
        <w:t xml:space="preserve">DL </w:t>
      </w:r>
      <w:r w:rsidRPr="00577BFD">
        <w:rPr>
          <w:color w:val="000000" w:themeColor="text1"/>
        </w:rPr>
        <w:t>algorithms. To achieve the goal,</w:t>
      </w:r>
      <w:r w:rsidR="004A1822">
        <w:rPr>
          <w:color w:val="000000" w:themeColor="text1"/>
        </w:rPr>
        <w:t xml:space="preserve"> seven DL a</w:t>
      </w:r>
      <w:r w:rsidRPr="00577BFD">
        <w:rPr>
          <w:color w:val="000000" w:themeColor="text1"/>
        </w:rPr>
        <w:t>lgorithms</w:t>
      </w:r>
      <w:r w:rsidR="004A1822">
        <w:rPr>
          <w:color w:val="000000" w:themeColor="text1"/>
        </w:rPr>
        <w:t xml:space="preserve">- </w:t>
      </w:r>
      <w:r w:rsidRPr="00577BFD">
        <w:rPr>
          <w:color w:val="000000" w:themeColor="text1"/>
        </w:rPr>
        <w:t>ANN,</w:t>
      </w:r>
      <w:r w:rsidR="003576F3">
        <w:rPr>
          <w:color w:val="000000" w:themeColor="text1"/>
        </w:rPr>
        <w:t xml:space="preserve"> </w:t>
      </w:r>
      <w:r w:rsidRPr="00577BFD">
        <w:rPr>
          <w:color w:val="000000" w:themeColor="text1"/>
        </w:rPr>
        <w:t>LSTM, GRU, Bidirectional LSTM, Bidirectional GRU, M</w:t>
      </w:r>
      <w:r w:rsidR="00167C13">
        <w:rPr>
          <w:color w:val="000000" w:themeColor="text1"/>
        </w:rPr>
        <w:t>LP</w:t>
      </w:r>
      <w:r w:rsidRPr="00577BFD">
        <w:rPr>
          <w:color w:val="000000" w:themeColor="text1"/>
        </w:rPr>
        <w:t>, and Simple RNN</w:t>
      </w:r>
      <w:r w:rsidR="004A1822">
        <w:rPr>
          <w:color w:val="000000" w:themeColor="text1"/>
        </w:rPr>
        <w:t xml:space="preserve"> </w:t>
      </w:r>
      <w:r w:rsidR="00167C13">
        <w:rPr>
          <w:color w:val="000000" w:themeColor="text1"/>
        </w:rPr>
        <w:t xml:space="preserve">are </w:t>
      </w:r>
      <w:r w:rsidR="004A1822">
        <w:rPr>
          <w:color w:val="000000" w:themeColor="text1"/>
        </w:rPr>
        <w:t>proposed in the study.</w:t>
      </w:r>
      <w:r w:rsidRPr="00577BFD">
        <w:rPr>
          <w:color w:val="000000" w:themeColor="text1"/>
        </w:rPr>
        <w:t xml:space="preserve"> These algorithms were then extensively compared based on their accuracy and error</w:t>
      </w:r>
      <w:r w:rsidR="004A1822">
        <w:rPr>
          <w:color w:val="000000" w:themeColor="text1"/>
        </w:rPr>
        <w:t>(s)</w:t>
      </w:r>
      <w:r w:rsidRPr="00577BFD">
        <w:rPr>
          <w:color w:val="000000" w:themeColor="text1"/>
        </w:rPr>
        <w:t xml:space="preserve"> to classify CKD diseases. </w:t>
      </w:r>
      <w:r w:rsidR="004A1822">
        <w:rPr>
          <w:color w:val="000000" w:themeColor="text1"/>
        </w:rPr>
        <w:t xml:space="preserve">Subsequently, prediction ratio and computational times were calculated to evaluate the model performances.  </w:t>
      </w:r>
      <w:r w:rsidRPr="00577BFD">
        <w:rPr>
          <w:color w:val="000000" w:themeColor="text1"/>
        </w:rPr>
        <w:t>Furt</w:t>
      </w:r>
      <w:r w:rsidR="00423865">
        <w:rPr>
          <w:color w:val="000000" w:themeColor="text1"/>
        </w:rPr>
        <w:t>h</w:t>
      </w:r>
      <w:r w:rsidRPr="00577BFD">
        <w:rPr>
          <w:color w:val="000000" w:themeColor="text1"/>
        </w:rPr>
        <w:t>er</w:t>
      </w:r>
      <w:r w:rsidR="004A1822">
        <w:rPr>
          <w:color w:val="000000" w:themeColor="text1"/>
        </w:rPr>
        <w:t>,</w:t>
      </w:r>
      <w:r w:rsidRPr="00577BFD">
        <w:rPr>
          <w:color w:val="000000" w:themeColor="text1"/>
        </w:rPr>
        <w:t xml:space="preserve"> the statistical significance w</w:t>
      </w:r>
      <w:r w:rsidR="00167C13">
        <w:rPr>
          <w:color w:val="000000" w:themeColor="text1"/>
        </w:rPr>
        <w:t>as</w:t>
      </w:r>
      <w:r w:rsidRPr="00577BFD">
        <w:rPr>
          <w:color w:val="000000" w:themeColor="text1"/>
        </w:rPr>
        <w:t xml:space="preserve"> carried out to validate the outcome.</w:t>
      </w:r>
      <w:r w:rsidR="008F3AE6">
        <w:rPr>
          <w:color w:val="000000" w:themeColor="text1"/>
        </w:rPr>
        <w:t xml:space="preserve"> </w:t>
      </w:r>
      <w:r w:rsidRPr="00577BFD">
        <w:rPr>
          <w:color w:val="000000" w:themeColor="text1"/>
        </w:rPr>
        <w:t xml:space="preserve">The developed system and model were applied </w:t>
      </w:r>
      <w:r>
        <w:rPr>
          <w:color w:val="000000" w:themeColor="text1"/>
        </w:rPr>
        <w:t>to</w:t>
      </w:r>
      <w:r w:rsidRPr="00577BFD">
        <w:rPr>
          <w:color w:val="000000" w:themeColor="text1"/>
        </w:rPr>
        <w:t xml:space="preserve"> the CKD dataset, which is publicly available on the UCI machine learning repository</w:t>
      </w:r>
      <w:r w:rsidR="003F751D">
        <w:rPr>
          <w:color w:val="000000" w:themeColor="text1"/>
        </w:rPr>
        <w:t xml:space="preserve"> </w:t>
      </w:r>
      <w:r w:rsidR="00A375CF">
        <w:rPr>
          <w:color w:val="000000" w:themeColor="text1"/>
        </w:rPr>
        <w:fldChar w:fldCharType="begin" w:fldLock="1"/>
      </w:r>
      <w:r w:rsidR="00EA4E6F">
        <w:rPr>
          <w:color w:val="000000" w:themeColor="text1"/>
        </w:rPr>
        <w:instrText>ADDIN CSL_CITATION {"citationItems":[{"id":"ITEM-1","itemData":{"URL":"http://archive.ics.uci.edu/ml","author":[{"dropping-particle":"","family":"Dua","given":"D","non-dropping-particle":"","parse-names":false,"suffix":""},{"dropping-particle":"","family":"Graff","given":"C","non-dropping-particle":"","parse-names":false,"suffix":""}],"container-title":"University of California, School of Information and Computer Science","id":"ITEM-1","issued":{"date-parts":[["2019"]]},"title":"UCI Machine Learning Repository","type":"webpage"},"uris":["http://www.mendeley.com/documents/?uuid=5700ad79-2601-4121-bd0c-c92cab4e616c","http://www.mendeley.com/documents/?uuid=da21e396-1f61-400b-87e2-193fa8ed4ef0"]}],"mendeley":{"formattedCitation":"[14]","plainTextFormattedCitation":"[14]","previouslyFormattedCitation":"[14]"},"properties":{"noteIndex":0},"schema":"https://github.com/citation-style-language/schema/raw/master/csl-citation.json"}</w:instrText>
      </w:r>
      <w:r w:rsidR="00A375CF">
        <w:rPr>
          <w:color w:val="000000" w:themeColor="text1"/>
        </w:rPr>
        <w:fldChar w:fldCharType="separate"/>
      </w:r>
      <w:r w:rsidR="009A5A13" w:rsidRPr="009A5A13">
        <w:rPr>
          <w:noProof/>
          <w:color w:val="000000" w:themeColor="text1"/>
        </w:rPr>
        <w:t>[14]</w:t>
      </w:r>
      <w:r w:rsidR="00A375CF">
        <w:rPr>
          <w:color w:val="000000" w:themeColor="text1"/>
        </w:rPr>
        <w:fldChar w:fldCharType="end"/>
      </w:r>
      <w:r w:rsidRPr="00577BFD">
        <w:rPr>
          <w:color w:val="000000" w:themeColor="text1"/>
        </w:rPr>
        <w:t>.</w:t>
      </w:r>
      <w:r w:rsidR="00423865">
        <w:rPr>
          <w:color w:val="000000" w:themeColor="text1"/>
        </w:rPr>
        <w:t xml:space="preserve"> </w:t>
      </w:r>
      <w:r w:rsidR="00E361BF">
        <w:rPr>
          <w:color w:val="000000" w:themeColor="text1"/>
        </w:rPr>
        <w:t>Therefore, t</w:t>
      </w:r>
      <w:r w:rsidR="00E361BF" w:rsidRPr="00577BFD">
        <w:rPr>
          <w:color w:val="000000" w:themeColor="text1"/>
        </w:rPr>
        <w:t xml:space="preserve">he key contributions of the study paper are as follows: </w:t>
      </w:r>
    </w:p>
    <w:p w14:paraId="48890FA7" w14:textId="7E4778A2" w:rsidR="00E361BF" w:rsidRPr="007E25D9" w:rsidRDefault="00E361BF" w:rsidP="00B173B8">
      <w:pPr>
        <w:pStyle w:val="ListParagraph"/>
        <w:numPr>
          <w:ilvl w:val="0"/>
          <w:numId w:val="8"/>
        </w:numPr>
        <w:spacing w:before="120" w:after="340" w:line="240" w:lineRule="exact"/>
        <w:jc w:val="both"/>
        <w:rPr>
          <w:rFonts w:ascii="Times New Roman" w:hAnsi="Times New Roman"/>
          <w:color w:val="000000" w:themeColor="text1"/>
          <w:sz w:val="20"/>
          <w:szCs w:val="20"/>
        </w:rPr>
      </w:pPr>
      <w:r w:rsidRPr="007E25D9">
        <w:rPr>
          <w:rFonts w:ascii="Times New Roman" w:hAnsi="Times New Roman"/>
          <w:color w:val="000000" w:themeColor="text1"/>
          <w:sz w:val="20"/>
          <w:szCs w:val="20"/>
        </w:rPr>
        <w:t xml:space="preserve">The study </w:t>
      </w:r>
      <w:r w:rsidR="004977D8" w:rsidRPr="007E25D9">
        <w:rPr>
          <w:rFonts w:ascii="Times New Roman" w:hAnsi="Times New Roman"/>
          <w:color w:val="000000" w:themeColor="text1"/>
          <w:sz w:val="20"/>
          <w:szCs w:val="20"/>
        </w:rPr>
        <w:t>involve</w:t>
      </w:r>
      <w:r w:rsidR="004977D8">
        <w:rPr>
          <w:rFonts w:ascii="Times New Roman" w:hAnsi="Times New Roman"/>
          <w:color w:val="000000" w:themeColor="text1"/>
          <w:sz w:val="20"/>
          <w:szCs w:val="20"/>
        </w:rPr>
        <w:t>d</w:t>
      </w:r>
      <w:r w:rsidR="004977D8" w:rsidRPr="007E25D9">
        <w:rPr>
          <w:rFonts w:ascii="Times New Roman" w:hAnsi="Times New Roman"/>
          <w:color w:val="000000" w:themeColor="text1"/>
          <w:sz w:val="20"/>
          <w:szCs w:val="20"/>
        </w:rPr>
        <w:t xml:space="preserve"> </w:t>
      </w:r>
      <w:r w:rsidRPr="007E25D9">
        <w:rPr>
          <w:rFonts w:ascii="Times New Roman" w:hAnsi="Times New Roman"/>
          <w:color w:val="000000" w:themeColor="text1"/>
          <w:sz w:val="20"/>
          <w:szCs w:val="20"/>
        </w:rPr>
        <w:t xml:space="preserve">predicting and </w:t>
      </w:r>
      <w:r w:rsidRPr="00577E2C">
        <w:rPr>
          <w:rFonts w:ascii="Times New Roman" w:hAnsi="Times New Roman"/>
          <w:color w:val="000000" w:themeColor="text1"/>
          <w:sz w:val="20"/>
          <w:szCs w:val="20"/>
          <w:highlight w:val="yellow"/>
          <w:rPrChange w:id="6" w:author="Shamima Akter" w:date="2021-10-21T21:44:00Z">
            <w:rPr>
              <w:rFonts w:ascii="Times New Roman" w:hAnsi="Times New Roman"/>
              <w:color w:val="000000" w:themeColor="text1"/>
              <w:sz w:val="20"/>
              <w:szCs w:val="20"/>
            </w:rPr>
          </w:rPrChange>
        </w:rPr>
        <w:t>diagnosing</w:t>
      </w:r>
      <w:r w:rsidRPr="007E25D9">
        <w:rPr>
          <w:rFonts w:ascii="Times New Roman" w:hAnsi="Times New Roman"/>
          <w:color w:val="000000" w:themeColor="text1"/>
          <w:sz w:val="20"/>
          <w:szCs w:val="20"/>
        </w:rPr>
        <w:t xml:space="preserve"> CKD by using seven deep learning algorithms. These models have not been explored extensively</w:t>
      </w:r>
      <w:r w:rsidR="00A47495">
        <w:rPr>
          <w:rFonts w:ascii="Times New Roman" w:hAnsi="Times New Roman"/>
          <w:color w:val="000000" w:themeColor="text1"/>
          <w:sz w:val="20"/>
          <w:szCs w:val="20"/>
        </w:rPr>
        <w:t xml:space="preserve"> </w:t>
      </w:r>
      <w:r w:rsidRPr="007E25D9">
        <w:rPr>
          <w:rFonts w:ascii="Times New Roman" w:hAnsi="Times New Roman"/>
          <w:color w:val="000000" w:themeColor="text1"/>
          <w:sz w:val="20"/>
          <w:szCs w:val="20"/>
        </w:rPr>
        <w:t>relating to CKD</w:t>
      </w:r>
      <w:r w:rsidR="007E25D9" w:rsidRPr="007E25D9">
        <w:rPr>
          <w:rFonts w:ascii="Times New Roman" w:hAnsi="Times New Roman"/>
          <w:color w:val="000000" w:themeColor="text1"/>
          <w:sz w:val="20"/>
          <w:szCs w:val="20"/>
        </w:rPr>
        <w:t xml:space="preserve">. </w:t>
      </w:r>
      <w:r w:rsidR="007E25D9">
        <w:rPr>
          <w:rFonts w:ascii="Times New Roman" w:hAnsi="Times New Roman"/>
          <w:color w:val="000000" w:themeColor="text1"/>
          <w:sz w:val="20"/>
          <w:szCs w:val="20"/>
        </w:rPr>
        <w:t xml:space="preserve">Subsequently, </w:t>
      </w:r>
      <w:r w:rsidR="00201A42" w:rsidRPr="007E25D9">
        <w:rPr>
          <w:rFonts w:ascii="Times New Roman" w:hAnsi="Times New Roman"/>
          <w:color w:val="000000" w:themeColor="text1"/>
          <w:sz w:val="20"/>
          <w:szCs w:val="20"/>
        </w:rPr>
        <w:t>the</w:t>
      </w:r>
      <w:r w:rsidRPr="007E25D9">
        <w:rPr>
          <w:rFonts w:ascii="Times New Roman" w:hAnsi="Times New Roman"/>
          <w:color w:val="000000" w:themeColor="text1"/>
          <w:sz w:val="20"/>
          <w:szCs w:val="20"/>
          <w:lang w:val="id-ID"/>
        </w:rPr>
        <w:t xml:space="preserve"> paper compares and evaluates the performances of the</w:t>
      </w:r>
      <w:r w:rsidR="007E25D9" w:rsidRPr="007E25D9">
        <w:rPr>
          <w:rFonts w:ascii="Times New Roman" w:hAnsi="Times New Roman"/>
          <w:color w:val="000000" w:themeColor="text1"/>
          <w:sz w:val="20"/>
          <w:szCs w:val="20"/>
          <w:lang w:val="en-US"/>
        </w:rPr>
        <w:t xml:space="preserve"> </w:t>
      </w:r>
      <w:r w:rsidRPr="007E25D9">
        <w:rPr>
          <w:rFonts w:ascii="Times New Roman" w:hAnsi="Times New Roman"/>
          <w:color w:val="000000" w:themeColor="text1"/>
          <w:sz w:val="20"/>
          <w:szCs w:val="20"/>
          <w:lang w:val="id-ID"/>
        </w:rPr>
        <w:t>models against each other</w:t>
      </w:r>
      <w:r w:rsidRPr="007E25D9">
        <w:rPr>
          <w:rFonts w:ascii="Times New Roman" w:hAnsi="Times New Roman"/>
          <w:color w:val="000000" w:themeColor="text1"/>
          <w:sz w:val="20"/>
          <w:szCs w:val="20"/>
          <w:lang w:val="en-US"/>
        </w:rPr>
        <w:t xml:space="preserve">. </w:t>
      </w:r>
    </w:p>
    <w:p w14:paraId="4D2A651D" w14:textId="16EBD23E" w:rsidR="00E361BF" w:rsidRDefault="00E361BF" w:rsidP="00F77367">
      <w:pPr>
        <w:pStyle w:val="ListParagraph"/>
        <w:numPr>
          <w:ilvl w:val="0"/>
          <w:numId w:val="8"/>
        </w:numPr>
        <w:spacing w:after="0" w:line="240" w:lineRule="exact"/>
        <w:jc w:val="both"/>
        <w:rPr>
          <w:rFonts w:ascii="Times New Roman" w:hAnsi="Times New Roman"/>
          <w:color w:val="000000" w:themeColor="text1"/>
          <w:sz w:val="20"/>
          <w:szCs w:val="20"/>
        </w:rPr>
      </w:pPr>
      <w:r w:rsidRPr="00577BFD">
        <w:rPr>
          <w:rFonts w:ascii="Times New Roman" w:hAnsi="Times New Roman"/>
          <w:color w:val="000000" w:themeColor="text1"/>
          <w:sz w:val="20"/>
          <w:szCs w:val="20"/>
        </w:rPr>
        <w:t xml:space="preserve">The study </w:t>
      </w:r>
      <w:r w:rsidR="004977D8" w:rsidRPr="00577BFD">
        <w:rPr>
          <w:rFonts w:ascii="Times New Roman" w:hAnsi="Times New Roman"/>
          <w:color w:val="000000" w:themeColor="text1"/>
          <w:sz w:val="20"/>
          <w:szCs w:val="20"/>
        </w:rPr>
        <w:t>identifie</w:t>
      </w:r>
      <w:r w:rsidR="004977D8">
        <w:rPr>
          <w:rFonts w:ascii="Times New Roman" w:hAnsi="Times New Roman"/>
          <w:color w:val="000000" w:themeColor="text1"/>
          <w:sz w:val="20"/>
          <w:szCs w:val="20"/>
        </w:rPr>
        <w:t>d</w:t>
      </w:r>
      <w:r w:rsidR="004977D8" w:rsidRPr="00577BFD">
        <w:rPr>
          <w:rFonts w:ascii="Times New Roman" w:hAnsi="Times New Roman"/>
          <w:color w:val="000000" w:themeColor="text1"/>
          <w:sz w:val="20"/>
          <w:szCs w:val="20"/>
        </w:rPr>
        <w:t xml:space="preserve"> </w:t>
      </w:r>
      <w:r w:rsidRPr="00577BFD">
        <w:rPr>
          <w:rFonts w:ascii="Times New Roman" w:hAnsi="Times New Roman"/>
          <w:color w:val="000000" w:themeColor="text1"/>
          <w:sz w:val="20"/>
          <w:szCs w:val="20"/>
        </w:rPr>
        <w:t>the risk factors associated with CKD that can prevent disease progress</w:t>
      </w:r>
      <w:r>
        <w:rPr>
          <w:rFonts w:ascii="Times New Roman" w:hAnsi="Times New Roman"/>
          <w:color w:val="000000" w:themeColor="text1"/>
          <w:sz w:val="20"/>
          <w:szCs w:val="20"/>
        </w:rPr>
        <w:t>ion</w:t>
      </w:r>
      <w:r w:rsidRPr="00577BFD">
        <w:rPr>
          <w:rFonts w:ascii="Times New Roman" w:hAnsi="Times New Roman"/>
          <w:color w:val="000000" w:themeColor="text1"/>
          <w:sz w:val="20"/>
          <w:szCs w:val="20"/>
        </w:rPr>
        <w:t xml:space="preserve"> to end</w:t>
      </w:r>
      <w:r>
        <w:rPr>
          <w:rFonts w:ascii="Times New Roman" w:hAnsi="Times New Roman"/>
          <w:color w:val="000000" w:themeColor="text1"/>
          <w:sz w:val="20"/>
          <w:szCs w:val="20"/>
        </w:rPr>
        <w:t>-</w:t>
      </w:r>
      <w:r w:rsidRPr="00577BFD">
        <w:rPr>
          <w:rFonts w:ascii="Times New Roman" w:hAnsi="Times New Roman"/>
          <w:color w:val="000000" w:themeColor="text1"/>
          <w:sz w:val="20"/>
          <w:szCs w:val="20"/>
        </w:rPr>
        <w:t>stage</w:t>
      </w:r>
      <w:r w:rsidR="00144913">
        <w:rPr>
          <w:rFonts w:ascii="Times New Roman" w:hAnsi="Times New Roman"/>
          <w:color w:val="000000" w:themeColor="text1"/>
          <w:sz w:val="20"/>
          <w:szCs w:val="20"/>
        </w:rPr>
        <w:t>, and</w:t>
      </w:r>
    </w:p>
    <w:p w14:paraId="48EE3901" w14:textId="14699418" w:rsidR="00144913" w:rsidRPr="00577BFD" w:rsidRDefault="006535CD" w:rsidP="00F77367">
      <w:pPr>
        <w:pStyle w:val="ListParagraph"/>
        <w:numPr>
          <w:ilvl w:val="0"/>
          <w:numId w:val="8"/>
        </w:numPr>
        <w:spacing w:after="0" w:line="240" w:lineRule="exact"/>
        <w:jc w:val="both"/>
        <w:rPr>
          <w:rFonts w:ascii="Times New Roman" w:hAnsi="Times New Roman"/>
          <w:color w:val="000000" w:themeColor="text1"/>
          <w:sz w:val="20"/>
          <w:szCs w:val="20"/>
        </w:rPr>
      </w:pPr>
      <w:r>
        <w:rPr>
          <w:rFonts w:ascii="Times New Roman" w:hAnsi="Times New Roman"/>
          <w:color w:val="000000" w:themeColor="text1"/>
          <w:sz w:val="20"/>
          <w:szCs w:val="20"/>
        </w:rPr>
        <w:t>The study demonstrate</w:t>
      </w:r>
      <w:r w:rsidR="004977D8">
        <w:rPr>
          <w:rFonts w:ascii="Times New Roman" w:hAnsi="Times New Roman"/>
          <w:color w:val="000000" w:themeColor="text1"/>
          <w:sz w:val="20"/>
          <w:szCs w:val="20"/>
        </w:rPr>
        <w:t>d</w:t>
      </w:r>
      <w:r>
        <w:rPr>
          <w:rFonts w:ascii="Times New Roman" w:hAnsi="Times New Roman"/>
          <w:color w:val="000000" w:themeColor="text1"/>
          <w:sz w:val="20"/>
          <w:szCs w:val="20"/>
        </w:rPr>
        <w:t xml:space="preserve"> the use of </w:t>
      </w:r>
      <w:r w:rsidR="00423865">
        <w:rPr>
          <w:rFonts w:ascii="Times New Roman" w:hAnsi="Times New Roman"/>
          <w:color w:val="000000" w:themeColor="text1"/>
          <w:sz w:val="20"/>
          <w:szCs w:val="20"/>
        </w:rPr>
        <w:t xml:space="preserve">the </w:t>
      </w:r>
      <w:r w:rsidR="00144913" w:rsidRPr="00144913">
        <w:rPr>
          <w:rFonts w:ascii="Times New Roman" w:hAnsi="Times New Roman"/>
          <w:color w:val="000000" w:themeColor="text1"/>
          <w:sz w:val="20"/>
          <w:szCs w:val="20"/>
        </w:rPr>
        <w:t>I</w:t>
      </w:r>
      <w:r w:rsidR="00144913">
        <w:rPr>
          <w:rFonts w:ascii="Times New Roman" w:hAnsi="Times New Roman"/>
          <w:color w:val="000000" w:themeColor="text1"/>
          <w:sz w:val="20"/>
          <w:szCs w:val="20"/>
        </w:rPr>
        <w:t>oMT</w:t>
      </w:r>
      <w:r w:rsidR="00144913" w:rsidRPr="00144913">
        <w:rPr>
          <w:rFonts w:ascii="Times New Roman" w:hAnsi="Times New Roman"/>
          <w:color w:val="000000" w:themeColor="text1"/>
          <w:sz w:val="20"/>
          <w:szCs w:val="20"/>
        </w:rPr>
        <w:t xml:space="preserve"> platform</w:t>
      </w:r>
      <w:r>
        <w:rPr>
          <w:rFonts w:ascii="Times New Roman" w:hAnsi="Times New Roman"/>
          <w:color w:val="000000" w:themeColor="text1"/>
          <w:sz w:val="20"/>
          <w:szCs w:val="20"/>
        </w:rPr>
        <w:t xml:space="preserve"> to predict CKD.</w:t>
      </w:r>
    </w:p>
    <w:p w14:paraId="5AE406FD" w14:textId="77777777" w:rsidR="00577F03" w:rsidRDefault="00577F03" w:rsidP="00A44966">
      <w:pPr>
        <w:suppressAutoHyphens w:val="0"/>
        <w:autoSpaceDE w:val="0"/>
        <w:autoSpaceDN w:val="0"/>
        <w:adjustRightInd w:val="0"/>
        <w:spacing w:line="240" w:lineRule="exact"/>
        <w:jc w:val="both"/>
        <w:rPr>
          <w:color w:val="000000" w:themeColor="text1"/>
        </w:rPr>
      </w:pPr>
    </w:p>
    <w:p w14:paraId="3E584C40" w14:textId="1C260262" w:rsidR="003038C1" w:rsidRPr="00A007F6" w:rsidRDefault="003038C1" w:rsidP="00A44966">
      <w:pPr>
        <w:suppressAutoHyphens w:val="0"/>
        <w:autoSpaceDE w:val="0"/>
        <w:autoSpaceDN w:val="0"/>
        <w:adjustRightInd w:val="0"/>
        <w:spacing w:line="240" w:lineRule="exact"/>
        <w:jc w:val="both"/>
        <w:rPr>
          <w:color w:val="000000" w:themeColor="text1"/>
        </w:rPr>
      </w:pPr>
      <w:r w:rsidRPr="00A007F6">
        <w:rPr>
          <w:color w:val="000000" w:themeColor="text1"/>
        </w:rPr>
        <w:t xml:space="preserve">The remainder of the paper is </w:t>
      </w:r>
      <w:r w:rsidR="00A007F6" w:rsidRPr="00A007F6">
        <w:rPr>
          <w:color w:val="000000" w:themeColor="text1"/>
        </w:rPr>
        <w:t>structured</w:t>
      </w:r>
      <w:r w:rsidRPr="00A007F6">
        <w:rPr>
          <w:color w:val="000000" w:themeColor="text1"/>
        </w:rPr>
        <w:t xml:space="preserve"> as follows: Section</w:t>
      </w:r>
      <w:r w:rsidR="008F3AE6">
        <w:rPr>
          <w:color w:val="000000" w:themeColor="text1"/>
        </w:rPr>
        <w:t xml:space="preserve"> </w:t>
      </w:r>
      <w:r w:rsidR="005E7E74" w:rsidRPr="00276122">
        <w:rPr>
          <w:color w:val="365F91" w:themeColor="accent1" w:themeShade="BF"/>
        </w:rPr>
        <w:t>II</w:t>
      </w:r>
      <w:r w:rsidR="00563C31">
        <w:rPr>
          <w:color w:val="365F91" w:themeColor="accent1" w:themeShade="BF"/>
        </w:rPr>
        <w:t xml:space="preserve"> </w:t>
      </w:r>
      <w:r w:rsidR="00A007F6" w:rsidRPr="00A007F6">
        <w:rPr>
          <w:color w:val="000000" w:themeColor="text1"/>
        </w:rPr>
        <w:t>examines</w:t>
      </w:r>
      <w:r w:rsidRPr="00A007F6">
        <w:rPr>
          <w:color w:val="000000" w:themeColor="text1"/>
        </w:rPr>
        <w:t xml:space="preserve"> the </w:t>
      </w:r>
      <w:r w:rsidR="005E7E74" w:rsidRPr="00A007F6">
        <w:rPr>
          <w:color w:val="000000" w:themeColor="text1"/>
        </w:rPr>
        <w:t>related studies</w:t>
      </w:r>
      <w:r w:rsidR="00DA78E0">
        <w:rPr>
          <w:color w:val="000000" w:themeColor="text1"/>
        </w:rPr>
        <w:t xml:space="preserve"> performed</w:t>
      </w:r>
      <w:r w:rsidR="005E7E74" w:rsidRPr="00A007F6">
        <w:rPr>
          <w:color w:val="000000" w:themeColor="text1"/>
        </w:rPr>
        <w:t xml:space="preserve"> </w:t>
      </w:r>
      <w:r w:rsidR="00A007F6" w:rsidRPr="00A007F6">
        <w:rPr>
          <w:color w:val="000000" w:themeColor="text1"/>
        </w:rPr>
        <w:t xml:space="preserve">by researchers </w:t>
      </w:r>
      <w:r w:rsidR="005E7E74" w:rsidRPr="00A007F6">
        <w:rPr>
          <w:color w:val="000000" w:themeColor="text1"/>
        </w:rPr>
        <w:t xml:space="preserve">using ML and DL </w:t>
      </w:r>
      <w:r w:rsidR="00342531">
        <w:rPr>
          <w:color w:val="000000" w:themeColor="text1"/>
        </w:rPr>
        <w:t>algorithms</w:t>
      </w:r>
      <w:r w:rsidR="00DA78E0">
        <w:rPr>
          <w:color w:val="000000" w:themeColor="text1"/>
        </w:rPr>
        <w:t xml:space="preserve"> </w:t>
      </w:r>
      <w:r w:rsidR="005E7E74" w:rsidRPr="00A007F6">
        <w:rPr>
          <w:color w:val="000000" w:themeColor="text1"/>
        </w:rPr>
        <w:t>a</w:t>
      </w:r>
      <w:r w:rsidR="00A007F6" w:rsidRPr="00A007F6">
        <w:rPr>
          <w:color w:val="000000" w:themeColor="text1"/>
        </w:rPr>
        <w:t xml:space="preserve">long with </w:t>
      </w:r>
      <w:r w:rsidR="005E7E74" w:rsidRPr="00A007F6">
        <w:rPr>
          <w:color w:val="000000" w:themeColor="text1"/>
        </w:rPr>
        <w:t xml:space="preserve">gaps </w:t>
      </w:r>
      <w:r w:rsidR="00492122" w:rsidRPr="00A007F6">
        <w:rPr>
          <w:color w:val="000000" w:themeColor="text1"/>
        </w:rPr>
        <w:t>in the</w:t>
      </w:r>
      <w:r w:rsidR="005E7E74" w:rsidRPr="00A007F6">
        <w:rPr>
          <w:color w:val="000000" w:themeColor="text1"/>
        </w:rPr>
        <w:t xml:space="preserve"> extant literature.</w:t>
      </w:r>
      <w:r w:rsidRPr="00A007F6">
        <w:rPr>
          <w:color w:val="000000" w:themeColor="text1"/>
        </w:rPr>
        <w:t xml:space="preserve"> Section </w:t>
      </w:r>
      <w:r w:rsidR="00A007F6" w:rsidRPr="00276122">
        <w:rPr>
          <w:color w:val="365F91" w:themeColor="accent1" w:themeShade="BF"/>
        </w:rPr>
        <w:t>III</w:t>
      </w:r>
      <w:r w:rsidRPr="00A007F6">
        <w:rPr>
          <w:color w:val="000000" w:themeColor="text1"/>
        </w:rPr>
        <w:t xml:space="preserve"> discusse</w:t>
      </w:r>
      <w:r w:rsidR="00A007F6" w:rsidRPr="00A007F6">
        <w:rPr>
          <w:color w:val="000000" w:themeColor="text1"/>
        </w:rPr>
        <w:t>s</w:t>
      </w:r>
      <w:r w:rsidRPr="00A007F6">
        <w:rPr>
          <w:color w:val="000000" w:themeColor="text1"/>
        </w:rPr>
        <w:t xml:space="preserve"> </w:t>
      </w:r>
      <w:r w:rsidR="00492122" w:rsidRPr="00A007F6">
        <w:rPr>
          <w:color w:val="000000" w:themeColor="text1"/>
        </w:rPr>
        <w:t>the proposed</w:t>
      </w:r>
      <w:r w:rsidR="00A007F6" w:rsidRPr="00A007F6">
        <w:rPr>
          <w:color w:val="000000" w:themeColor="text1"/>
        </w:rPr>
        <w:t xml:space="preserve"> a</w:t>
      </w:r>
      <w:r w:rsidRPr="00A007F6">
        <w:rPr>
          <w:color w:val="000000" w:themeColor="text1"/>
        </w:rPr>
        <w:t>lgorithm</w:t>
      </w:r>
      <w:r w:rsidR="00DA78E0">
        <w:rPr>
          <w:color w:val="000000" w:themeColor="text1"/>
        </w:rPr>
        <w:t>s</w:t>
      </w:r>
      <w:r w:rsidRPr="00A007F6">
        <w:rPr>
          <w:color w:val="000000" w:themeColor="text1"/>
        </w:rPr>
        <w:t xml:space="preserve"> </w:t>
      </w:r>
      <w:r w:rsidR="00A007F6" w:rsidRPr="00A007F6">
        <w:rPr>
          <w:color w:val="000000" w:themeColor="text1"/>
        </w:rPr>
        <w:t>along with detail</w:t>
      </w:r>
      <w:r w:rsidR="00423865">
        <w:rPr>
          <w:color w:val="000000" w:themeColor="text1"/>
        </w:rPr>
        <w:t>ed</w:t>
      </w:r>
      <w:r w:rsidR="00A007F6" w:rsidRPr="00A007F6">
        <w:rPr>
          <w:color w:val="000000" w:themeColor="text1"/>
        </w:rPr>
        <w:t xml:space="preserve"> descriptions.</w:t>
      </w:r>
      <w:r w:rsidRPr="00A007F6">
        <w:rPr>
          <w:color w:val="000000" w:themeColor="text1"/>
        </w:rPr>
        <w:t xml:space="preserve"> Section </w:t>
      </w:r>
      <w:r w:rsidR="00A007F6" w:rsidRPr="00276122">
        <w:rPr>
          <w:color w:val="365F91" w:themeColor="accent1" w:themeShade="BF"/>
        </w:rPr>
        <w:t>IV</w:t>
      </w:r>
      <w:r w:rsidR="00E66E20">
        <w:rPr>
          <w:color w:val="365F91" w:themeColor="accent1" w:themeShade="BF"/>
        </w:rPr>
        <w:t xml:space="preserve"> </w:t>
      </w:r>
      <w:r w:rsidR="00A007F6" w:rsidRPr="00A007F6">
        <w:rPr>
          <w:color w:val="000000" w:themeColor="text1"/>
        </w:rPr>
        <w:t xml:space="preserve">explains </w:t>
      </w:r>
      <w:r w:rsidRPr="00A007F6">
        <w:rPr>
          <w:color w:val="000000" w:themeColor="text1"/>
        </w:rPr>
        <w:t xml:space="preserve">the experimental </w:t>
      </w:r>
      <w:r w:rsidR="00DA78E0">
        <w:rPr>
          <w:color w:val="000000" w:themeColor="text1"/>
        </w:rPr>
        <w:t>analysis</w:t>
      </w:r>
      <w:r w:rsidR="00DA78E0" w:rsidRPr="00A007F6">
        <w:rPr>
          <w:color w:val="000000" w:themeColor="text1"/>
        </w:rPr>
        <w:t xml:space="preserve"> </w:t>
      </w:r>
      <w:r w:rsidR="00A007F6" w:rsidRPr="00A007F6">
        <w:rPr>
          <w:color w:val="000000" w:themeColor="text1"/>
        </w:rPr>
        <w:t xml:space="preserve">and </w:t>
      </w:r>
      <w:r w:rsidRPr="00A007F6">
        <w:rPr>
          <w:color w:val="000000" w:themeColor="text1"/>
        </w:rPr>
        <w:t>results.</w:t>
      </w:r>
      <w:r w:rsidR="00A007F6" w:rsidRPr="00A007F6">
        <w:rPr>
          <w:color w:val="000000" w:themeColor="text1"/>
        </w:rPr>
        <w:t xml:space="preserve"> Further</w:t>
      </w:r>
      <w:r w:rsidR="00423865">
        <w:rPr>
          <w:color w:val="000000" w:themeColor="text1"/>
        </w:rPr>
        <w:t>,</w:t>
      </w:r>
      <w:r w:rsidR="00A007F6" w:rsidRPr="00A007F6">
        <w:rPr>
          <w:color w:val="000000" w:themeColor="text1"/>
        </w:rPr>
        <w:t xml:space="preserve"> a detail</w:t>
      </w:r>
      <w:r w:rsidR="00423865">
        <w:rPr>
          <w:color w:val="000000" w:themeColor="text1"/>
        </w:rPr>
        <w:t>ed</w:t>
      </w:r>
      <w:r w:rsidR="00A007F6" w:rsidRPr="00A007F6">
        <w:rPr>
          <w:color w:val="000000" w:themeColor="text1"/>
        </w:rPr>
        <w:t xml:space="preserve"> discussion along with limitation</w:t>
      </w:r>
      <w:r w:rsidR="00423865">
        <w:rPr>
          <w:color w:val="000000" w:themeColor="text1"/>
        </w:rPr>
        <w:t>s</w:t>
      </w:r>
      <w:r w:rsidR="00A007F6" w:rsidRPr="00A007F6">
        <w:rPr>
          <w:color w:val="000000" w:themeColor="text1"/>
        </w:rPr>
        <w:t xml:space="preserve"> is presented in Section V. </w:t>
      </w:r>
      <w:r w:rsidRPr="00A007F6">
        <w:rPr>
          <w:color w:val="000000" w:themeColor="text1"/>
        </w:rPr>
        <w:t xml:space="preserve">Finally, Section </w:t>
      </w:r>
      <w:r w:rsidR="00276122" w:rsidRPr="00276122">
        <w:rPr>
          <w:color w:val="365F91" w:themeColor="accent1" w:themeShade="BF"/>
        </w:rPr>
        <w:t>V</w:t>
      </w:r>
      <w:r w:rsidR="008F3AE6">
        <w:rPr>
          <w:color w:val="365F91" w:themeColor="accent1" w:themeShade="BF"/>
        </w:rPr>
        <w:t xml:space="preserve"> </w:t>
      </w:r>
      <w:r w:rsidR="00A007F6" w:rsidRPr="00A007F6">
        <w:rPr>
          <w:color w:val="000000" w:themeColor="text1"/>
        </w:rPr>
        <w:t>summarizes the conclusion of the research.</w:t>
      </w:r>
    </w:p>
    <w:p w14:paraId="5C720CCA" w14:textId="77777777" w:rsidR="00A007F6" w:rsidRPr="00577BFD" w:rsidRDefault="00A007F6" w:rsidP="00A007F6">
      <w:pPr>
        <w:suppressAutoHyphens w:val="0"/>
        <w:autoSpaceDE w:val="0"/>
        <w:autoSpaceDN w:val="0"/>
        <w:adjustRightInd w:val="0"/>
        <w:rPr>
          <w:color w:val="000000" w:themeColor="text1"/>
        </w:rPr>
      </w:pPr>
    </w:p>
    <w:p w14:paraId="1E617D8C" w14:textId="77777777" w:rsidR="00BE1883" w:rsidRPr="00337119" w:rsidRDefault="00BE1883" w:rsidP="00BE1883">
      <w:pPr>
        <w:pStyle w:val="H1NoSpace"/>
        <w:rPr>
          <w:color w:val="2F5496"/>
        </w:rPr>
      </w:pPr>
      <w:r w:rsidRPr="00337119">
        <w:rPr>
          <w:color w:val="2F5496"/>
        </w:rPr>
        <w:t>II.</w:t>
      </w:r>
      <w:r w:rsidRPr="00B20D37">
        <w:rPr>
          <w:color w:val="2F5496"/>
        </w:rPr>
        <w:t> </w:t>
      </w:r>
      <w:r w:rsidRPr="00337119">
        <w:rPr>
          <w:color w:val="2F5496"/>
        </w:rPr>
        <w:t>RELATED STUDIES</w:t>
      </w:r>
    </w:p>
    <w:p w14:paraId="1D1A275F" w14:textId="79361C2D" w:rsidR="00BE1883" w:rsidRDefault="00BE1883" w:rsidP="00A44966">
      <w:pPr>
        <w:pStyle w:val="H1NoSpace"/>
        <w:spacing w:line="240" w:lineRule="exact"/>
        <w:jc w:val="both"/>
        <w:rPr>
          <w:rFonts w:ascii="Times New Roman" w:hAnsi="Times New Roman" w:cs="Times New Roman"/>
          <w:b w:val="0"/>
          <w:bCs w:val="0"/>
          <w:color w:val="000000" w:themeColor="text1"/>
          <w:sz w:val="20"/>
          <w:szCs w:val="20"/>
        </w:rPr>
      </w:pPr>
      <w:r w:rsidRPr="00B20D37">
        <w:rPr>
          <w:rFonts w:ascii="Times New Roman" w:hAnsi="Times New Roman" w:cs="Times New Roman"/>
          <w:b w:val="0"/>
          <w:bCs w:val="0"/>
          <w:color w:val="000000" w:themeColor="text1"/>
          <w:sz w:val="20"/>
          <w:szCs w:val="20"/>
        </w:rPr>
        <w:t xml:space="preserve">While examining the extant studies, it is evident that </w:t>
      </w:r>
      <w:r w:rsidR="002645DA">
        <w:rPr>
          <w:rFonts w:ascii="Times New Roman" w:hAnsi="Times New Roman" w:cs="Times New Roman"/>
          <w:b w:val="0"/>
          <w:bCs w:val="0"/>
          <w:color w:val="000000" w:themeColor="text1"/>
          <w:sz w:val="20"/>
          <w:szCs w:val="20"/>
        </w:rPr>
        <w:t xml:space="preserve">predicting CKD has become a </w:t>
      </w:r>
      <w:r w:rsidR="002645DA">
        <w:rPr>
          <w:rFonts w:ascii="Times New Roman" w:hAnsi="Times New Roman" w:cs="Times New Roman"/>
          <w:b w:val="0"/>
          <w:bCs w:val="0"/>
          <w:color w:val="000000" w:themeColor="text1"/>
          <w:sz w:val="20"/>
          <w:szCs w:val="20"/>
          <w:highlight w:val="yellow"/>
        </w:rPr>
        <w:t>key</w:t>
      </w:r>
      <w:r w:rsidR="00563C31">
        <w:rPr>
          <w:rFonts w:ascii="Times New Roman" w:hAnsi="Times New Roman" w:cs="Times New Roman"/>
          <w:b w:val="0"/>
          <w:bCs w:val="0"/>
          <w:color w:val="000000" w:themeColor="text1"/>
          <w:sz w:val="20"/>
          <w:szCs w:val="20"/>
          <w:highlight w:val="yellow"/>
        </w:rPr>
        <w:t xml:space="preserve"> </w:t>
      </w:r>
      <w:r w:rsidR="002645DA">
        <w:rPr>
          <w:rFonts w:ascii="Times New Roman" w:hAnsi="Times New Roman" w:cs="Times New Roman"/>
          <w:b w:val="0"/>
          <w:bCs w:val="0"/>
          <w:color w:val="000000" w:themeColor="text1"/>
          <w:sz w:val="20"/>
          <w:szCs w:val="20"/>
          <w:highlight w:val="yellow"/>
        </w:rPr>
        <w:t>focus</w:t>
      </w:r>
      <w:r w:rsidR="002645DA">
        <w:rPr>
          <w:rFonts w:ascii="Times New Roman" w:hAnsi="Times New Roman" w:cs="Times New Roman"/>
          <w:b w:val="0"/>
          <w:bCs w:val="0"/>
          <w:color w:val="000000" w:themeColor="text1"/>
          <w:sz w:val="20"/>
          <w:szCs w:val="20"/>
        </w:rPr>
        <w:t xml:space="preserve"> among researchers. T</w:t>
      </w:r>
      <w:r w:rsidRPr="00B20D37">
        <w:rPr>
          <w:rFonts w:ascii="Times New Roman" w:hAnsi="Times New Roman" w:cs="Times New Roman"/>
          <w:b w:val="0"/>
          <w:bCs w:val="0"/>
          <w:color w:val="000000" w:themeColor="text1"/>
          <w:sz w:val="20"/>
          <w:szCs w:val="20"/>
        </w:rPr>
        <w:t xml:space="preserve">he studies emphasized </w:t>
      </w:r>
      <w:r w:rsidR="002645DA">
        <w:rPr>
          <w:rFonts w:ascii="Times New Roman" w:hAnsi="Times New Roman" w:cs="Times New Roman"/>
          <w:b w:val="0"/>
          <w:bCs w:val="0"/>
          <w:color w:val="000000" w:themeColor="text1"/>
          <w:sz w:val="20"/>
          <w:szCs w:val="20"/>
        </w:rPr>
        <w:t xml:space="preserve">the utilization of ML and DL algorithms. </w:t>
      </w:r>
      <w:r w:rsidRPr="00B20D37">
        <w:rPr>
          <w:rFonts w:ascii="Times New Roman" w:hAnsi="Times New Roman" w:cs="Times New Roman"/>
          <w:b w:val="0"/>
          <w:bCs w:val="0"/>
          <w:color w:val="000000" w:themeColor="text1"/>
          <w:sz w:val="20"/>
          <w:szCs w:val="20"/>
        </w:rPr>
        <w:t xml:space="preserve">However, the </w:t>
      </w:r>
      <w:r w:rsidR="002645DA">
        <w:rPr>
          <w:rFonts w:ascii="Times New Roman" w:hAnsi="Times New Roman" w:cs="Times New Roman"/>
          <w:b w:val="0"/>
          <w:bCs w:val="0"/>
          <w:color w:val="000000" w:themeColor="text1"/>
          <w:sz w:val="20"/>
          <w:szCs w:val="20"/>
        </w:rPr>
        <w:t xml:space="preserve">prominence of </w:t>
      </w:r>
      <w:r w:rsidRPr="00B20D37">
        <w:rPr>
          <w:rFonts w:ascii="Times New Roman" w:hAnsi="Times New Roman" w:cs="Times New Roman"/>
          <w:b w:val="0"/>
          <w:bCs w:val="0"/>
          <w:color w:val="000000" w:themeColor="text1"/>
          <w:sz w:val="20"/>
          <w:szCs w:val="20"/>
        </w:rPr>
        <w:t>us</w:t>
      </w:r>
      <w:r w:rsidR="002645DA">
        <w:rPr>
          <w:rFonts w:ascii="Times New Roman" w:hAnsi="Times New Roman" w:cs="Times New Roman"/>
          <w:b w:val="0"/>
          <w:bCs w:val="0"/>
          <w:color w:val="000000" w:themeColor="text1"/>
          <w:sz w:val="20"/>
          <w:szCs w:val="20"/>
        </w:rPr>
        <w:t>ing</w:t>
      </w:r>
      <w:r w:rsidRPr="00B20D37">
        <w:rPr>
          <w:rFonts w:ascii="Times New Roman" w:hAnsi="Times New Roman" w:cs="Times New Roman"/>
          <w:b w:val="0"/>
          <w:bCs w:val="0"/>
          <w:color w:val="000000" w:themeColor="text1"/>
          <w:sz w:val="20"/>
          <w:szCs w:val="20"/>
        </w:rPr>
        <w:t xml:space="preserve"> deep learning models casts interest among researchers in recent years. </w:t>
      </w:r>
    </w:p>
    <w:p w14:paraId="0F65343E" w14:textId="77777777" w:rsidR="00F77367" w:rsidRPr="00B20D37" w:rsidRDefault="00F77367" w:rsidP="00BE1883">
      <w:pPr>
        <w:pStyle w:val="H1NoSpace"/>
        <w:spacing w:line="240" w:lineRule="exact"/>
        <w:jc w:val="both"/>
        <w:rPr>
          <w:rFonts w:ascii="Times New Roman" w:hAnsi="Times New Roman" w:cs="Times New Roman"/>
          <w:b w:val="0"/>
          <w:bCs w:val="0"/>
          <w:color w:val="000000" w:themeColor="text1"/>
          <w:sz w:val="20"/>
          <w:szCs w:val="20"/>
        </w:rPr>
      </w:pPr>
    </w:p>
    <w:p w14:paraId="3891E200" w14:textId="48B36CCC" w:rsidR="0021628F" w:rsidRDefault="0021628F" w:rsidP="00BE1883">
      <w:pPr>
        <w:spacing w:line="240" w:lineRule="exact"/>
        <w:ind w:firstLine="360"/>
        <w:jc w:val="both"/>
        <w:rPr>
          <w:color w:val="000000" w:themeColor="text1"/>
        </w:rPr>
      </w:pPr>
      <w:r w:rsidRPr="0021628F">
        <w:rPr>
          <w:color w:val="000000" w:themeColor="text1"/>
        </w:rPr>
        <w:t>To monitor and diagnose chronic diseases, machine learning-related techniques have been used</w:t>
      </w:r>
      <w:r w:rsidR="00CC0BAB">
        <w:rPr>
          <w:color w:val="000000" w:themeColor="text1"/>
        </w:rPr>
        <w:t xml:space="preserve"> </w:t>
      </w:r>
      <w:r w:rsidR="00A375CF" w:rsidRPr="00F135CA">
        <w:rPr>
          <w:color w:val="000000" w:themeColor="text1"/>
          <w:highlight w:val="yellow"/>
        </w:rPr>
        <w:fldChar w:fldCharType="begin" w:fldLock="1"/>
      </w:r>
      <w:r w:rsidR="00451307">
        <w:rPr>
          <w:color w:val="000000" w:themeColor="text1"/>
          <w:highlight w:val="yellow"/>
        </w:rPr>
        <w:instrText>ADDIN CSL_CITATION {"citationItems":[{"id":"ITEM-1","itemData":{"ISSN":"2169-3536","author":[{"dropping-particle":"","family":"Qin","given":"Jiongming","non-dropping-particle":"","parse-names":false,"suffix":""},{"dropping-particle":"","family":"Chen","given":"Lin","non-dropping-particle":"","parse-names":false,"suffix":""},{"dropping-particle":"","family":"Liu","given":"Yuhua","non-dropping-particle":"","parse-names":false,"suffix":""},{"dropping-particle":"","family":"Liu","given":"Chuanjun","non-dropping-particle":"","parse-names":false,"suffix":""},{"dropping-particle":"","family":"Feng","given":"Changhao","non-dropping-particle":"","parse-names":false,"suffix":""},{"dropping-particle":"","family":"Chen","given":"Bin","non-dropping-particle":"","parse-names":false,"suffix":""}],"container-title":"IEEE Access","id":"ITEM-1","issued":{"date-parts":[["2019"]]},"page":"20991-21002","publisher":"IEEE","title":"A machine learning methodology for diagnosing chronic kidney disease","type":"article-journal","volume":"8"},"uris":["http://www.mendeley.com/documents/?uuid=a79e643c-afc0-4d08-8971-a4dbe02725c6","http://www.mendeley.com/documents/?uuid=82cd3460-02cf-429a-9f70-b3cebc50ef4c","http://www.mendeley.com/documents/?uuid=74b93248-c766-4907-8c8c-380b6449fbfd"]}],"mendeley":{"formattedCitation":"[15]","plainTextFormattedCitation":"[15]","previouslyFormattedCitation":"[15]"},"properties":{"noteIndex":0},"schema":"https://github.com/citation-style-language/schema/raw/master/csl-citation.json"}</w:instrText>
      </w:r>
      <w:r w:rsidR="00A375CF" w:rsidRPr="00F135CA">
        <w:rPr>
          <w:color w:val="000000" w:themeColor="text1"/>
          <w:highlight w:val="yellow"/>
        </w:rPr>
        <w:fldChar w:fldCharType="separate"/>
      </w:r>
      <w:r w:rsidR="009A5A13" w:rsidRPr="009A5A13">
        <w:rPr>
          <w:noProof/>
          <w:color w:val="000000" w:themeColor="text1"/>
          <w:highlight w:val="yellow"/>
        </w:rPr>
        <w:t>[15]</w:t>
      </w:r>
      <w:r w:rsidR="00A375CF" w:rsidRPr="00F135CA">
        <w:rPr>
          <w:color w:val="000000" w:themeColor="text1"/>
          <w:highlight w:val="yellow"/>
        </w:rPr>
        <w:fldChar w:fldCharType="end"/>
      </w:r>
      <w:r w:rsidRPr="0021628F">
        <w:rPr>
          <w:color w:val="000000" w:themeColor="text1"/>
        </w:rPr>
        <w:t>.</w:t>
      </w:r>
      <w:r>
        <w:rPr>
          <w:color w:val="000000" w:themeColor="text1"/>
        </w:rPr>
        <w:t xml:space="preserve"> For example, </w:t>
      </w:r>
      <w:r w:rsidR="00423865">
        <w:rPr>
          <w:color w:val="000000" w:themeColor="text1"/>
        </w:rPr>
        <w:t xml:space="preserve">the </w:t>
      </w:r>
      <w:r>
        <w:rPr>
          <w:color w:val="000000" w:themeColor="text1"/>
        </w:rPr>
        <w:t>a</w:t>
      </w:r>
      <w:r w:rsidR="00BE1883" w:rsidRPr="00577BFD">
        <w:rPr>
          <w:color w:val="000000" w:themeColor="text1"/>
        </w:rPr>
        <w:t xml:space="preserve">uthors </w:t>
      </w:r>
      <w:r w:rsidR="002645DA" w:rsidRPr="00577BFD">
        <w:rPr>
          <w:color w:val="000000" w:themeColor="text1"/>
        </w:rPr>
        <w:t>implemented seven machine learning algorithms including ANN and linear support vector machine (LSVM)</w:t>
      </w:r>
      <w:r w:rsidR="002645DA">
        <w:rPr>
          <w:color w:val="000000" w:themeColor="text1"/>
        </w:rPr>
        <w:t xml:space="preserve"> to predict CKD</w:t>
      </w:r>
      <w:r w:rsidR="002645DA" w:rsidRPr="00577BFD">
        <w:rPr>
          <w:color w:val="000000" w:themeColor="text1"/>
        </w:rPr>
        <w:t>.</w:t>
      </w:r>
      <w:r w:rsidR="002645DA">
        <w:rPr>
          <w:color w:val="000000" w:themeColor="text1"/>
        </w:rPr>
        <w:t xml:space="preserve"> They </w:t>
      </w:r>
      <w:r w:rsidR="00BE1883" w:rsidRPr="00577BFD">
        <w:rPr>
          <w:color w:val="000000" w:themeColor="text1"/>
        </w:rPr>
        <w:t>used</w:t>
      </w:r>
      <w:r w:rsidR="008F3AE6">
        <w:rPr>
          <w:color w:val="000000" w:themeColor="text1"/>
        </w:rPr>
        <w:t xml:space="preserve"> </w:t>
      </w:r>
      <w:r w:rsidR="00423865">
        <w:rPr>
          <w:color w:val="000000" w:themeColor="text1"/>
        </w:rPr>
        <w:t xml:space="preserve">the </w:t>
      </w:r>
      <w:r w:rsidR="00BE1883" w:rsidRPr="00577BFD">
        <w:rPr>
          <w:color w:val="000000" w:themeColor="text1"/>
        </w:rPr>
        <w:t xml:space="preserve">CKD data set from </w:t>
      </w:r>
      <w:r w:rsidR="00423865">
        <w:rPr>
          <w:color w:val="000000" w:themeColor="text1"/>
        </w:rPr>
        <w:t xml:space="preserve">the </w:t>
      </w:r>
      <w:r w:rsidR="00BE1883" w:rsidRPr="00577BFD">
        <w:rPr>
          <w:color w:val="000000" w:themeColor="text1"/>
        </w:rPr>
        <w:t>UCI repository</w:t>
      </w:r>
      <w:r w:rsidR="002645DA">
        <w:rPr>
          <w:color w:val="000000" w:themeColor="text1"/>
        </w:rPr>
        <w:t>.</w:t>
      </w:r>
      <w:r w:rsidR="008F3AE6">
        <w:rPr>
          <w:color w:val="000000" w:themeColor="text1"/>
        </w:rPr>
        <w:t xml:space="preserve"> </w:t>
      </w:r>
      <w:r w:rsidR="002645DA">
        <w:rPr>
          <w:color w:val="000000" w:themeColor="text1"/>
        </w:rPr>
        <w:t>T</w:t>
      </w:r>
      <w:r w:rsidR="00BE1883" w:rsidRPr="00577BFD">
        <w:rPr>
          <w:color w:val="000000" w:themeColor="text1"/>
        </w:rPr>
        <w:t>hree</w:t>
      </w:r>
      <w:r w:rsidR="008F3AE6">
        <w:rPr>
          <w:color w:val="000000" w:themeColor="text1"/>
        </w:rPr>
        <w:t xml:space="preserve"> </w:t>
      </w:r>
      <w:r w:rsidR="00BE1883" w:rsidRPr="00577BFD">
        <w:rPr>
          <w:color w:val="000000" w:themeColor="text1"/>
        </w:rPr>
        <w:t>feature selection methods (</w:t>
      </w:r>
      <w:proofErr w:type="spellStart"/>
      <w:r w:rsidR="00BE1883" w:rsidRPr="00577BFD">
        <w:rPr>
          <w:color w:val="000000" w:themeColor="text1"/>
        </w:rPr>
        <w:t>i</w:t>
      </w:r>
      <w:proofErr w:type="spellEnd"/>
      <w:r w:rsidR="00BE1883" w:rsidRPr="00577BFD">
        <w:rPr>
          <w:color w:val="000000" w:themeColor="text1"/>
        </w:rPr>
        <w:t xml:space="preserve">) filter (ii) wrapper, and (iii) embedded method </w:t>
      </w:r>
      <w:r>
        <w:rPr>
          <w:color w:val="000000" w:themeColor="text1"/>
        </w:rPr>
        <w:t xml:space="preserve">were used </w:t>
      </w:r>
      <w:r w:rsidR="00BE1883" w:rsidRPr="00577BFD">
        <w:rPr>
          <w:color w:val="000000" w:themeColor="text1"/>
        </w:rPr>
        <w:t>to extract important features. Further</w:t>
      </w:r>
      <w:r w:rsidR="00BE1883">
        <w:rPr>
          <w:color w:val="000000" w:themeColor="text1"/>
        </w:rPr>
        <w:t>,</w:t>
      </w:r>
      <w:r w:rsidR="00BE1883" w:rsidRPr="00577BFD">
        <w:rPr>
          <w:color w:val="000000" w:themeColor="text1"/>
        </w:rPr>
        <w:t xml:space="preserve"> </w:t>
      </w:r>
      <w:r w:rsidR="008F3AE6" w:rsidRPr="00577BFD">
        <w:rPr>
          <w:color w:val="000000" w:themeColor="text1"/>
        </w:rPr>
        <w:t>the</w:t>
      </w:r>
      <w:r w:rsidR="008F3AE6">
        <w:rPr>
          <w:color w:val="000000" w:themeColor="text1"/>
        </w:rPr>
        <w:t>y</w:t>
      </w:r>
      <w:r w:rsidR="008F3AE6" w:rsidRPr="00577BFD">
        <w:t xml:space="preserve"> obtained</w:t>
      </w:r>
      <w:r w:rsidR="00BE1883" w:rsidRPr="00577BFD">
        <w:t xml:space="preserve"> </w:t>
      </w:r>
      <w:r w:rsidR="00BE1883" w:rsidRPr="00577BFD">
        <w:rPr>
          <w:color w:val="000000" w:themeColor="text1"/>
        </w:rPr>
        <w:t>the highest accuracy of 98.46%</w:t>
      </w:r>
      <w:r w:rsidR="001662B6">
        <w:rPr>
          <w:color w:val="000000" w:themeColor="text1"/>
        </w:rPr>
        <w:t xml:space="preserve"> </w:t>
      </w:r>
      <w:r w:rsidR="00BE1883" w:rsidRPr="00577BFD">
        <w:rPr>
          <w:color w:val="000000" w:themeColor="text1"/>
        </w:rPr>
        <w:t>using LSVM</w:t>
      </w:r>
      <w:r w:rsidR="00A375CF" w:rsidRPr="00577BFD">
        <w:rPr>
          <w:color w:val="000000" w:themeColor="text1"/>
        </w:rPr>
        <w:fldChar w:fldCharType="begin" w:fldLock="1"/>
      </w:r>
      <w:r w:rsidR="00451307">
        <w:rPr>
          <w:color w:val="000000" w:themeColor="text1"/>
        </w:rPr>
        <w:instrText>ADDIN CSL_CITATION {"citationItems":[{"id":"ITEM-1","itemData":{"ISSN":"2169-3536","author":[{"dropping-particle":"","family":"Chittora","given":"Pankaj","non-dropping-particle":"","parse-names":false,"suffix":""},{"dropping-particle":"","family":"Chaurasia","given":"Sandeep","non-dropping-particle":"","parse-names":false,"suffix":""},{"dropping-particle":"","family":"Chakrabarti","given":"Prasun","non-dropping-particle":"","parse-names":false,"suffix":""},{"dropping-particle":"","family":"Kumawat","given":"Gaurav","non-dropping-particle":"","parse-names":false,"suffix":""},{"dropping-particle":"","family":"Chakrabarti","given":"Tulika","non-dropping-particle":"","parse-names":false,"suffix":""},{"dropping-particle":"","family":"Leonowicz","given":"Zbigniew","non-dropping-particle":"","parse-names":false,"suffix":""},{"dropping-particle":"","family":"Jasiński","given":"Michał","non-dropping-particle":"","parse-names":false,"suffix":""},{"dropping-particle":"","family":"Jasiński","given":"Łukasz","non-dropping-particle":"","parse-names":false,"suffix":""},{"dropping-particle":"","family":"Gono","given":"Radomir","non-dropping-particle":"","parse-names":false,"suffix":""},{"dropping-particle":"","family":"Jasińska","given":"Elżbieta","non-dropping-particle":"","parse-names":false,"suffix":""}],"container-title":"IEEE Access","id":"ITEM-1","issued":{"date-parts":[["2021"]]},"page":"17312-17334","publisher":"IEEE","title":"Prediction of chronic kidney disease-a machine learning perspective","type":"article-journal","volume":"9"},"uris":["http://www.mendeley.com/documents/?uuid=8c028d1c-73f5-4934-8aa0-f2c66714a457","http://www.mendeley.com/documents/?uuid=9233d447-b0b4-48f4-9db7-a3d0e9402fb0"]}],"mendeley":{"formattedCitation":"[16]","plainTextFormattedCitation":"[16]","previouslyFormattedCitation":"[16]"},"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[16]</w:t>
      </w:r>
      <w:r w:rsidR="00A375CF" w:rsidRPr="00577BFD">
        <w:rPr>
          <w:color w:val="000000" w:themeColor="text1"/>
        </w:rPr>
        <w:fldChar w:fldCharType="end"/>
      </w:r>
      <w:r w:rsidR="00BE1883" w:rsidRPr="00577BFD">
        <w:rPr>
          <w:color w:val="000000" w:themeColor="text1"/>
        </w:rPr>
        <w:t>.</w:t>
      </w:r>
      <w:r w:rsidR="00423865">
        <w:rPr>
          <w:color w:val="000000" w:themeColor="text1"/>
        </w:rPr>
        <w:t xml:space="preserve"> </w:t>
      </w:r>
      <w:r w:rsidR="005F3271" w:rsidRPr="005F3271">
        <w:rPr>
          <w:color w:val="000000" w:themeColor="text1"/>
        </w:rPr>
        <w:t xml:space="preserve">Chen et al. [15] applied three models to the UCI dataset. They used KNN, SVM, and SIMCA (soft independent modeling of class analogy) to calculate the patient's risk. The SVM and KNN models achieved the highest accuracy of 99.7 </w:t>
      </w:r>
      <w:r w:rsidR="005F3271">
        <w:rPr>
          <w:color w:val="000000" w:themeColor="text1"/>
        </w:rPr>
        <w:t xml:space="preserve">% </w:t>
      </w:r>
      <w:r w:rsidR="00A375CF">
        <w:rPr>
          <w:color w:val="000000" w:themeColor="text1"/>
        </w:rPr>
        <w:fldChar w:fldCharType="begin" w:fldLock="1"/>
      </w:r>
      <w:r w:rsidR="003A1FBD">
        <w:rPr>
          <w:color w:val="000000" w:themeColor="text1"/>
        </w:rPr>
        <w:instrText>ADDIN CSL_CITATION {"citationItems":[{"id":"ITEM-1","itemData":{"ISSN":"1573-2584","author":[{"dropping-particle":"","family":"Chen","given":"Zewei","non-dropping-particle":"","parse-names":false,"suffix":""},{"dropping-particle":"","family":"Zhang","given":"Xin","non-dropping-particle":"","parse-names":false,"suffix":""},{"dropping-particle":"","family":"Zhang","given":"Zhuoyong","non-dropping-particle":"","parse-names":false,"suffix":""}],"container-title":"International urology and nephrology","id":"ITEM-1","issue":"12","issued":{"date-parts":[["2016"]]},"page":"2069-2075","publisher":"Springer","title":"Clinical risk assessment of patients with chronic kidney disease by using clinical data and multivariate models","type":"article-journal","volume":"48"},"uris":["http://www.mendeley.com/documents/?uuid=e9e488a9-92e6-417e-899d-78527978c8e3","http://www.mendeley.com/documents/?uuid=d0b3c9d9-56bb-43c6-afc7-ff92ccbc3207"]}],"mendeley":{"formattedCitation":"[17]","plainTextFormattedCitation":"[17]","previouslyFormattedCitation":"[17]"},"properties":{"noteIndex":0},"schema":"https://github.com/citation-style-language/schema/raw/master/csl-citation.json"}</w:instrText>
      </w:r>
      <w:r w:rsidR="00A375CF">
        <w:rPr>
          <w:color w:val="000000" w:themeColor="text1"/>
        </w:rPr>
        <w:fldChar w:fldCharType="separate"/>
      </w:r>
      <w:r w:rsidR="009A5A13" w:rsidRPr="009A5A13">
        <w:rPr>
          <w:noProof/>
          <w:color w:val="000000" w:themeColor="text1"/>
        </w:rPr>
        <w:t>[17]</w:t>
      </w:r>
      <w:r w:rsidR="00A375CF">
        <w:rPr>
          <w:color w:val="000000" w:themeColor="text1"/>
        </w:rPr>
        <w:fldChar w:fldCharType="end"/>
      </w:r>
      <w:r w:rsidR="005F3271">
        <w:rPr>
          <w:color w:val="000000" w:themeColor="text1"/>
        </w:rPr>
        <w:t>.</w:t>
      </w:r>
      <w:r w:rsidR="000F73F5">
        <w:rPr>
          <w:color w:val="000000" w:themeColor="text1"/>
        </w:rPr>
        <w:t xml:space="preserve"> </w:t>
      </w:r>
      <w:r w:rsidR="005F3271">
        <w:rPr>
          <w:color w:val="000000" w:themeColor="text1"/>
        </w:rPr>
        <w:t>In addition,</w:t>
      </w:r>
      <w:r w:rsidR="005F3271" w:rsidRPr="00577BFD">
        <w:rPr>
          <w:color w:val="000000" w:themeColor="text1"/>
        </w:rPr>
        <w:t xml:space="preserve"> six classification algorithms; Naive Bayes, MLP</w:t>
      </w:r>
      <w:r w:rsidR="007E25D9">
        <w:rPr>
          <w:color w:val="000000" w:themeColor="text1"/>
        </w:rPr>
        <w:t xml:space="preserve"> </w:t>
      </w:r>
      <w:r w:rsidR="005F3271" w:rsidRPr="00577BFD">
        <w:rPr>
          <w:color w:val="000000" w:themeColor="text1"/>
        </w:rPr>
        <w:t>(Multilayer Perceptron), SVM, J48,</w:t>
      </w:r>
      <w:r w:rsidR="007E25D9">
        <w:rPr>
          <w:color w:val="000000" w:themeColor="text1"/>
        </w:rPr>
        <w:t xml:space="preserve"> </w:t>
      </w:r>
      <w:r w:rsidR="005F3271" w:rsidRPr="00577BFD">
        <w:rPr>
          <w:color w:val="000000" w:themeColor="text1"/>
        </w:rPr>
        <w:t>and Decision Tree were used to assess the accuracy and effectiveness of classification of CKD</w:t>
      </w:r>
      <w:r w:rsidR="005F3271">
        <w:rPr>
          <w:color w:val="000000" w:themeColor="text1"/>
        </w:rPr>
        <w:t xml:space="preserve">. </w:t>
      </w:r>
      <w:r w:rsidR="005F3271" w:rsidRPr="00577BFD">
        <w:rPr>
          <w:color w:val="000000" w:themeColor="text1"/>
        </w:rPr>
        <w:t>The results showed that MLP provided 99.75% accuracy</w:t>
      </w:r>
      <w:r w:rsidR="003F751D">
        <w:rPr>
          <w:color w:val="000000" w:themeColor="text1"/>
        </w:rPr>
        <w:t xml:space="preserve"> </w:t>
      </w:r>
      <w:r w:rsidR="00A375CF" w:rsidRPr="00577BFD">
        <w:rPr>
          <w:color w:val="000000" w:themeColor="text1"/>
        </w:rPr>
        <w:fldChar w:fldCharType="begin" w:fldLock="1"/>
      </w:r>
      <w:r w:rsidR="00451307">
        <w:rPr>
          <w:color w:val="000000" w:themeColor="text1"/>
        </w:rPr>
        <w:instrText>ADDIN CSL_CITATION {"citationItems":[{"id":"ITEM-1","itemData":{"author":[{"dropping-particle":"","family":"Kriplani","given":"Himanshu","non-dropping-particle":"","parse-names":false,"suffix":""},{"dropping-particle":"","family":"Patel","given":"Bhumi","non-dropping-particle":"","parse-names":false,"suffix":""},{"dropping-particle":"","family":"Roy","given":"Sudipta","non-dropping-particle":"","parse-names":false,"suffix":""}],"container-title":"Computer aided intervention and diagnostics in clinical and medical images","id":"ITEM-1","issued":{"date-parts":[["2019"]]},"page":"179-187","publisher":"Springer","title":"Prediction of chronic kidney diseases using deep artificial neural network technique","type":"chapter"},"uris":["http://www.mendeley.com/documents/?uuid=9ca685e1-2d72-404c-9542-1ceaf078a73e","http://www.mendeley.com/documents/?uuid=42c6229b-0c4f-418a-93fd-d604d99b1ead","http://www.mendeley.com/documents/?uuid=f59dbdc4-1620-470d-a5eb-8a8a67d2561a"]}],"mendeley":{"formattedCitation":"[18]","plainTextFormattedCitation":"[18]","previouslyFormattedCitation":"[18]"},"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[18]</w:t>
      </w:r>
      <w:r w:rsidR="00A375CF" w:rsidRPr="00577BFD">
        <w:rPr>
          <w:color w:val="000000" w:themeColor="text1"/>
        </w:rPr>
        <w:fldChar w:fldCharType="end"/>
      </w:r>
      <w:r w:rsidR="005F3271" w:rsidRPr="00577BFD">
        <w:rPr>
          <w:color w:val="000000" w:themeColor="text1"/>
        </w:rPr>
        <w:t>.</w:t>
      </w:r>
    </w:p>
    <w:p w14:paraId="4F97EBAC" w14:textId="77777777" w:rsidR="00F77367" w:rsidRDefault="00F77367" w:rsidP="00BE1883">
      <w:pPr>
        <w:spacing w:line="240" w:lineRule="exact"/>
        <w:ind w:firstLine="360"/>
        <w:jc w:val="both"/>
        <w:rPr>
          <w:color w:val="000000" w:themeColor="text1"/>
        </w:rPr>
      </w:pPr>
    </w:p>
    <w:p w14:paraId="687282BA" w14:textId="2E73329E" w:rsidR="00A53F0F" w:rsidRDefault="00D83973" w:rsidP="00BE1883">
      <w:pPr>
        <w:spacing w:line="240" w:lineRule="exact"/>
        <w:ind w:firstLine="360"/>
        <w:jc w:val="both"/>
        <w:rPr>
          <w:color w:val="000000" w:themeColor="text1"/>
        </w:rPr>
      </w:pPr>
      <w:r w:rsidRPr="00D83973">
        <w:rPr>
          <w:color w:val="000000" w:themeColor="text1"/>
        </w:rPr>
        <w:t xml:space="preserve">Notable DL algorithms/classifiers along with hybrid versions were observed in the extant literature. The primary focuses are on </w:t>
      </w:r>
      <w:r w:rsidR="00423865">
        <w:rPr>
          <w:color w:val="000000" w:themeColor="text1"/>
        </w:rPr>
        <w:t xml:space="preserve">the </w:t>
      </w:r>
      <w:r w:rsidRPr="00D83973">
        <w:rPr>
          <w:color w:val="000000" w:themeColor="text1"/>
        </w:rPr>
        <w:t>fitness of utilizing DL methods and discussing these method’s performance in diagnosing CKD. For instance, researchers used a sensor data set, extracted the features, and classified CKD by applying a Convolutional Neural Network-Support Vector Machine (CNNSVM).</w:t>
      </w:r>
      <w:r w:rsidR="00E66E20">
        <w:rPr>
          <w:color w:val="000000" w:themeColor="text1"/>
        </w:rPr>
        <w:t xml:space="preserve"> </w:t>
      </w:r>
      <w:r w:rsidR="00BE1883" w:rsidRPr="00577BFD">
        <w:rPr>
          <w:color w:val="000000" w:themeColor="text1"/>
        </w:rPr>
        <w:t>The concentration of urea in the saliva sample was measured to detect CKD</w:t>
      </w:r>
      <w:r w:rsidR="00C6222C">
        <w:rPr>
          <w:color w:val="000000" w:themeColor="text1"/>
        </w:rPr>
        <w:t>.</w:t>
      </w:r>
      <w:r w:rsidR="008F3AE6">
        <w:rPr>
          <w:color w:val="000000" w:themeColor="text1"/>
        </w:rPr>
        <w:t xml:space="preserve"> </w:t>
      </w:r>
      <w:r w:rsidR="00BE1883" w:rsidRPr="00577BFD">
        <w:rPr>
          <w:color w:val="000000" w:themeColor="text1"/>
        </w:rPr>
        <w:t>The study showed 96.59% prediction accuracy for the proposed algorithm</w:t>
      </w:r>
      <w:r w:rsidR="00A375CF" w:rsidRPr="00577BFD">
        <w:rPr>
          <w:color w:val="000000" w:themeColor="text1"/>
        </w:rPr>
        <w:fldChar w:fldCharType="begin" w:fldLock="1"/>
      </w:r>
      <w:r w:rsidR="00451307">
        <w:rPr>
          <w:color w:val="000000" w:themeColor="text1"/>
        </w:rPr>
        <w:instrText>ADDIN CSL_CITATION {"citationItems":[{"id":"ITEM-1","itemData":{"ISBN":"1728112613","author":[{"dropping-particle":"","family":"Bhaskar","given":"Navaneeth","non-dropping-particle":"","parse-names":false,"suffix":""},{"dropping-particle":"","family":"Suchetha","given":"M","non-dropping-particle":"","parse-names":false,"suffix":""}],"container-title":"2019 International Conference on Communication and Electronics Systems (ICCES)","id":"ITEM-1","issued":{"date-parts":[["2019"]]},"page":"1660-1664","publisher":"IEEE","title":"An approach for analysis and prediction of CKD using deep learning architecture","type":"paper-conference"},"uris":["http://www.mendeley.com/documents/?uuid=cedbb41a-9460-4448-8301-0ac565dec6bc","http://www.mendeley.com/documents/?uuid=9e351cc9-c0e0-4bc8-bc71-08d384df208b","http://www.mendeley.com/documents/?uuid=8d40dc43-c5cb-4cf4-93f9-a50c1eec9e4a"]}],"mendeley":{"formattedCitation":"[19]","plainTextFormattedCitation":"[19]","previouslyFormattedCitation":"[19]"},"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[19]</w:t>
      </w:r>
      <w:r w:rsidR="00A375CF" w:rsidRPr="00577BFD">
        <w:rPr>
          <w:color w:val="000000" w:themeColor="text1"/>
        </w:rPr>
        <w:fldChar w:fldCharType="end"/>
      </w:r>
      <w:r w:rsidR="00C6222C" w:rsidRPr="00577BFD">
        <w:rPr>
          <w:color w:val="000000" w:themeColor="text1"/>
        </w:rPr>
        <w:t>.</w:t>
      </w:r>
      <w:r w:rsidR="00423865">
        <w:rPr>
          <w:color w:val="000000" w:themeColor="text1"/>
        </w:rPr>
        <w:t xml:space="preserve"> </w:t>
      </w:r>
      <w:r w:rsidR="00BE1883" w:rsidRPr="00577BFD">
        <w:rPr>
          <w:color w:val="000000" w:themeColor="text1"/>
        </w:rPr>
        <w:t xml:space="preserve">Another study utilized </w:t>
      </w:r>
      <w:r w:rsidR="00BE1883">
        <w:rPr>
          <w:color w:val="000000" w:themeColor="text1"/>
        </w:rPr>
        <w:t xml:space="preserve">a </w:t>
      </w:r>
      <w:r w:rsidR="00BE1883" w:rsidRPr="00577BFD">
        <w:rPr>
          <w:color w:val="000000" w:themeColor="text1"/>
        </w:rPr>
        <w:t>deep convolutional neural network (DNN) to distinguish serum potassium levels from 449,380 patients observed at Mayo Clinic’s Rochester, Minnesota</w:t>
      </w:r>
      <w:r w:rsidR="00423865">
        <w:rPr>
          <w:color w:val="000000" w:themeColor="text1"/>
        </w:rPr>
        <w:t>,</w:t>
      </w:r>
      <w:r w:rsidR="00BE1883" w:rsidRPr="00577BFD">
        <w:rPr>
          <w:color w:val="000000" w:themeColor="text1"/>
        </w:rPr>
        <w:t xml:space="preserve"> and was consequently confirmed using retrospective data from the Mayo Clinic in Minnesota, Florida, and Arizona. The study used ECG to detect hyperkalemia in CKD patients where the deep-learning model detected hyperkalemia with high sensitivity</w:t>
      </w:r>
      <w:r w:rsidR="00E270D1">
        <w:rPr>
          <w:color w:val="000000" w:themeColor="text1"/>
        </w:rPr>
        <w:t xml:space="preserve"> </w:t>
      </w:r>
      <w:r w:rsidR="00BE1883" w:rsidRPr="00577BFD">
        <w:rPr>
          <w:color w:val="000000" w:themeColor="text1"/>
        </w:rPr>
        <w:t>(90%) with an area under the curve (AUC) between 0.853 and 0.90</w:t>
      </w:r>
      <w:r w:rsidR="008F3AE6">
        <w:rPr>
          <w:color w:val="000000" w:themeColor="text1"/>
        </w:rPr>
        <w:t xml:space="preserve"> </w:t>
      </w:r>
      <w:r w:rsidR="00A375CF" w:rsidRPr="00577BFD">
        <w:rPr>
          <w:color w:val="000000" w:themeColor="text1"/>
        </w:rPr>
        <w:fldChar w:fldCharType="begin" w:fldLock="1"/>
      </w:r>
      <w:r w:rsidR="00451307">
        <w:rPr>
          <w:color w:val="000000" w:themeColor="text1"/>
        </w:rPr>
        <w:instrText>ADDIN CSL_CITATION {"citationItems":[{"id":"ITEM-1","itemData":{"ISSN":"2380-6583","author":[{"dropping-particle":"","family":"Galloway","given":"Conner D","non-dropping-particle":"","parse-names":false,"suffix":""},{"dropping-particle":"V","family":"Valys","given":"Alexander","non-dropping-particle":"","parse-names":false,"suffix":""},{"dropping-particle":"","family":"Shreibati","given":"Jacqueline B","non-dropping-particle":"","parse-names":false,"suffix":""},{"dropping-particle":"","family":"Treiman","given":"Daniel L","non-dropping-particle":"","parse-names":false,"suffix":""},{"dropping-particle":"","family":"Petterson","given":"Frank L","non-dropping-particle":"","parse-names":false,"suffix":""},{"dropping-particle":"","family":"Gundotra","given":"Vivek P","non-dropping-particle":"","parse-names":false,"suffix":""},{"dropping-particle":"","family":"Albert","given":"David E","non-dropping-particle":"","parse-names":false,"suffix":""},{"dropping-particle":"","family":"Attia","given":"Zachi I","non-dropping-particle":"","parse-names":false,"suffix":""},{"dropping-particle":"","family":"Carter","given":"Rickey E","non-dropping-particle":"","parse-names":false,"suffix":""},{"dropping-particle":"","family":"Asirvatham","given":"Samuel J","non-dropping-particle":"","parse-names":false,"suffix":""}],"container-title":"JAMA cardiology","id":"ITEM-1","issue":"5","issued":{"date-parts":[["2019"]]},"page":"428-436","publisher":"American Medical Association","title":"Development and validation of a deep-learning model to screen for hyperkalemia from the electrocardiogram","type":"article-journal","volume":"4"},"uris":["http://www.mendeley.com/documents/?uuid=6114f984-82e2-47ce-90a6-4bde8238c1f7","http://www.mendeley.com/documents/?uuid=b848190d-0b23-4c06-bfde-1b1cee044977","http://www.mendeley.com/documents/?uuid=34fc220d-f2c6-47bd-ba29-0515600424bd"]}],"mendeley":{"formattedCitation":"[20]","plainTextFormattedCitation":"[20]","previouslyFormattedCitation":"[20]"},"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[20]</w:t>
      </w:r>
      <w:r w:rsidR="00A375CF" w:rsidRPr="00577BFD">
        <w:rPr>
          <w:color w:val="000000" w:themeColor="text1"/>
        </w:rPr>
        <w:fldChar w:fldCharType="end"/>
      </w:r>
      <w:r w:rsidR="00BE1883" w:rsidRPr="00577BFD">
        <w:rPr>
          <w:color w:val="000000" w:themeColor="text1"/>
        </w:rPr>
        <w:t>.</w:t>
      </w:r>
      <w:r w:rsidR="008F3AE6">
        <w:rPr>
          <w:color w:val="000000" w:themeColor="text1"/>
        </w:rPr>
        <w:t xml:space="preserve"> </w:t>
      </w:r>
      <w:r w:rsidR="00BE1883" w:rsidRPr="00D84FCD">
        <w:rPr>
          <w:color w:val="000000" w:themeColor="text1"/>
          <w:highlight w:val="yellow"/>
        </w:rPr>
        <w:t xml:space="preserve">In another study, </w:t>
      </w:r>
      <w:r w:rsidR="00230382">
        <w:rPr>
          <w:color w:val="000000" w:themeColor="text1"/>
        </w:rPr>
        <w:t>H</w:t>
      </w:r>
      <w:r w:rsidR="00BE1883" w:rsidRPr="00577BFD">
        <w:rPr>
          <w:color w:val="000000" w:themeColor="text1"/>
        </w:rPr>
        <w:t>eterogeneous Modified Artificial Neural Network (HMANN)</w:t>
      </w:r>
      <w:r w:rsidR="00230382">
        <w:rPr>
          <w:color w:val="000000" w:themeColor="text1"/>
        </w:rPr>
        <w:t xml:space="preserve"> was applied to </w:t>
      </w:r>
      <w:r w:rsidR="001662B6">
        <w:rPr>
          <w:color w:val="000000" w:themeColor="text1"/>
        </w:rPr>
        <w:t xml:space="preserve">describe </w:t>
      </w:r>
      <w:r w:rsidR="001662B6" w:rsidRPr="00577BFD">
        <w:rPr>
          <w:color w:val="000000" w:themeColor="text1"/>
        </w:rPr>
        <w:t>the</w:t>
      </w:r>
      <w:r w:rsidR="00230382" w:rsidRPr="00577BFD">
        <w:rPr>
          <w:color w:val="000000" w:themeColor="text1"/>
        </w:rPr>
        <w:t xml:space="preserve"> different architectures, colors, and locations of kidney stones</w:t>
      </w:r>
      <w:r w:rsidR="00230382">
        <w:rPr>
          <w:color w:val="000000" w:themeColor="text1"/>
        </w:rPr>
        <w:t>.</w:t>
      </w:r>
      <w:r w:rsidR="008F3AE6">
        <w:rPr>
          <w:color w:val="000000" w:themeColor="text1"/>
        </w:rPr>
        <w:t xml:space="preserve"> </w:t>
      </w:r>
      <w:r w:rsidR="00BE1883" w:rsidRPr="00577BFD">
        <w:rPr>
          <w:color w:val="000000" w:themeColor="text1"/>
        </w:rPr>
        <w:t>They achieved high accuracy (97.50</w:t>
      </w:r>
      <w:r w:rsidR="001662B6" w:rsidRPr="00577BFD">
        <w:rPr>
          <w:color w:val="000000" w:themeColor="text1"/>
        </w:rPr>
        <w:t>%) and</w:t>
      </w:r>
      <w:r w:rsidR="00BE1883" w:rsidRPr="00577BFD">
        <w:rPr>
          <w:color w:val="000000" w:themeColor="text1"/>
        </w:rPr>
        <w:t xml:space="preserve"> </w:t>
      </w:r>
      <w:r w:rsidR="00423865">
        <w:rPr>
          <w:color w:val="000000" w:themeColor="text1"/>
        </w:rPr>
        <w:t xml:space="preserve">a </w:t>
      </w:r>
      <w:r w:rsidR="00BE1883" w:rsidRPr="00577BFD">
        <w:rPr>
          <w:color w:val="000000" w:themeColor="text1"/>
        </w:rPr>
        <w:t xml:space="preserve">substantial </w:t>
      </w:r>
      <w:r w:rsidR="00230382" w:rsidRPr="00577BFD">
        <w:rPr>
          <w:color w:val="000000" w:themeColor="text1"/>
        </w:rPr>
        <w:t>reduct</w:t>
      </w:r>
      <w:r w:rsidR="00230382">
        <w:rPr>
          <w:color w:val="000000" w:themeColor="text1"/>
        </w:rPr>
        <w:t xml:space="preserve">ion of </w:t>
      </w:r>
      <w:r w:rsidR="00423865">
        <w:rPr>
          <w:color w:val="000000" w:themeColor="text1"/>
        </w:rPr>
        <w:t xml:space="preserve">the </w:t>
      </w:r>
      <w:r w:rsidR="00BE1883" w:rsidRPr="00577BFD">
        <w:rPr>
          <w:color w:val="000000" w:themeColor="text1"/>
        </w:rPr>
        <w:t>required time</w:t>
      </w:r>
      <w:r w:rsidR="00230382">
        <w:rPr>
          <w:color w:val="000000" w:themeColor="text1"/>
        </w:rPr>
        <w:t xml:space="preserve">. </w:t>
      </w:r>
      <w:r w:rsidR="00BE1883" w:rsidRPr="00577BFD">
        <w:rPr>
          <w:color w:val="000000" w:themeColor="text1"/>
        </w:rPr>
        <w:t>They used kidney ultrasound</w:t>
      </w:r>
      <w:r w:rsidR="008F3AE6">
        <w:rPr>
          <w:color w:val="000000" w:themeColor="text1"/>
        </w:rPr>
        <w:t xml:space="preserve"> </w:t>
      </w:r>
      <w:r w:rsidR="00BE1883" w:rsidRPr="00577BFD">
        <w:rPr>
          <w:color w:val="000000" w:themeColor="text1"/>
        </w:rPr>
        <w:t xml:space="preserve">images to detect and segment kidney stones </w:t>
      </w:r>
      <w:r w:rsidR="00A375CF" w:rsidRPr="00577BFD">
        <w:rPr>
          <w:color w:val="000000" w:themeColor="text1"/>
        </w:rPr>
        <w:fldChar w:fldCharType="begin" w:fldLock="1"/>
      </w:r>
      <w:r w:rsidR="005559B6">
        <w:rPr>
          <w:color w:val="000000" w:themeColor="text1"/>
        </w:rPr>
        <w:instrText>ADDIN CSL_CITATION {"citationItems":[{"id":"ITEM-1","itemData":{"ISSN":"0167-739X","author":[{"dropping-particle":"","family":"Ma","given":"Fuzhe","non-dropping-particle":"","parse-names":false,"suffix":""},{"dropping-particle":"","family":"Sun","given":"Tao","non-dropping-particle":"","parse-names":false,"suffix":""},{"dropping-particle":"","family":"Liu","given":"Lingyun","non-dropping-particle":"","parse-names":false,"suffix":""},{"dropping-particle":"","family":"Jing","given":"Hongyu","non-dropping-particle":"","parse-names":false,"suffix":""}],"container-title":"Future Generation Computer Systems","id":"ITEM-1","issued":{"date-parts":[["2020"]]},"page":"17-26","publisher":"Elsevier","title":"Detection and diagnosis of chronic kidney disease using deep learning-based heterogeneous modified artificial neural network","type":"article-journal","volume":"111"},"uris":["http://www.mendeley.com/documents/?uuid=52212ce0-dbb3-4a88-a789-1e122069bc11","http://www.mendeley.com/documents/?uuid=1ff523a6-a870-496e-895d-b5142778ce2c","http://www.mendeley.com/documents/?uuid=684255ce-0705-4e0e-9708-98f5e33e1295"]}],"mendeley":{"formattedCitation":"[6]","plainTextFormattedCitation":"[6]","previouslyFormattedCitation":"[6]"},"properties":{"noteIndex":0},"schema":"https://github.com/citation-style-language/schema/raw/master/csl-citation.json"}</w:instrText>
      </w:r>
      <w:r w:rsidR="00A375CF" w:rsidRPr="00577BFD">
        <w:rPr>
          <w:color w:val="000000" w:themeColor="text1"/>
        </w:rPr>
        <w:fldChar w:fldCharType="separate"/>
      </w:r>
      <w:r w:rsidR="00125B6F" w:rsidRPr="00125B6F">
        <w:rPr>
          <w:noProof/>
          <w:color w:val="000000" w:themeColor="text1"/>
        </w:rPr>
        <w:t>[6]</w:t>
      </w:r>
      <w:r w:rsidR="00A375CF" w:rsidRPr="00577BFD">
        <w:rPr>
          <w:color w:val="000000" w:themeColor="text1"/>
        </w:rPr>
        <w:fldChar w:fldCharType="end"/>
      </w:r>
      <w:r w:rsidR="00230382" w:rsidRPr="00577BFD">
        <w:rPr>
          <w:color w:val="000000" w:themeColor="text1"/>
        </w:rPr>
        <w:t>.</w:t>
      </w:r>
      <w:r w:rsidR="00A53F0F">
        <w:rPr>
          <w:color w:val="000000" w:themeColor="text1"/>
        </w:rPr>
        <w:t xml:space="preserve"> </w:t>
      </w:r>
      <w:r w:rsidR="00BE1883" w:rsidRPr="00577BFD">
        <w:rPr>
          <w:color w:val="000000" w:themeColor="text1"/>
        </w:rPr>
        <w:t xml:space="preserve">A Deep Neural Network (DNN) classifier was used to predict CKD and its severity level.  The model classified CKD with 98.25% accuracy which </w:t>
      </w:r>
      <w:r w:rsidR="00BE1883" w:rsidRPr="00577BFD">
        <w:rPr>
          <w:color w:val="000000" w:themeColor="text1"/>
        </w:rPr>
        <w:lastRenderedPageBreak/>
        <w:t xml:space="preserve">later was increased to 99.25% by the PSO(Particle Swarm Optimization)feature selection method </w:t>
      </w:r>
      <w:r w:rsidR="00A375CF" w:rsidRPr="00577BFD">
        <w:rPr>
          <w:color w:val="000000" w:themeColor="text1"/>
        </w:rPr>
        <w:fldChar w:fldCharType="begin" w:fldLock="1"/>
      </w:r>
      <w:r w:rsidR="00451307">
        <w:rPr>
          <w:color w:val="000000" w:themeColor="text1"/>
        </w:rPr>
        <w:instrText>ADDIN CSL_CITATION {"citationItems":[{"id":"ITEM-1","itemData":{"ISSN":"1568-4946","author":[{"dropping-particle":"","family":"Lakshmanaprabu","given":"S K","non-dropping-particle":"","parse-names":false,"suffix":""},{"dropping-particle":"","family":"Mohanty","given":"Sachi Nandan","non-dropping-particle":"","parse-names":false,"suffix":""},{"dropping-particle":"","family":"Krishnamoorthy","given":"Sujatha","non-dropping-particle":"","parse-names":false,"suffix":""},{"dropping-particle":"","family":"Uthayakumar","given":"J","non-dropping-particle":"","parse-names":false,"suffix":""},{"dropping-particle":"","family":"Shankar","given":"K","non-dropping-particle":"","parse-names":false,"suffix":""}],"container-title":"Applied Soft Computing","id":"ITEM-1","issued":{"date-parts":[["2019"]]},"page":"105487","publisher":"Elsevier","title":"Online clinical decision support system using optimal deep neural networks","type":"article-journal","volume":"81"},"uris":["http://www.mendeley.com/documents/?uuid=a15ac247-dd64-4916-a138-2ab2cc970f4a","http://www.mendeley.com/documents/?uuid=e7c2ddf3-60ee-43bd-b281-b12f54772534","http://www.mendeley.com/documents/?uuid=c80385db-9599-485f-b60b-6cd0b7800def"]}],"mendeley":{"formattedCitation":"[21]","plainTextFormattedCitation":"[21]","previouslyFormattedCitation":"[21]"},"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[21]</w:t>
      </w:r>
      <w:r w:rsidR="00A375CF" w:rsidRPr="00577BFD">
        <w:rPr>
          <w:color w:val="000000" w:themeColor="text1"/>
        </w:rPr>
        <w:fldChar w:fldCharType="end"/>
      </w:r>
      <w:r w:rsidR="00BE1883" w:rsidRPr="00577BFD">
        <w:rPr>
          <w:color w:val="000000" w:themeColor="text1"/>
        </w:rPr>
        <w:t xml:space="preserve">. </w:t>
      </w:r>
    </w:p>
    <w:p w14:paraId="14335047" w14:textId="77777777" w:rsidR="00A53F0F" w:rsidRDefault="00A53F0F" w:rsidP="00BE1883">
      <w:pPr>
        <w:spacing w:line="240" w:lineRule="exact"/>
        <w:ind w:firstLine="360"/>
        <w:jc w:val="both"/>
        <w:rPr>
          <w:color w:val="000000" w:themeColor="text1"/>
        </w:rPr>
      </w:pPr>
    </w:p>
    <w:p w14:paraId="1AF9A6B2" w14:textId="219789B5" w:rsidR="00A53F0F" w:rsidRDefault="00A53F0F" w:rsidP="00A53F0F">
      <w:pPr>
        <w:spacing w:line="240" w:lineRule="exact"/>
        <w:ind w:firstLine="360"/>
        <w:jc w:val="both"/>
        <w:rPr>
          <w:color w:val="000000" w:themeColor="text1"/>
        </w:rPr>
      </w:pPr>
      <w:r>
        <w:rPr>
          <w:color w:val="000000" w:themeColor="text1"/>
        </w:rPr>
        <w:t xml:space="preserve">Limited study has been observed on the study utilizing </w:t>
      </w:r>
      <w:r w:rsidR="00423865">
        <w:rPr>
          <w:color w:val="000000" w:themeColor="text1"/>
        </w:rPr>
        <w:t xml:space="preserve">the </w:t>
      </w:r>
      <w:r>
        <w:rPr>
          <w:color w:val="000000" w:themeColor="text1"/>
        </w:rPr>
        <w:t xml:space="preserve">IoMT platform. Notably, a </w:t>
      </w:r>
      <w:r w:rsidR="009C38AA">
        <w:rPr>
          <w:color w:val="000000" w:themeColor="text1"/>
        </w:rPr>
        <w:t xml:space="preserve">study emphasized </w:t>
      </w:r>
      <w:r w:rsidR="009C38AA" w:rsidRPr="00577BFD">
        <w:rPr>
          <w:color w:val="000000" w:themeColor="text1"/>
        </w:rPr>
        <w:t>an adaptive hybridized deep convolutional neural network (</w:t>
      </w:r>
      <w:r w:rsidR="009C38AA">
        <w:rPr>
          <w:color w:val="000000" w:themeColor="text1"/>
        </w:rPr>
        <w:t>AHD</w:t>
      </w:r>
      <w:r w:rsidR="009C38AA" w:rsidRPr="00577BFD">
        <w:rPr>
          <w:color w:val="000000" w:themeColor="text1"/>
        </w:rPr>
        <w:t>CNN) for the early detection of kidney disease</w:t>
      </w:r>
      <w:r w:rsidR="009C38AA">
        <w:rPr>
          <w:color w:val="000000" w:themeColor="text1"/>
        </w:rPr>
        <w:t xml:space="preserve">. </w:t>
      </w:r>
      <w:r w:rsidR="009C38AA" w:rsidRPr="00577BFD">
        <w:rPr>
          <w:color w:val="000000" w:themeColor="text1"/>
        </w:rPr>
        <w:t xml:space="preserve"> CNN-based algorithm model was implemented</w:t>
      </w:r>
      <w:r w:rsidR="008F3AE6">
        <w:rPr>
          <w:color w:val="000000" w:themeColor="text1"/>
        </w:rPr>
        <w:t xml:space="preserve"> </w:t>
      </w:r>
      <w:r w:rsidR="009C38AA">
        <w:t>t</w:t>
      </w:r>
      <w:r w:rsidR="009C38AA" w:rsidRPr="009C38AA">
        <w:rPr>
          <w:color w:val="000000" w:themeColor="text1"/>
        </w:rPr>
        <w:t>o improve the classification</w:t>
      </w:r>
      <w:r w:rsidR="008F3AE6">
        <w:rPr>
          <w:color w:val="000000" w:themeColor="text1"/>
        </w:rPr>
        <w:t xml:space="preserve"> </w:t>
      </w:r>
      <w:r w:rsidR="009C38AA" w:rsidRPr="009C38AA">
        <w:rPr>
          <w:color w:val="000000" w:themeColor="text1"/>
        </w:rPr>
        <w:t>accuracy by reducing the feature dimension</w:t>
      </w:r>
      <w:r w:rsidR="009C38AA">
        <w:rPr>
          <w:color w:val="000000" w:themeColor="text1"/>
        </w:rPr>
        <w:t xml:space="preserve">. </w:t>
      </w:r>
      <w:r w:rsidR="001662B6">
        <w:rPr>
          <w:color w:val="000000" w:themeColor="text1"/>
        </w:rPr>
        <w:t xml:space="preserve">the model showed </w:t>
      </w:r>
      <w:r w:rsidR="009C38AA">
        <w:rPr>
          <w:color w:val="000000" w:themeColor="text1"/>
        </w:rPr>
        <w:t>of 97%</w:t>
      </w:r>
      <w:r w:rsidR="001662B6">
        <w:rPr>
          <w:color w:val="000000" w:themeColor="text1"/>
        </w:rPr>
        <w:t xml:space="preserve">Accuracy. </w:t>
      </w:r>
      <w:r w:rsidR="00C20A46">
        <w:rPr>
          <w:color w:val="000000" w:themeColor="text1"/>
        </w:rPr>
        <w:t xml:space="preserve">The study used </w:t>
      </w:r>
      <w:r w:rsidR="00423865">
        <w:rPr>
          <w:color w:val="000000" w:themeColor="text1"/>
        </w:rPr>
        <w:t xml:space="preserve">a </w:t>
      </w:r>
      <w:r w:rsidR="00C20A46">
        <w:rPr>
          <w:color w:val="000000" w:themeColor="text1"/>
        </w:rPr>
        <w:t xml:space="preserve">health monitoring framework as part of </w:t>
      </w:r>
      <w:r w:rsidR="00423865">
        <w:rPr>
          <w:color w:val="000000" w:themeColor="text1"/>
        </w:rPr>
        <w:t xml:space="preserve">the </w:t>
      </w:r>
      <w:r w:rsidR="00C20A46">
        <w:rPr>
          <w:color w:val="000000" w:themeColor="text1"/>
        </w:rPr>
        <w:t>IoMT portal.</w:t>
      </w:r>
      <w:r w:rsidR="009C38AA">
        <w:rPr>
          <w:color w:val="000000" w:themeColor="text1"/>
        </w:rPr>
        <w:t xml:space="preserve"> </w:t>
      </w:r>
      <w:r w:rsidR="00A375CF" w:rsidRPr="00577BFD">
        <w:rPr>
          <w:color w:val="000000" w:themeColor="text1"/>
        </w:rPr>
        <w:fldChar w:fldCharType="begin" w:fldLock="1"/>
      </w:r>
      <w:r w:rsidR="00EA4E6F">
        <w:rPr>
          <w:color w:val="000000" w:themeColor="text1"/>
        </w:rPr>
        <w:instrText>ADDIN CSL_CITATION {"citationItems":[{"id":"ITEM-1","itemData":{"ISSN":"2169-3536","author":[{"dropping-particle":"","family":"Chen","given":"Guozhen","non-dropping-particle":"","parse-names":false,"suffix":""},{"dropping-particle":"","family":"Ding","given":"Chenguang","non-dropping-particle":"","parse-names":false,"suffix":""},{"dropping-particle":"","family":"Li","given":"Yang","non-dropping-particle":"","parse-names":false,"suffix":""},{"dropping-particle":"","family":"Hu","given":"Xiaojun","non-dropping-particle":"","parse-names":false,"suffix":""},{"dropping-particle":"","family":"Li","given":"Xiao","non-dropping-particle":"","parse-names":false,"suffix":""},{"dropping-particle":"","family":"Ren","given":"Li","non-dropping-particle":"","parse-names":false,"suffix":""},{"dropping-particle":"","family":"Ding","given":"Xiaoming","non-dropping-particle":"","parse-names":false,"suffix":""},{"dropping-particle":"","family":"Tian","given":"Puxun","non-dropping-particle":"","parse-names":false,"suffix":""},{"dropping-particle":"","family":"Xue","given":"Wujun","non-dropping-particle":"","parse-names":false,"suffix":""}],"container-title":"IEEE Access","id":"ITEM-1","issued":{"date-parts":[["2020"]]},"page":"100497-100508","publisher":"IEEE","title":"Prediction of chronic kidney disease using adaptive hybridized deep convolutional neural network on the internet of medical things platform","type":"article-journal","volume":"8"},"uris":["http://www.mendeley.com/documents/?uuid=4246a99b-d3c0-4889-99b8-826209ffec0c"]}],"mendeley":{"formattedCitation":"[11]","plainTextFormattedCitation":"[11]","previouslyFormattedCitation":"[11]"},"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[11]</w:t>
      </w:r>
      <w:r w:rsidR="00A375CF" w:rsidRPr="00577BFD">
        <w:rPr>
          <w:color w:val="000000" w:themeColor="text1"/>
        </w:rPr>
        <w:fldChar w:fldCharType="end"/>
      </w:r>
      <w:r w:rsidR="009C38AA">
        <w:rPr>
          <w:color w:val="000000" w:themeColor="text1"/>
        </w:rPr>
        <w:t>.</w:t>
      </w:r>
      <w:r w:rsidR="00AC178A">
        <w:rPr>
          <w:color w:val="000000" w:themeColor="text1"/>
        </w:rPr>
        <w:t xml:space="preserve"> </w:t>
      </w:r>
      <w:r w:rsidRPr="0026446E">
        <w:rPr>
          <w:color w:val="000000" w:themeColor="text1"/>
        </w:rPr>
        <w:t xml:space="preserve">Another study developed </w:t>
      </w:r>
      <w:proofErr w:type="spellStart"/>
      <w:r w:rsidRPr="0026446E">
        <w:rPr>
          <w:color w:val="000000" w:themeColor="text1"/>
        </w:rPr>
        <w:t>Ensembling</w:t>
      </w:r>
      <w:proofErr w:type="spellEnd"/>
      <w:r w:rsidRPr="0026446E">
        <w:rPr>
          <w:color w:val="000000" w:themeColor="text1"/>
        </w:rPr>
        <w:t xml:space="preserve"> Multi-stage Deep Learning Approach (EMSDLA) to assess</w:t>
      </w:r>
      <w:r w:rsidR="00075BC6" w:rsidRPr="0026446E">
        <w:rPr>
          <w:color w:val="000000" w:themeColor="text1"/>
        </w:rPr>
        <w:t xml:space="preserve"> tumor</w:t>
      </w:r>
      <w:r w:rsidR="00423865">
        <w:rPr>
          <w:color w:val="000000" w:themeColor="text1"/>
        </w:rPr>
        <w:t>s</w:t>
      </w:r>
      <w:r w:rsidR="00075BC6" w:rsidRPr="0026446E">
        <w:rPr>
          <w:color w:val="000000" w:themeColor="text1"/>
        </w:rPr>
        <w:t xml:space="preserve"> in </w:t>
      </w:r>
      <w:r w:rsidR="00423865">
        <w:rPr>
          <w:color w:val="000000" w:themeColor="text1"/>
        </w:rPr>
        <w:t xml:space="preserve">the </w:t>
      </w:r>
      <w:r w:rsidRPr="0026446E">
        <w:rPr>
          <w:color w:val="000000" w:themeColor="text1"/>
        </w:rPr>
        <w:t>kidney.</w:t>
      </w:r>
      <w:r w:rsidRPr="0026446E">
        <w:t xml:space="preserve"> </w:t>
      </w:r>
      <w:r w:rsidRPr="0026446E">
        <w:rPr>
          <w:color w:val="000000" w:themeColor="text1"/>
        </w:rPr>
        <w:t xml:space="preserve">For kidney and </w:t>
      </w:r>
      <w:r w:rsidR="005C0B6C" w:rsidRPr="0026446E">
        <w:rPr>
          <w:color w:val="000000" w:themeColor="text1"/>
        </w:rPr>
        <w:t xml:space="preserve">kidney </w:t>
      </w:r>
      <w:r w:rsidRPr="0026446E">
        <w:rPr>
          <w:color w:val="000000" w:themeColor="text1"/>
        </w:rPr>
        <w:t xml:space="preserve">tumors, the average Dice score is 0.96 and 0.74 on 90 </w:t>
      </w:r>
      <w:r w:rsidR="002079B1" w:rsidRPr="0026446E">
        <w:rPr>
          <w:color w:val="000000" w:themeColor="text1"/>
        </w:rPr>
        <w:t>unknown</w:t>
      </w:r>
      <w:r w:rsidRPr="0026446E">
        <w:rPr>
          <w:color w:val="000000" w:themeColor="text1"/>
        </w:rPr>
        <w:t xml:space="preserve"> test cases</w:t>
      </w:r>
      <w:r w:rsidR="005559B6" w:rsidRPr="0026446E">
        <w:rPr>
          <w:color w:val="000000" w:themeColor="text1"/>
        </w:rPr>
        <w:t xml:space="preserve"> </w:t>
      </w:r>
      <w:r w:rsidR="005559B6" w:rsidRPr="0026446E">
        <w:rPr>
          <w:color w:val="000000" w:themeColor="text1"/>
        </w:rPr>
        <w:fldChar w:fldCharType="begin" w:fldLock="1"/>
      </w:r>
      <w:r w:rsidR="003A1FBD" w:rsidRPr="0026446E">
        <w:rPr>
          <w:color w:val="000000" w:themeColor="text1"/>
        </w:rPr>
        <w:instrText>ADDIN CSL_CITATION {"citationItems":[{"id":"ITEM-1","itemData":{"author":[{"dropping-particle":"","family":"Santini","given":"Gianmarco","non-dropping-particle":"","parse-names":false,"suffix":""},{"dropping-particle":"","family":"Moreau","given":"Noémie","non-dropping-particle":"","parse-names":false,"suffix":""},{"dropping-particle":"","family":"Rubeaux","given":"Mathieu","non-dropping-particle":"","parse-names":false,"suffix":""}],"container-title":"arXiv preprint arXiv:1909.00735","id":"ITEM-1","issued":{"date-parts":[["2019"]]},"title":"Kidney tumor segmentation using an ensembling multi-stage deep learning approach. A contribution to the KiTS19 challenge","type":"article-journal"},"uris":["http://www.mendeley.com/documents/?uuid=e14bb54e-79ff-42a1-9266-f3a62d230008","http://www.mendeley.com/documents/?uuid=08a3d1f6-ed5b-4746-a9ab-29e96fe79e0f"]}],"mendeley":{"formattedCitation":"[22]","plainTextFormattedCitation":"[22]","previouslyFormattedCitation":"[22]"},"properties":{"noteIndex":0},"schema":"https://github.com/citation-style-language/schema/raw/master/csl-citation.json"}</w:instrText>
      </w:r>
      <w:r w:rsidR="005559B6" w:rsidRPr="0026446E">
        <w:rPr>
          <w:color w:val="000000" w:themeColor="text1"/>
        </w:rPr>
        <w:fldChar w:fldCharType="separate"/>
      </w:r>
      <w:r w:rsidR="005559B6" w:rsidRPr="0026446E">
        <w:rPr>
          <w:noProof/>
          <w:color w:val="000000" w:themeColor="text1"/>
        </w:rPr>
        <w:t>[22]</w:t>
      </w:r>
      <w:r w:rsidR="005559B6" w:rsidRPr="0026446E">
        <w:rPr>
          <w:color w:val="000000" w:themeColor="text1"/>
        </w:rPr>
        <w:fldChar w:fldCharType="end"/>
      </w:r>
      <w:r w:rsidRPr="0026446E">
        <w:rPr>
          <w:color w:val="000000" w:themeColor="text1"/>
        </w:rPr>
        <w:t xml:space="preserve">. The study claimed that the findings can advance </w:t>
      </w:r>
      <w:r w:rsidR="001662B6" w:rsidRPr="0026446E">
        <w:rPr>
          <w:color w:val="000000" w:themeColor="text1"/>
        </w:rPr>
        <w:t>tumor segmentation</w:t>
      </w:r>
      <w:r w:rsidRPr="0026446E">
        <w:rPr>
          <w:color w:val="000000" w:themeColor="text1"/>
        </w:rPr>
        <w:t xml:space="preserve"> on </w:t>
      </w:r>
      <w:r w:rsidR="00423865">
        <w:rPr>
          <w:color w:val="000000" w:themeColor="text1"/>
        </w:rPr>
        <w:t xml:space="preserve">the </w:t>
      </w:r>
      <w:r w:rsidRPr="0026446E">
        <w:rPr>
          <w:color w:val="000000" w:themeColor="text1"/>
        </w:rPr>
        <w:t>IoMT</w:t>
      </w:r>
      <w:r w:rsidR="007F624C" w:rsidRPr="0026446E">
        <w:rPr>
          <w:color w:val="000000" w:themeColor="text1"/>
        </w:rPr>
        <w:t xml:space="preserve"> platform</w:t>
      </w:r>
      <w:r w:rsidRPr="0026446E">
        <w:rPr>
          <w:color w:val="000000" w:themeColor="text1"/>
        </w:rPr>
        <w:t>.</w:t>
      </w:r>
    </w:p>
    <w:p w14:paraId="55245ACE" w14:textId="77777777" w:rsidR="0024732D" w:rsidRDefault="0024732D" w:rsidP="00BE1883">
      <w:pPr>
        <w:spacing w:line="240" w:lineRule="exact"/>
        <w:ind w:firstLine="360"/>
        <w:jc w:val="both"/>
        <w:rPr>
          <w:color w:val="000000" w:themeColor="text1"/>
        </w:rPr>
      </w:pPr>
    </w:p>
    <w:p w14:paraId="2F96A59A" w14:textId="27A73E45" w:rsidR="00BE1883" w:rsidRDefault="006A2480" w:rsidP="00BE1883">
      <w:pPr>
        <w:spacing w:line="240" w:lineRule="exact"/>
        <w:ind w:firstLine="360"/>
        <w:jc w:val="both"/>
        <w:rPr>
          <w:color w:val="111111"/>
          <w:shd w:val="clear" w:color="auto" w:fill="FFFFFF"/>
        </w:rPr>
      </w:pPr>
      <w:r>
        <w:rPr>
          <w:color w:val="000000" w:themeColor="text1"/>
        </w:rPr>
        <w:t>Further, t</w:t>
      </w:r>
      <w:r w:rsidR="00075EDF" w:rsidRPr="00577BFD">
        <w:rPr>
          <w:color w:val="000000" w:themeColor="text1"/>
        </w:rPr>
        <w:t>he Adaptive Neuro-fuzzy Inference System (ANFIS) was utilized</w:t>
      </w:r>
      <w:r w:rsidR="008F3AE6">
        <w:rPr>
          <w:color w:val="000000" w:themeColor="text1"/>
        </w:rPr>
        <w:t xml:space="preserve"> </w:t>
      </w:r>
      <w:r w:rsidR="00075EDF" w:rsidRPr="00577BFD">
        <w:rPr>
          <w:color w:val="000000" w:themeColor="text1"/>
        </w:rPr>
        <w:t>to help determine chronic renal failure. Based on the fuzzy method, ANFIS networks estimated GFR with a high degree of accuracy</w:t>
      </w:r>
      <w:r w:rsidR="003576F3">
        <w:rPr>
          <w:color w:val="000000" w:themeColor="text1"/>
        </w:rPr>
        <w:t xml:space="preserve"> </w:t>
      </w:r>
      <w:r w:rsidR="00A375CF" w:rsidRPr="00577BFD">
        <w:rPr>
          <w:color w:val="000000" w:themeColor="text1"/>
        </w:rPr>
        <w:fldChar w:fldCharType="begin" w:fldLock="1"/>
      </w:r>
      <w:r w:rsidR="003A1FBD">
        <w:rPr>
          <w:color w:val="000000" w:themeColor="text1"/>
        </w:rPr>
        <w:instrText>ADDIN CSL_CITATION {"citationItems":[{"id":"ITEM-1","itemData":{"ISSN":"1748-670X","author":[{"dropping-particle":"","family":"Norouzi","given":"Jamshid","non-dropping-particle":"","parse-names":false,"suffix":""},{"dropping-particle":"","family":"Yadollahpour","given":"Ali","non-dropping-particle":"","parse-names":false,"suffix":""},{"dropping-particle":"","family":"Mirbagheri","given":"Seyed Ahmad","non-dropping-particle":"","parse-names":false,"suffix":""},{"dropping-particle":"","family":"Mazdeh","given":"Mitra Mahdavi","non-dropping-particle":"","parse-names":false,"suffix":""},{"dropping-particle":"","family":"Hosseini","given":"Seyed Ahmad","non-dropping-particle":"","parse-names":false,"suffix":""}],"container-title":"Computational and mathematical methods in medicine","id":"ITEM-1","issued":{"date-parts":[["2016"]]},"publisher":"Hindawi","title":"Predicting renal failure progression in chronic kidney disease using integrated intelligent fuzzy expert system","type":"article-journal","volume":"2016"},"uris":["http://www.mendeley.com/documents/?uuid=89dc363f-301f-41e8-a865-930f23622a3b","http://www.mendeley.com/documents/?uuid=e8937a37-0088-4f96-ae21-7fee1f5e7beb","http://www.mendeley.com/documents/?uuid=90176eb8-5952-46d0-b714-cc3191a55748"]}],"mendeley":{"formattedCitation":"[23]","plainTextFormattedCitation":"[23]","previouslyFormattedCitation":"[23]"},"properties":{"noteIndex":0},"schema":"https://github.com/citation-style-language/schema/raw/master/csl-citation.json"}</w:instrText>
      </w:r>
      <w:r w:rsidR="00A375CF" w:rsidRPr="00577BFD">
        <w:rPr>
          <w:color w:val="000000" w:themeColor="text1"/>
        </w:rPr>
        <w:fldChar w:fldCharType="separate"/>
      </w:r>
      <w:r w:rsidR="005559B6" w:rsidRPr="005559B6">
        <w:rPr>
          <w:noProof/>
          <w:color w:val="000000" w:themeColor="text1"/>
        </w:rPr>
        <w:t>[23]</w:t>
      </w:r>
      <w:r w:rsidR="00A375CF" w:rsidRPr="00577BFD">
        <w:rPr>
          <w:color w:val="000000" w:themeColor="text1"/>
        </w:rPr>
        <w:fldChar w:fldCharType="end"/>
      </w:r>
      <w:r w:rsidR="00075EDF">
        <w:rPr>
          <w:color w:val="000000" w:themeColor="text1"/>
        </w:rPr>
        <w:t xml:space="preserve">. </w:t>
      </w:r>
      <w:r w:rsidR="00AC0DE9">
        <w:rPr>
          <w:color w:val="000000" w:themeColor="text1"/>
        </w:rPr>
        <w:t>Researcher</w:t>
      </w:r>
      <w:r w:rsidR="00D83973">
        <w:rPr>
          <w:color w:val="000000" w:themeColor="text1"/>
        </w:rPr>
        <w:t>s</w:t>
      </w:r>
      <w:r w:rsidR="00AC0DE9">
        <w:rPr>
          <w:color w:val="000000" w:themeColor="text1"/>
        </w:rPr>
        <w:t xml:space="preserve"> utilized </w:t>
      </w:r>
      <w:r w:rsidR="00AC0DE9" w:rsidRPr="00AC0DE9">
        <w:rPr>
          <w:color w:val="000000" w:themeColor="text1"/>
        </w:rPr>
        <w:t xml:space="preserve">10 </w:t>
      </w:r>
      <w:proofErr w:type="spellStart"/>
      <w:r w:rsidR="00AC0DE9" w:rsidRPr="00AC0DE9">
        <w:rPr>
          <w:color w:val="000000" w:themeColor="text1"/>
        </w:rPr>
        <w:t>ResNet</w:t>
      </w:r>
      <w:proofErr w:type="spellEnd"/>
      <w:r w:rsidR="00AC0DE9" w:rsidRPr="00AC0DE9">
        <w:rPr>
          <w:color w:val="000000" w:themeColor="text1"/>
        </w:rPr>
        <w:t xml:space="preserve"> models </w:t>
      </w:r>
      <w:r w:rsidR="00AC0DE9">
        <w:rPr>
          <w:color w:val="000000" w:themeColor="text1"/>
        </w:rPr>
        <w:t>to</w:t>
      </w:r>
      <w:r w:rsidR="00AC0DE9" w:rsidRPr="00AC0DE9">
        <w:rPr>
          <w:color w:val="000000" w:themeColor="text1"/>
        </w:rPr>
        <w:t xml:space="preserve"> predict eGFR and 10 </w:t>
      </w:r>
      <w:proofErr w:type="spellStart"/>
      <w:r w:rsidR="00AC0DE9" w:rsidRPr="00AC0DE9">
        <w:rPr>
          <w:color w:val="000000" w:themeColor="text1"/>
        </w:rPr>
        <w:t>XGBoost</w:t>
      </w:r>
      <w:proofErr w:type="spellEnd"/>
      <w:r w:rsidR="00AC0DE9" w:rsidRPr="00AC0DE9">
        <w:rPr>
          <w:color w:val="000000" w:themeColor="text1"/>
        </w:rPr>
        <w:t xml:space="preserve"> models </w:t>
      </w:r>
      <w:r w:rsidR="00AC0DE9">
        <w:rPr>
          <w:color w:val="000000" w:themeColor="text1"/>
        </w:rPr>
        <w:t xml:space="preserve">to classify </w:t>
      </w:r>
      <w:r w:rsidR="00AC0DE9" w:rsidRPr="00AC0DE9">
        <w:rPr>
          <w:color w:val="000000" w:themeColor="text1"/>
        </w:rPr>
        <w:t>CKD</w:t>
      </w:r>
      <w:r w:rsidR="00AC0DE9">
        <w:rPr>
          <w:color w:val="000000" w:themeColor="text1"/>
        </w:rPr>
        <w:t>.</w:t>
      </w:r>
      <w:r w:rsidR="008F3AE6">
        <w:rPr>
          <w:color w:val="000000" w:themeColor="text1"/>
        </w:rPr>
        <w:t xml:space="preserve"> </w:t>
      </w:r>
      <w:r w:rsidR="00AC0DE9">
        <w:t xml:space="preserve">The models provided </w:t>
      </w:r>
      <w:r w:rsidR="00AC0DE9" w:rsidRPr="00AC0DE9">
        <w:rPr>
          <w:color w:val="000000" w:themeColor="text1"/>
        </w:rPr>
        <w:t>85.6%accuracy</w:t>
      </w:r>
      <w:r w:rsidR="00AC0DE9">
        <w:rPr>
          <w:color w:val="000000" w:themeColor="text1"/>
        </w:rPr>
        <w:t xml:space="preserve">. </w:t>
      </w:r>
      <w:r w:rsidR="00BE1883" w:rsidRPr="009D2495">
        <w:rPr>
          <w:color w:val="000000" w:themeColor="text1"/>
          <w:highlight w:val="yellow"/>
        </w:rPr>
        <w:t xml:space="preserve">In another application, researchers </w:t>
      </w:r>
      <w:r w:rsidR="00BE1883" w:rsidRPr="009D2495">
        <w:rPr>
          <w:color w:val="111111"/>
          <w:highlight w:val="yellow"/>
          <w:shd w:val="clear" w:color="auto" w:fill="FFFFFF"/>
        </w:rPr>
        <w:t>applied deep convolutional neural network (CNN) based eras applications with the help of transfer learning and fine-tuning to detect human emotion from the eyes and surroundings areas</w:t>
      </w:r>
      <w:r w:rsidR="00A375CF" w:rsidRPr="009D2495">
        <w:rPr>
          <w:color w:val="000000" w:themeColor="text1"/>
          <w:highlight w:val="yellow"/>
        </w:rPr>
        <w:fldChar w:fldCharType="begin" w:fldLock="1"/>
      </w:r>
      <w:r w:rsidR="003A1FBD" w:rsidRPr="009D2495">
        <w:rPr>
          <w:color w:val="000000" w:themeColor="text1"/>
          <w:highlight w:val="yellow"/>
        </w:rPr>
        <w:instrText>ADDIN CSL_CITATION {"citationItems":[{"id":"ITEM-1","itemData":{"author":[{"dropping-particle":"","family":"Shuvo","given":"Md Nymur Rahman","non-dropping-particle":"","parse-names":false,"suffix":""},{"dropping-particle":"","family":"Akter","given":"Shamima","non-dropping-particle":"","parse-names":false,"suffix":""},{"dropping-particle":"","family":"Islam","given":"Md Ashiqul","non-dropping-particle":"","parse-names":false,"suffix":""},{"dropping-particle":"","family":"Hasan","given":"Shazid","non-dropping-particle":"","parse-names":false,"suffix":""},{"dropping-particle":"","family":"Shamsojjaman","given":"Muhammad","non-dropping-particle":"","parse-names":false,"suffix":""},{"dropping-particle":"","family":"Khatun","given":"Tania","non-dropping-particle":"","parse-names":false,"suffix":""}],"id":"ITEM-1","issued":{"date-parts":[["0"]]},"title":"Recognizing Human Emotions from Eyes and Surrounding Features: A Deep Learning Approach","type":"article-journal"},"uris":["http://www.mendeley.com/documents/?uuid=92f2be96-5c21-454a-80e7-0d3f81afbff1","http://www.mendeley.com/documents/?uuid=9ffed539-c444-4892-9e1e-fb6a3b29017a","http://www.mendeley.com/documents/?uuid=1479df21-126c-4f27-8fb4-47000397442b"]}],"mendeley":{"formattedCitation":"[24]","plainTextFormattedCitation":"[24]","previouslyFormattedCitation":"[24]"},"properties":{"noteIndex":0},"schema":"https://github.com/citation-style-language/schema/raw/master/csl-citation.json"}</w:instrText>
      </w:r>
      <w:r w:rsidR="00A375CF" w:rsidRPr="009D2495">
        <w:rPr>
          <w:color w:val="000000" w:themeColor="text1"/>
          <w:highlight w:val="yellow"/>
        </w:rPr>
        <w:fldChar w:fldCharType="separate"/>
      </w:r>
      <w:r w:rsidR="005559B6" w:rsidRPr="009D2495">
        <w:rPr>
          <w:noProof/>
          <w:color w:val="000000" w:themeColor="text1"/>
          <w:highlight w:val="yellow"/>
        </w:rPr>
        <w:t>[24]</w:t>
      </w:r>
      <w:r w:rsidR="00A375CF" w:rsidRPr="009D2495">
        <w:rPr>
          <w:color w:val="000000" w:themeColor="text1"/>
          <w:highlight w:val="yellow"/>
        </w:rPr>
        <w:fldChar w:fldCharType="end"/>
      </w:r>
      <w:r w:rsidR="00BE1883" w:rsidRPr="009D2495">
        <w:rPr>
          <w:color w:val="111111"/>
          <w:highlight w:val="yellow"/>
          <w:shd w:val="clear" w:color="auto" w:fill="FFFFFF"/>
        </w:rPr>
        <w:t>.</w:t>
      </w:r>
    </w:p>
    <w:p w14:paraId="7FF167AA" w14:textId="77777777" w:rsidR="00B252BE" w:rsidRDefault="00B252BE" w:rsidP="00BE1883">
      <w:pPr>
        <w:spacing w:line="240" w:lineRule="exact"/>
        <w:ind w:firstLine="360"/>
        <w:jc w:val="both"/>
        <w:rPr>
          <w:color w:val="111111"/>
          <w:shd w:val="clear" w:color="auto" w:fill="FFFFFF"/>
        </w:rPr>
      </w:pPr>
    </w:p>
    <w:p w14:paraId="23B21A3F" w14:textId="4D8A9E26" w:rsidR="00BE1883" w:rsidRDefault="00B252BE" w:rsidP="00A44966">
      <w:pPr>
        <w:spacing w:line="240" w:lineRule="exact"/>
        <w:jc w:val="both"/>
        <w:rPr>
          <w:color w:val="000000" w:themeColor="text1"/>
        </w:rPr>
      </w:pPr>
      <w:r>
        <w:rPr>
          <w:color w:val="000000" w:themeColor="text1"/>
        </w:rPr>
        <w:t>Overall,</w:t>
      </w:r>
      <w:r w:rsidR="00BE1883" w:rsidRPr="00577BFD">
        <w:rPr>
          <w:color w:val="000000" w:themeColor="text1"/>
        </w:rPr>
        <w:t xml:space="preserve"> we can assert that most of the researchers </w:t>
      </w:r>
      <w:r w:rsidRPr="00577BFD">
        <w:rPr>
          <w:color w:val="000000" w:themeColor="text1"/>
        </w:rPr>
        <w:t>largely</w:t>
      </w:r>
      <w:r w:rsidR="00BE1883" w:rsidRPr="00577BFD">
        <w:rPr>
          <w:color w:val="000000" w:themeColor="text1"/>
        </w:rPr>
        <w:t xml:space="preserve"> applied ANN and CNN</w:t>
      </w:r>
      <w:r w:rsidR="00BE1883">
        <w:rPr>
          <w:color w:val="000000" w:themeColor="text1"/>
        </w:rPr>
        <w:t>-</w:t>
      </w:r>
      <w:r w:rsidR="00BE1883" w:rsidRPr="00577BFD">
        <w:rPr>
          <w:color w:val="000000" w:themeColor="text1"/>
        </w:rPr>
        <w:t xml:space="preserve">based models </w:t>
      </w:r>
      <w:r w:rsidR="00ED20CB" w:rsidRPr="00577BFD">
        <w:rPr>
          <w:color w:val="000000" w:themeColor="text1"/>
        </w:rPr>
        <w:t>including modified</w:t>
      </w:r>
      <w:r w:rsidR="00BE1883" w:rsidRPr="00577BFD">
        <w:rPr>
          <w:color w:val="000000" w:themeColor="text1"/>
        </w:rPr>
        <w:t xml:space="preserve"> ANN and CNN to predict CKD, but the application of </w:t>
      </w:r>
      <w:r w:rsidR="00BE1883">
        <w:rPr>
          <w:color w:val="000000" w:themeColor="text1"/>
        </w:rPr>
        <w:t xml:space="preserve">a </w:t>
      </w:r>
      <w:r w:rsidR="00BE1883" w:rsidRPr="00577BFD">
        <w:rPr>
          <w:color w:val="000000" w:themeColor="text1"/>
        </w:rPr>
        <w:t xml:space="preserve">wide range of other DL algorithms i.e., Recurrent Neural Network, </w:t>
      </w:r>
      <w:proofErr w:type="spellStart"/>
      <w:r w:rsidR="00BE1883" w:rsidRPr="00577BFD">
        <w:rPr>
          <w:color w:val="000000" w:themeColor="text1"/>
        </w:rPr>
        <w:t>SimpleRNN</w:t>
      </w:r>
      <w:proofErr w:type="spellEnd"/>
      <w:r w:rsidR="00BE1883" w:rsidRPr="00577BFD">
        <w:rPr>
          <w:color w:val="000000" w:themeColor="text1"/>
        </w:rPr>
        <w:t>, LSTM</w:t>
      </w:r>
      <w:r w:rsidR="00BE1883">
        <w:rPr>
          <w:color w:val="000000" w:themeColor="text1"/>
        </w:rPr>
        <w:t>,</w:t>
      </w:r>
      <w:r w:rsidR="00BE1883" w:rsidRPr="00577BFD">
        <w:rPr>
          <w:color w:val="000000" w:themeColor="text1"/>
        </w:rPr>
        <w:t xml:space="preserve"> and GRU are missing. Alongside, the performance evaluation among various DL models is lacking in the </w:t>
      </w:r>
      <w:r w:rsidR="00E66E20" w:rsidRPr="00577BFD">
        <w:rPr>
          <w:color w:val="000000" w:themeColor="text1"/>
        </w:rPr>
        <w:t xml:space="preserve">extant </w:t>
      </w:r>
      <w:r w:rsidR="00E66E20">
        <w:rPr>
          <w:color w:val="000000" w:themeColor="text1"/>
        </w:rPr>
        <w:t>literature</w:t>
      </w:r>
      <w:r w:rsidR="00BE1883" w:rsidRPr="00577BFD">
        <w:rPr>
          <w:color w:val="000000" w:themeColor="text1"/>
        </w:rPr>
        <w:t xml:space="preserve">. The reliance on one model or its hybrid edition does not warrant the model performance and so </w:t>
      </w:r>
      <w:r w:rsidR="00D83973">
        <w:rPr>
          <w:color w:val="000000" w:themeColor="text1"/>
        </w:rPr>
        <w:t xml:space="preserve">does </w:t>
      </w:r>
      <w:r w:rsidR="00BE1883" w:rsidRPr="00577BFD">
        <w:rPr>
          <w:color w:val="000000" w:themeColor="text1"/>
        </w:rPr>
        <w:t xml:space="preserve">its accuracy to predict CKD. </w:t>
      </w:r>
      <w:r w:rsidR="004757A4">
        <w:rPr>
          <w:color w:val="000000" w:themeColor="text1"/>
        </w:rPr>
        <w:t>T</w:t>
      </w:r>
      <w:r w:rsidR="00BE1883" w:rsidRPr="00577BFD">
        <w:rPr>
          <w:color w:val="000000" w:themeColor="text1"/>
        </w:rPr>
        <w:t>he risk factor</w:t>
      </w:r>
      <w:r w:rsidR="004757A4">
        <w:rPr>
          <w:color w:val="000000" w:themeColor="text1"/>
        </w:rPr>
        <w:t>s</w:t>
      </w:r>
      <w:r w:rsidR="00BE1883" w:rsidRPr="00577BFD">
        <w:rPr>
          <w:color w:val="000000" w:themeColor="text1"/>
        </w:rPr>
        <w:t xml:space="preserve"> of CKD need to be detected to prevent CKD progression. Very limited ML studies and DL </w:t>
      </w:r>
      <w:r w:rsidR="004757A4" w:rsidRPr="00577BFD">
        <w:rPr>
          <w:color w:val="000000" w:themeColor="text1"/>
        </w:rPr>
        <w:t>studies</w:t>
      </w:r>
      <w:r w:rsidR="00BE1883" w:rsidRPr="00577BFD">
        <w:rPr>
          <w:color w:val="000000" w:themeColor="text1"/>
        </w:rPr>
        <w:t xml:space="preserve"> performed risk factor analysis of CKD. Hence, the study envisioned </w:t>
      </w:r>
      <w:r w:rsidR="004757A4">
        <w:rPr>
          <w:color w:val="000000" w:themeColor="text1"/>
        </w:rPr>
        <w:t xml:space="preserve">to </w:t>
      </w:r>
      <w:r w:rsidR="00BE1883" w:rsidRPr="00577BFD">
        <w:rPr>
          <w:color w:val="000000" w:themeColor="text1"/>
        </w:rPr>
        <w:t xml:space="preserve">fill these gaps to apprehend whether proposed advanced DL algorithms work efficiently to diagnose or classify CKD </w:t>
      </w:r>
      <w:r w:rsidR="004757A4">
        <w:rPr>
          <w:color w:val="000000" w:themeColor="text1"/>
        </w:rPr>
        <w:t xml:space="preserve">coupled with </w:t>
      </w:r>
      <w:r w:rsidR="00BE1883" w:rsidRPr="00577BFD">
        <w:rPr>
          <w:color w:val="000000" w:themeColor="text1"/>
        </w:rPr>
        <w:t>how their performance can be evaluated.</w:t>
      </w:r>
      <w:r w:rsidR="00D419AF">
        <w:rPr>
          <w:color w:val="000000" w:themeColor="text1"/>
        </w:rPr>
        <w:t xml:space="preserve"> </w:t>
      </w:r>
      <w:r w:rsidR="00A007F6" w:rsidRPr="00577BFD">
        <w:rPr>
          <w:color w:val="000000" w:themeColor="text1"/>
        </w:rPr>
        <w:t>Thus,</w:t>
      </w:r>
      <w:r w:rsidR="004757A4">
        <w:rPr>
          <w:color w:val="000000" w:themeColor="text1"/>
        </w:rPr>
        <w:t xml:space="preserve"> the study </w:t>
      </w:r>
      <w:r w:rsidR="00BE1883" w:rsidRPr="00577BFD">
        <w:rPr>
          <w:color w:val="000000" w:themeColor="text1"/>
        </w:rPr>
        <w:t xml:space="preserve">emphasized seven deep learning algorithms </w:t>
      </w:r>
      <w:r w:rsidR="004757A4">
        <w:rPr>
          <w:color w:val="000000" w:themeColor="text1"/>
        </w:rPr>
        <w:t xml:space="preserve">along </w:t>
      </w:r>
      <w:r w:rsidR="00BE1883" w:rsidRPr="00577BFD">
        <w:rPr>
          <w:color w:val="000000" w:themeColor="text1"/>
        </w:rPr>
        <w:t>with ANN and MLP to substantiate comparative performance among the models to classify CKD accompanying risk factor analysis.</w:t>
      </w:r>
    </w:p>
    <w:p w14:paraId="02A5B77C" w14:textId="77777777" w:rsidR="00566DDA" w:rsidRDefault="00566DDA" w:rsidP="00A44966">
      <w:pPr>
        <w:spacing w:line="240" w:lineRule="exact"/>
        <w:jc w:val="both"/>
        <w:rPr>
          <w:color w:val="000000" w:themeColor="text1"/>
        </w:rPr>
      </w:pPr>
    </w:p>
    <w:p w14:paraId="2A7CC64C" w14:textId="77777777" w:rsidR="00BE1883" w:rsidRPr="001A4825" w:rsidRDefault="00BE1883" w:rsidP="008454C8">
      <w:pPr>
        <w:pStyle w:val="H1"/>
        <w:spacing w:before="0"/>
        <w:rPr>
          <w:rFonts w:cs="Helvetica"/>
          <w:color w:val="2F5496"/>
          <w:sz w:val="20"/>
          <w:szCs w:val="20"/>
        </w:rPr>
      </w:pPr>
      <w:r w:rsidRPr="001A4825">
        <w:rPr>
          <w:rFonts w:cs="Helvetica"/>
          <w:color w:val="2F5496"/>
          <w:sz w:val="20"/>
          <w:szCs w:val="20"/>
        </w:rPr>
        <w:t>I</w:t>
      </w:r>
      <w:r w:rsidR="00A007F6">
        <w:rPr>
          <w:rFonts w:cs="Helvetica"/>
          <w:color w:val="2F5496"/>
          <w:sz w:val="20"/>
          <w:szCs w:val="20"/>
        </w:rPr>
        <w:t>II</w:t>
      </w:r>
      <w:r w:rsidRPr="001A4825">
        <w:rPr>
          <w:rFonts w:cs="Helvetica"/>
          <w:color w:val="2F5496"/>
          <w:sz w:val="20"/>
          <w:szCs w:val="20"/>
        </w:rPr>
        <w:t>.</w:t>
      </w:r>
      <w:r w:rsidRPr="001A4825">
        <w:rPr>
          <w:rFonts w:eastAsia="MS Gothic" w:cs="Helvetica"/>
          <w:color w:val="2F5496"/>
          <w:sz w:val="20"/>
          <w:szCs w:val="20"/>
        </w:rPr>
        <w:t> </w:t>
      </w:r>
      <w:r w:rsidRPr="001A4825">
        <w:rPr>
          <w:rFonts w:cs="Helvetica"/>
          <w:color w:val="2F5496"/>
          <w:sz w:val="20"/>
          <w:szCs w:val="20"/>
        </w:rPr>
        <w:t>METHODS</w:t>
      </w:r>
    </w:p>
    <w:p w14:paraId="0FD01892" w14:textId="77777777" w:rsidR="00BE1883" w:rsidRPr="00546E37" w:rsidRDefault="00BE1883" w:rsidP="008454C8">
      <w:pPr>
        <w:pStyle w:val="H2"/>
        <w:spacing w:before="0"/>
        <w:rPr>
          <w:color w:val="595959"/>
        </w:rPr>
      </w:pPr>
      <w:r w:rsidRPr="00546E37">
        <w:rPr>
          <w:color w:val="595959"/>
        </w:rPr>
        <w:t>A.</w:t>
      </w:r>
      <w:r w:rsidRPr="00546E37">
        <w:rPr>
          <w:rFonts w:ascii="MS Gothic" w:eastAsia="MS Gothic" w:hAnsi="MS Gothic" w:cs="MS Gothic" w:hint="eastAsia"/>
          <w:color w:val="595959"/>
        </w:rPr>
        <w:t> </w:t>
      </w:r>
      <w:r w:rsidRPr="00546E37">
        <w:rPr>
          <w:color w:val="595959"/>
        </w:rPr>
        <w:t>DATA RETRI</w:t>
      </w:r>
      <w:r>
        <w:rPr>
          <w:color w:val="595959"/>
        </w:rPr>
        <w:t>E</w:t>
      </w:r>
      <w:r w:rsidRPr="00546E37">
        <w:rPr>
          <w:color w:val="595959"/>
        </w:rPr>
        <w:t>VAL AND DESCRIPTION</w:t>
      </w:r>
    </w:p>
    <w:p w14:paraId="3D4B640B" w14:textId="701252B3" w:rsidR="00BE1883" w:rsidRDefault="00BE1883" w:rsidP="008454C8">
      <w:pPr>
        <w:jc w:val="both"/>
        <w:rPr>
          <w:color w:val="000000" w:themeColor="text1"/>
        </w:rPr>
      </w:pPr>
      <w:r w:rsidRPr="00577BFD">
        <w:rPr>
          <w:color w:val="000000" w:themeColor="text1"/>
        </w:rPr>
        <w:t xml:space="preserve">The real-time data was collected from </w:t>
      </w:r>
      <w:r>
        <w:rPr>
          <w:color w:val="000000" w:themeColor="text1"/>
        </w:rPr>
        <w:t xml:space="preserve">the </w:t>
      </w:r>
      <w:r w:rsidRPr="00577BFD">
        <w:rPr>
          <w:color w:val="000000" w:themeColor="text1"/>
        </w:rPr>
        <w:t xml:space="preserve">UCI repository </w:t>
      </w:r>
      <w:r w:rsidR="00A375CF" w:rsidRPr="00577BFD">
        <w:rPr>
          <w:color w:val="000000" w:themeColor="text1"/>
        </w:rPr>
        <w:fldChar w:fldCharType="begin" w:fldLock="1"/>
      </w:r>
      <w:r w:rsidR="00EA4E6F">
        <w:rPr>
          <w:color w:val="000000" w:themeColor="text1"/>
        </w:rPr>
        <w:instrText>ADDIN CSL_CITATION {"citationItems":[{"id":"ITEM-1","itemData":{"URL":"http://archive.ics.uci.edu/ml","author":[{"dropping-particle":"","family":"Dua","given":"D","non-dropping-particle":"","parse-names":false,"suffix":""},{"dropping-particle":"","family":"Graff","given":"C","non-dropping-particle":"","parse-names":false,"suffix":""}],"container-title":"University of California, School of Information and Computer Science","id":"ITEM-1","issued":{"date-parts":[["2019"]]},"title":"UCI Machine Learning Repository","type":"webpage"},"uris":["http://www.mendeley.com/documents/?uuid=6a23f135-956e-4afb-b353-be902167d5d9","http://www.mendeley.com/documents/?uuid=5700ad79-2601-4121-bd0c-c92cab4e616c","http://www.mendeley.com/documents/?uuid=1f3fcc49-9d7c-4370-932a-7d9d3842c8fa"]}],"mendeley":{"formattedCitation":"[14]","plainTextFormattedCitation":"[14]","previouslyFormattedCitation":"[14]"},"properties":{"noteIndex":0},"schema":"https://github.com/citation-style-language/schema/raw/master/csl-citation.json"}</w:instrText>
      </w:r>
      <w:r w:rsidR="00A375CF" w:rsidRPr="00577BFD">
        <w:rPr>
          <w:color w:val="000000" w:themeColor="text1"/>
        </w:rPr>
        <w:fldChar w:fldCharType="separate"/>
      </w:r>
      <w:r w:rsidR="00EA4E6F" w:rsidRPr="00EA4E6F">
        <w:rPr>
          <w:noProof/>
          <w:color w:val="000000" w:themeColor="text1"/>
        </w:rPr>
        <w:t>[14]</w:t>
      </w:r>
      <w:r w:rsidR="00A375CF" w:rsidRPr="00577BFD">
        <w:rPr>
          <w:color w:val="000000" w:themeColor="text1"/>
        </w:rPr>
        <w:fldChar w:fldCharType="end"/>
      </w:r>
      <w:r w:rsidRPr="00577BFD">
        <w:rPr>
          <w:color w:val="000000" w:themeColor="text1"/>
        </w:rPr>
        <w:t xml:space="preserve">. In this dataset, the number of instances </w:t>
      </w:r>
      <w:r w:rsidR="00B62EA0">
        <w:rPr>
          <w:color w:val="000000" w:themeColor="text1"/>
        </w:rPr>
        <w:t>is</w:t>
      </w:r>
      <w:r w:rsidR="008E5181" w:rsidRPr="00577BFD">
        <w:rPr>
          <w:color w:val="000000" w:themeColor="text1"/>
        </w:rPr>
        <w:t xml:space="preserve"> </w:t>
      </w:r>
      <w:r w:rsidRPr="00577BFD">
        <w:rPr>
          <w:color w:val="000000" w:themeColor="text1"/>
        </w:rPr>
        <w:t xml:space="preserve">400. From the test report analysis, 250 patients are affected in CKD and 150 patients are not affected. This dataset contains 25 attributes, where 11 attributes are numeric and </w:t>
      </w:r>
      <w:r w:rsidR="00B252BE">
        <w:rPr>
          <w:color w:val="000000" w:themeColor="text1"/>
        </w:rPr>
        <w:t xml:space="preserve">the remaining </w:t>
      </w:r>
      <w:r w:rsidRPr="00577BFD">
        <w:rPr>
          <w:color w:val="000000" w:themeColor="text1"/>
        </w:rPr>
        <w:t>14</w:t>
      </w:r>
      <w:r>
        <w:rPr>
          <w:color w:val="000000" w:themeColor="text1"/>
        </w:rPr>
        <w:t xml:space="preserve"> are nominal (T</w:t>
      </w:r>
      <w:r w:rsidR="004A454F">
        <w:rPr>
          <w:color w:val="000000" w:themeColor="text1"/>
        </w:rPr>
        <w:t>able</w:t>
      </w:r>
      <w:r>
        <w:rPr>
          <w:color w:val="000000" w:themeColor="text1"/>
        </w:rPr>
        <w:t xml:space="preserve"> </w:t>
      </w:r>
      <w:r w:rsidR="00B252BE">
        <w:rPr>
          <w:color w:val="000000" w:themeColor="text1"/>
        </w:rPr>
        <w:t>1</w:t>
      </w:r>
      <w:r w:rsidRPr="00577BFD">
        <w:rPr>
          <w:color w:val="000000" w:themeColor="text1"/>
        </w:rPr>
        <w:t>).</w:t>
      </w:r>
    </w:p>
    <w:p w14:paraId="1049CD05" w14:textId="77777777" w:rsidR="00BE1883" w:rsidRDefault="00BE1883" w:rsidP="00BE1883">
      <w:pPr>
        <w:jc w:val="both"/>
        <w:rPr>
          <w:color w:val="000000" w:themeColor="text1"/>
        </w:rPr>
      </w:pPr>
    </w:p>
    <w:p w14:paraId="7A4AF62E" w14:textId="77777777" w:rsidR="00BE1883" w:rsidRDefault="00BE1883" w:rsidP="00BE1883">
      <w:pPr>
        <w:jc w:val="both"/>
        <w:sectPr w:rsidR="00BE1883" w:rsidSect="00BE1883">
          <w:type w:val="continuous"/>
          <w:pgSz w:w="11906" w:h="16838"/>
          <w:pgMar w:top="1296" w:right="734" w:bottom="1037" w:left="734" w:header="360" w:footer="634" w:gutter="0"/>
          <w:pgNumType w:start="1"/>
          <w:cols w:num="2" w:space="514"/>
          <w:formProt w:val="0"/>
          <w:titlePg/>
          <w:docGrid w:linePitch="360" w:charSpace="16384"/>
        </w:sectPr>
      </w:pPr>
    </w:p>
    <w:p w14:paraId="28D339D9" w14:textId="77777777" w:rsidR="00641108" w:rsidRDefault="00641108" w:rsidP="00641108">
      <w:pPr>
        <w:pStyle w:val="Caption"/>
        <w:spacing w:line="240" w:lineRule="auto"/>
        <w:rPr>
          <w:i w:val="0"/>
          <w:iCs w:val="0"/>
        </w:rPr>
      </w:pPr>
    </w:p>
    <w:p w14:paraId="4A5F0C7A" w14:textId="7782F4EC" w:rsidR="00E0099C" w:rsidRPr="000856EE" w:rsidRDefault="00E0099C" w:rsidP="00641108">
      <w:pPr>
        <w:pStyle w:val="Caption"/>
        <w:spacing w:line="240" w:lineRule="auto"/>
        <w:rPr>
          <w:i w:val="0"/>
          <w:iCs w:val="0"/>
        </w:rPr>
      </w:pPr>
      <w:r w:rsidRPr="000856EE">
        <w:rPr>
          <w:i w:val="0"/>
          <w:iCs w:val="0"/>
        </w:rPr>
        <w:t xml:space="preserve">Table </w:t>
      </w:r>
      <w:r w:rsidR="00A375CF" w:rsidRPr="000856EE">
        <w:rPr>
          <w:i w:val="0"/>
          <w:iCs w:val="0"/>
        </w:rPr>
        <w:fldChar w:fldCharType="begin"/>
      </w:r>
      <w:r w:rsidRPr="000856EE">
        <w:rPr>
          <w:i w:val="0"/>
          <w:iCs w:val="0"/>
        </w:rPr>
        <w:instrText xml:space="preserve"> SEQ Table \* ARABIC </w:instrText>
      </w:r>
      <w:r w:rsidR="00A375CF" w:rsidRPr="000856EE">
        <w:rPr>
          <w:i w:val="0"/>
          <w:iCs w:val="0"/>
        </w:rPr>
        <w:fldChar w:fldCharType="separate"/>
      </w:r>
      <w:r w:rsidR="00E33931">
        <w:rPr>
          <w:i w:val="0"/>
          <w:iCs w:val="0"/>
          <w:noProof/>
        </w:rPr>
        <w:t>1</w:t>
      </w:r>
      <w:r w:rsidR="00A375CF" w:rsidRPr="000856EE">
        <w:rPr>
          <w:i w:val="0"/>
          <w:iCs w:val="0"/>
        </w:rPr>
        <w:fldChar w:fldCharType="end"/>
      </w:r>
      <w:r w:rsidRPr="000856EE">
        <w:rPr>
          <w:i w:val="0"/>
          <w:iCs w:val="0"/>
          <w:color w:val="2F5496"/>
        </w:rPr>
        <w:t xml:space="preserve">. </w:t>
      </w:r>
      <w:r w:rsidRPr="000856EE">
        <w:rPr>
          <w:i w:val="0"/>
          <w:iCs w:val="0"/>
        </w:rPr>
        <w:t>Data attribute and description</w:t>
      </w:r>
    </w:p>
    <w:tbl>
      <w:tblPr>
        <w:tblStyle w:val="TableGrid"/>
        <w:tblW w:w="3928" w:type="pct"/>
        <w:jc w:val="center"/>
        <w:tblLook w:val="04A0" w:firstRow="1" w:lastRow="0" w:firstColumn="1" w:lastColumn="0" w:noHBand="0" w:noVBand="1"/>
      </w:tblPr>
      <w:tblGrid>
        <w:gridCol w:w="1326"/>
        <w:gridCol w:w="2287"/>
        <w:gridCol w:w="1496"/>
        <w:gridCol w:w="3083"/>
      </w:tblGrid>
      <w:tr w:rsidR="00BE1883" w:rsidRPr="006E7CFF" w14:paraId="4FABA537" w14:textId="77777777" w:rsidTr="002114CD">
        <w:trPr>
          <w:trHeight w:val="288"/>
          <w:jc w:val="center"/>
        </w:trPr>
        <w:tc>
          <w:tcPr>
            <w:tcW w:w="809" w:type="pct"/>
            <w:shd w:val="clear" w:color="auto" w:fill="auto"/>
            <w:vAlign w:val="center"/>
          </w:tcPr>
          <w:p w14:paraId="1AED456B" w14:textId="77777777" w:rsidR="00BE1883" w:rsidRPr="006E7CFF" w:rsidRDefault="00BE1883" w:rsidP="00E0099C">
            <w:pPr>
              <w:rPr>
                <w:rFonts w:eastAsia="Calibri"/>
                <w:b/>
                <w:bCs/>
                <w:color w:val="000000" w:themeColor="text1"/>
                <w:sz w:val="16"/>
                <w:szCs w:val="16"/>
              </w:rPr>
            </w:pPr>
            <w:r w:rsidRPr="006E7CFF">
              <w:rPr>
                <w:rFonts w:eastAsia="Calibri"/>
                <w:b/>
                <w:bCs/>
                <w:color w:val="000000" w:themeColor="text1"/>
                <w:sz w:val="16"/>
                <w:szCs w:val="16"/>
              </w:rPr>
              <w:t>Attributes</w:t>
            </w:r>
          </w:p>
        </w:tc>
        <w:tc>
          <w:tcPr>
            <w:tcW w:w="1396" w:type="pct"/>
            <w:shd w:val="clear" w:color="auto" w:fill="auto"/>
            <w:vAlign w:val="center"/>
          </w:tcPr>
          <w:p w14:paraId="1B8CEA7F" w14:textId="77777777" w:rsidR="00BE1883" w:rsidRPr="006E7CFF" w:rsidRDefault="00BE1883" w:rsidP="00E0099C">
            <w:pPr>
              <w:rPr>
                <w:rFonts w:eastAsia="Calibri"/>
                <w:b/>
                <w:bCs/>
                <w:color w:val="000000" w:themeColor="text1"/>
                <w:sz w:val="16"/>
                <w:szCs w:val="16"/>
              </w:rPr>
            </w:pPr>
            <w:r w:rsidRPr="006E7CFF">
              <w:rPr>
                <w:rFonts w:eastAsia="Calibri"/>
                <w:b/>
                <w:bCs/>
                <w:color w:val="000000" w:themeColor="text1"/>
                <w:sz w:val="16"/>
                <w:szCs w:val="16"/>
              </w:rPr>
              <w:t>Full-Form</w:t>
            </w:r>
          </w:p>
        </w:tc>
        <w:tc>
          <w:tcPr>
            <w:tcW w:w="913" w:type="pct"/>
            <w:shd w:val="clear" w:color="auto" w:fill="auto"/>
            <w:vAlign w:val="center"/>
          </w:tcPr>
          <w:p w14:paraId="080CCEB3" w14:textId="77777777" w:rsidR="00BE1883" w:rsidRPr="006E7CFF" w:rsidRDefault="00BE1883" w:rsidP="00E0099C">
            <w:pPr>
              <w:rPr>
                <w:rFonts w:eastAsia="Calibri"/>
                <w:b/>
                <w:bCs/>
                <w:color w:val="000000" w:themeColor="text1"/>
                <w:sz w:val="16"/>
                <w:szCs w:val="16"/>
              </w:rPr>
            </w:pPr>
            <w:r w:rsidRPr="006E7CFF">
              <w:rPr>
                <w:rFonts w:eastAsia="Calibri"/>
                <w:b/>
                <w:bCs/>
                <w:color w:val="000000" w:themeColor="text1"/>
                <w:sz w:val="16"/>
                <w:szCs w:val="16"/>
              </w:rPr>
              <w:t>Type</w:t>
            </w:r>
          </w:p>
        </w:tc>
        <w:tc>
          <w:tcPr>
            <w:tcW w:w="1882" w:type="pct"/>
            <w:shd w:val="clear" w:color="auto" w:fill="auto"/>
            <w:vAlign w:val="center"/>
          </w:tcPr>
          <w:p w14:paraId="6E626438" w14:textId="77777777" w:rsidR="00BE1883" w:rsidRPr="006E7CFF" w:rsidRDefault="00BE1883" w:rsidP="00E0099C">
            <w:pPr>
              <w:rPr>
                <w:rFonts w:eastAsia="Calibri"/>
                <w:b/>
                <w:bCs/>
                <w:color w:val="000000" w:themeColor="text1"/>
                <w:sz w:val="16"/>
                <w:szCs w:val="16"/>
              </w:rPr>
            </w:pPr>
            <w:r w:rsidRPr="006E7CFF">
              <w:rPr>
                <w:rFonts w:eastAsia="Calibri"/>
                <w:b/>
                <w:bCs/>
                <w:color w:val="000000" w:themeColor="text1"/>
                <w:sz w:val="16"/>
                <w:szCs w:val="16"/>
              </w:rPr>
              <w:t>Description</w:t>
            </w:r>
            <w:r w:rsidR="0093502D">
              <w:rPr>
                <w:rFonts w:eastAsia="Calibri"/>
                <w:b/>
                <w:bCs/>
                <w:color w:val="000000" w:themeColor="text1"/>
                <w:sz w:val="16"/>
                <w:szCs w:val="16"/>
              </w:rPr>
              <w:t>/Unit</w:t>
            </w:r>
          </w:p>
        </w:tc>
      </w:tr>
      <w:tr w:rsidR="00BE1883" w:rsidRPr="00641108" w14:paraId="4598E7FE" w14:textId="77777777" w:rsidTr="002114CD">
        <w:trPr>
          <w:trHeight w:val="288"/>
          <w:jc w:val="center"/>
        </w:trPr>
        <w:tc>
          <w:tcPr>
            <w:tcW w:w="809" w:type="pct"/>
            <w:vAlign w:val="center"/>
          </w:tcPr>
          <w:p w14:paraId="06EE05F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age</w:t>
            </w:r>
          </w:p>
        </w:tc>
        <w:tc>
          <w:tcPr>
            <w:tcW w:w="1396" w:type="pct"/>
            <w:vAlign w:val="center"/>
          </w:tcPr>
          <w:p w14:paraId="7467F6DF"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Age</w:t>
            </w:r>
          </w:p>
        </w:tc>
        <w:tc>
          <w:tcPr>
            <w:tcW w:w="913" w:type="pct"/>
            <w:vAlign w:val="center"/>
          </w:tcPr>
          <w:p w14:paraId="5376CBE9"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0F799013"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Years</w:t>
            </w:r>
          </w:p>
        </w:tc>
      </w:tr>
      <w:tr w:rsidR="00BE1883" w:rsidRPr="00641108" w14:paraId="4E92992D" w14:textId="77777777" w:rsidTr="002114CD">
        <w:trPr>
          <w:trHeight w:val="288"/>
          <w:jc w:val="center"/>
        </w:trPr>
        <w:tc>
          <w:tcPr>
            <w:tcW w:w="809" w:type="pct"/>
            <w:vAlign w:val="center"/>
          </w:tcPr>
          <w:p w14:paraId="1608D2D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bp</w:t>
            </w:r>
          </w:p>
        </w:tc>
        <w:tc>
          <w:tcPr>
            <w:tcW w:w="1396" w:type="pct"/>
            <w:vAlign w:val="center"/>
          </w:tcPr>
          <w:p w14:paraId="6B8E4F1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Blood Pressure</w:t>
            </w:r>
          </w:p>
        </w:tc>
        <w:tc>
          <w:tcPr>
            <w:tcW w:w="913" w:type="pct"/>
            <w:vAlign w:val="center"/>
          </w:tcPr>
          <w:p w14:paraId="4D7CE0EC"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4ACDA728"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mm//Hg</w:t>
            </w:r>
          </w:p>
        </w:tc>
      </w:tr>
      <w:tr w:rsidR="00BE1883" w:rsidRPr="00641108" w14:paraId="694C4599" w14:textId="77777777" w:rsidTr="002114CD">
        <w:trPr>
          <w:trHeight w:val="288"/>
          <w:jc w:val="center"/>
        </w:trPr>
        <w:tc>
          <w:tcPr>
            <w:tcW w:w="809" w:type="pct"/>
            <w:vAlign w:val="center"/>
          </w:tcPr>
          <w:p w14:paraId="690B1F8C"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sg</w:t>
            </w:r>
          </w:p>
        </w:tc>
        <w:tc>
          <w:tcPr>
            <w:tcW w:w="1396" w:type="pct"/>
            <w:vAlign w:val="center"/>
          </w:tcPr>
          <w:p w14:paraId="6AC633A5"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Specific Gravity</w:t>
            </w:r>
          </w:p>
        </w:tc>
        <w:tc>
          <w:tcPr>
            <w:tcW w:w="913" w:type="pct"/>
            <w:vAlign w:val="center"/>
          </w:tcPr>
          <w:p w14:paraId="50B82F7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450198B6" w14:textId="5964FD50"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Ranges from </w:t>
            </w:r>
            <w:r w:rsidR="00D76FF1" w:rsidRPr="00D76FF1">
              <w:rPr>
                <w:rFonts w:eastAsia="Calibri"/>
                <w:color w:val="000000" w:themeColor="text1"/>
                <w:sz w:val="16"/>
                <w:szCs w:val="16"/>
              </w:rPr>
              <w:t>(1.005,1.010,1.015,1.020,1.025)</w:t>
            </w:r>
            <w:r w:rsidRPr="00641108">
              <w:rPr>
                <w:rFonts w:eastAsia="Calibri"/>
                <w:color w:val="000000" w:themeColor="text1"/>
                <w:sz w:val="16"/>
                <w:szCs w:val="16"/>
              </w:rPr>
              <w:t>.</w:t>
            </w:r>
          </w:p>
        </w:tc>
      </w:tr>
      <w:tr w:rsidR="00BE1883" w:rsidRPr="00641108" w14:paraId="1D4946BF" w14:textId="77777777" w:rsidTr="002114CD">
        <w:trPr>
          <w:trHeight w:val="288"/>
          <w:jc w:val="center"/>
        </w:trPr>
        <w:tc>
          <w:tcPr>
            <w:tcW w:w="809" w:type="pct"/>
            <w:vAlign w:val="center"/>
          </w:tcPr>
          <w:p w14:paraId="2E16E35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al</w:t>
            </w:r>
          </w:p>
        </w:tc>
        <w:tc>
          <w:tcPr>
            <w:tcW w:w="1396" w:type="pct"/>
            <w:vAlign w:val="center"/>
          </w:tcPr>
          <w:p w14:paraId="3F1D260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Albumin</w:t>
            </w:r>
          </w:p>
        </w:tc>
        <w:tc>
          <w:tcPr>
            <w:tcW w:w="913" w:type="pct"/>
            <w:vAlign w:val="center"/>
          </w:tcPr>
          <w:p w14:paraId="5C4899B5"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683D9350"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Ranges from 1-5.0</w:t>
            </w:r>
          </w:p>
        </w:tc>
      </w:tr>
      <w:tr w:rsidR="00BE1883" w:rsidRPr="00641108" w14:paraId="5CCA7EA3" w14:textId="77777777" w:rsidTr="002114CD">
        <w:trPr>
          <w:trHeight w:val="288"/>
          <w:jc w:val="center"/>
        </w:trPr>
        <w:tc>
          <w:tcPr>
            <w:tcW w:w="809" w:type="pct"/>
            <w:vAlign w:val="center"/>
          </w:tcPr>
          <w:p w14:paraId="1F2BC955"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su</w:t>
            </w:r>
            <w:proofErr w:type="spellEnd"/>
          </w:p>
        </w:tc>
        <w:tc>
          <w:tcPr>
            <w:tcW w:w="1396" w:type="pct"/>
            <w:vAlign w:val="center"/>
          </w:tcPr>
          <w:p w14:paraId="6DD78157"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Sugar </w:t>
            </w:r>
          </w:p>
        </w:tc>
        <w:tc>
          <w:tcPr>
            <w:tcW w:w="913" w:type="pct"/>
            <w:vAlign w:val="center"/>
          </w:tcPr>
          <w:p w14:paraId="7F89E109"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678B0EFA" w14:textId="77777777" w:rsidR="00BE1883" w:rsidRPr="00BF5D86" w:rsidRDefault="00BE1883" w:rsidP="00641108">
            <w:pPr>
              <w:spacing w:line="360" w:lineRule="auto"/>
              <w:rPr>
                <w:rFonts w:eastAsia="Calibri"/>
                <w:color w:val="000000" w:themeColor="text1"/>
                <w:sz w:val="16"/>
                <w:szCs w:val="16"/>
                <w:highlight w:val="yellow"/>
              </w:rPr>
            </w:pPr>
            <w:r w:rsidRPr="00BF5D86">
              <w:rPr>
                <w:rFonts w:eastAsia="Calibri"/>
                <w:color w:val="000000" w:themeColor="text1"/>
                <w:sz w:val="16"/>
                <w:szCs w:val="16"/>
                <w:highlight w:val="yellow"/>
              </w:rPr>
              <w:t>Severity indicated by 5 level</w:t>
            </w:r>
          </w:p>
        </w:tc>
      </w:tr>
      <w:tr w:rsidR="00BE1883" w:rsidRPr="00641108" w14:paraId="17D2BD9A" w14:textId="77777777" w:rsidTr="002114CD">
        <w:trPr>
          <w:trHeight w:val="288"/>
          <w:jc w:val="center"/>
        </w:trPr>
        <w:tc>
          <w:tcPr>
            <w:tcW w:w="809" w:type="pct"/>
            <w:vAlign w:val="center"/>
          </w:tcPr>
          <w:p w14:paraId="5F6909A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RBC</w:t>
            </w:r>
          </w:p>
        </w:tc>
        <w:tc>
          <w:tcPr>
            <w:tcW w:w="1396" w:type="pct"/>
            <w:vAlign w:val="center"/>
          </w:tcPr>
          <w:p w14:paraId="5BA54993"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Red Blood Cells </w:t>
            </w:r>
          </w:p>
        </w:tc>
        <w:tc>
          <w:tcPr>
            <w:tcW w:w="913" w:type="pct"/>
            <w:vAlign w:val="center"/>
          </w:tcPr>
          <w:p w14:paraId="6F0485C9"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1B8D53C0" w14:textId="6EA69600" w:rsidR="00BE1883" w:rsidRPr="00641108" w:rsidRDefault="00F13484" w:rsidP="00641108">
            <w:pPr>
              <w:spacing w:line="360" w:lineRule="auto"/>
              <w:rPr>
                <w:rFonts w:eastAsia="Calibri"/>
                <w:color w:val="000000" w:themeColor="text1"/>
                <w:sz w:val="16"/>
                <w:szCs w:val="16"/>
              </w:rPr>
            </w:pPr>
            <w:r>
              <w:rPr>
                <w:rFonts w:eastAsia="Calibri"/>
                <w:color w:val="000000" w:themeColor="text1"/>
                <w:sz w:val="16"/>
                <w:szCs w:val="16"/>
              </w:rPr>
              <w:t>No</w:t>
            </w:r>
            <w:r w:rsidR="00BE1883" w:rsidRPr="00641108">
              <w:rPr>
                <w:rFonts w:eastAsia="Calibri"/>
                <w:color w:val="000000" w:themeColor="text1"/>
                <w:sz w:val="16"/>
                <w:szCs w:val="16"/>
              </w:rPr>
              <w:t>rmal or abnormal</w:t>
            </w:r>
          </w:p>
        </w:tc>
      </w:tr>
      <w:tr w:rsidR="00BE1883" w:rsidRPr="00641108" w14:paraId="17075607" w14:textId="77777777" w:rsidTr="002114CD">
        <w:trPr>
          <w:trHeight w:val="288"/>
          <w:jc w:val="center"/>
        </w:trPr>
        <w:tc>
          <w:tcPr>
            <w:tcW w:w="809" w:type="pct"/>
            <w:vAlign w:val="center"/>
          </w:tcPr>
          <w:p w14:paraId="0AC0700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pc</w:t>
            </w:r>
          </w:p>
        </w:tc>
        <w:tc>
          <w:tcPr>
            <w:tcW w:w="1396" w:type="pct"/>
            <w:vAlign w:val="center"/>
          </w:tcPr>
          <w:p w14:paraId="1397518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Pus Cell </w:t>
            </w:r>
          </w:p>
        </w:tc>
        <w:tc>
          <w:tcPr>
            <w:tcW w:w="913" w:type="pct"/>
            <w:vAlign w:val="center"/>
          </w:tcPr>
          <w:p w14:paraId="2F207C38"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0C4A3CB3" w14:textId="22A8360A"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5-10  normal for males and females</w:t>
            </w:r>
          </w:p>
        </w:tc>
      </w:tr>
      <w:tr w:rsidR="00BE1883" w:rsidRPr="00641108" w14:paraId="2F2E5B09" w14:textId="77777777" w:rsidTr="002114CD">
        <w:trPr>
          <w:trHeight w:val="288"/>
          <w:jc w:val="center"/>
        </w:trPr>
        <w:tc>
          <w:tcPr>
            <w:tcW w:w="809" w:type="pct"/>
            <w:vAlign w:val="center"/>
          </w:tcPr>
          <w:p w14:paraId="0F7C0A7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PCC</w:t>
            </w:r>
          </w:p>
        </w:tc>
        <w:tc>
          <w:tcPr>
            <w:tcW w:w="1396" w:type="pct"/>
            <w:vAlign w:val="center"/>
          </w:tcPr>
          <w:p w14:paraId="24AA020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Pus Cell clumps </w:t>
            </w:r>
          </w:p>
        </w:tc>
        <w:tc>
          <w:tcPr>
            <w:tcW w:w="913" w:type="pct"/>
            <w:vAlign w:val="center"/>
          </w:tcPr>
          <w:p w14:paraId="291C59A7"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3FA81B5B" w14:textId="4CF56201"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Less than 10 </w:t>
            </w:r>
            <w:r w:rsidR="00F13484">
              <w:rPr>
                <w:rFonts w:eastAsia="Calibri"/>
                <w:color w:val="000000" w:themeColor="text1"/>
                <w:sz w:val="16"/>
                <w:szCs w:val="16"/>
              </w:rPr>
              <w:t>is</w:t>
            </w:r>
            <w:r w:rsidRPr="00641108">
              <w:rPr>
                <w:rFonts w:eastAsia="Calibri"/>
                <w:color w:val="000000" w:themeColor="text1"/>
                <w:sz w:val="16"/>
                <w:szCs w:val="16"/>
              </w:rPr>
              <w:t xml:space="preserve"> normal.</w:t>
            </w:r>
          </w:p>
        </w:tc>
      </w:tr>
      <w:tr w:rsidR="00BE1883" w:rsidRPr="00641108" w14:paraId="27F9EC0A" w14:textId="77777777" w:rsidTr="002114CD">
        <w:trPr>
          <w:trHeight w:val="288"/>
          <w:jc w:val="center"/>
        </w:trPr>
        <w:tc>
          <w:tcPr>
            <w:tcW w:w="809" w:type="pct"/>
            <w:vAlign w:val="center"/>
          </w:tcPr>
          <w:p w14:paraId="20672E1B"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ba</w:t>
            </w:r>
            <w:proofErr w:type="spellEnd"/>
          </w:p>
        </w:tc>
        <w:tc>
          <w:tcPr>
            <w:tcW w:w="1396" w:type="pct"/>
            <w:vAlign w:val="center"/>
          </w:tcPr>
          <w:p w14:paraId="31608060"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Bacteria</w:t>
            </w:r>
          </w:p>
        </w:tc>
        <w:tc>
          <w:tcPr>
            <w:tcW w:w="913" w:type="pct"/>
            <w:vAlign w:val="center"/>
          </w:tcPr>
          <w:p w14:paraId="5E29B00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0053C003"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Up to 10,000 is normal.</w:t>
            </w:r>
          </w:p>
        </w:tc>
      </w:tr>
      <w:tr w:rsidR="00BE1883" w:rsidRPr="00641108" w14:paraId="0AFC2059" w14:textId="77777777" w:rsidTr="002114CD">
        <w:trPr>
          <w:trHeight w:val="288"/>
          <w:jc w:val="center"/>
        </w:trPr>
        <w:tc>
          <w:tcPr>
            <w:tcW w:w="809" w:type="pct"/>
            <w:vAlign w:val="center"/>
          </w:tcPr>
          <w:p w14:paraId="39E0F0E9"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bgr</w:t>
            </w:r>
            <w:proofErr w:type="spellEnd"/>
          </w:p>
        </w:tc>
        <w:tc>
          <w:tcPr>
            <w:tcW w:w="1396" w:type="pct"/>
            <w:vAlign w:val="center"/>
          </w:tcPr>
          <w:p w14:paraId="0586E221"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Blood Glucose Random</w:t>
            </w:r>
          </w:p>
        </w:tc>
        <w:tc>
          <w:tcPr>
            <w:tcW w:w="913" w:type="pct"/>
            <w:vAlign w:val="center"/>
          </w:tcPr>
          <w:p w14:paraId="229DCA68"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1A6AB70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&lt;140 mg/dL is normal and &gt; 200 mg/dL</w:t>
            </w:r>
          </w:p>
        </w:tc>
      </w:tr>
      <w:tr w:rsidR="00BE1883" w:rsidRPr="00641108" w14:paraId="786739F0" w14:textId="77777777" w:rsidTr="002114CD">
        <w:trPr>
          <w:trHeight w:val="288"/>
          <w:jc w:val="center"/>
        </w:trPr>
        <w:tc>
          <w:tcPr>
            <w:tcW w:w="809" w:type="pct"/>
            <w:vAlign w:val="center"/>
          </w:tcPr>
          <w:p w14:paraId="0571AE88"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bu</w:t>
            </w:r>
            <w:proofErr w:type="spellEnd"/>
          </w:p>
        </w:tc>
        <w:tc>
          <w:tcPr>
            <w:tcW w:w="1396" w:type="pct"/>
            <w:vAlign w:val="center"/>
          </w:tcPr>
          <w:p w14:paraId="754153B8"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Blood Urea</w:t>
            </w:r>
          </w:p>
        </w:tc>
        <w:tc>
          <w:tcPr>
            <w:tcW w:w="913" w:type="pct"/>
            <w:vAlign w:val="center"/>
          </w:tcPr>
          <w:p w14:paraId="6635C283"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3774016B"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mg/dl</w:t>
            </w:r>
          </w:p>
        </w:tc>
      </w:tr>
      <w:tr w:rsidR="00BE1883" w:rsidRPr="00641108" w14:paraId="67F9C8E7" w14:textId="77777777" w:rsidTr="002114CD">
        <w:trPr>
          <w:trHeight w:val="288"/>
          <w:jc w:val="center"/>
        </w:trPr>
        <w:tc>
          <w:tcPr>
            <w:tcW w:w="809" w:type="pct"/>
            <w:vAlign w:val="center"/>
          </w:tcPr>
          <w:p w14:paraId="2B26A4C0"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sc</w:t>
            </w:r>
            <w:proofErr w:type="spellEnd"/>
          </w:p>
        </w:tc>
        <w:tc>
          <w:tcPr>
            <w:tcW w:w="1396" w:type="pct"/>
            <w:vAlign w:val="center"/>
          </w:tcPr>
          <w:p w14:paraId="048B1745"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Serum Creatinine</w:t>
            </w:r>
          </w:p>
        </w:tc>
        <w:tc>
          <w:tcPr>
            <w:tcW w:w="913" w:type="pct"/>
            <w:vAlign w:val="center"/>
          </w:tcPr>
          <w:p w14:paraId="67086A69"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48E72EC3"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Higher-level is risky</w:t>
            </w:r>
          </w:p>
        </w:tc>
      </w:tr>
      <w:tr w:rsidR="00BE1883" w:rsidRPr="00641108" w14:paraId="7C714ECE" w14:textId="77777777" w:rsidTr="002114CD">
        <w:trPr>
          <w:trHeight w:val="288"/>
          <w:jc w:val="center"/>
        </w:trPr>
        <w:tc>
          <w:tcPr>
            <w:tcW w:w="809" w:type="pct"/>
            <w:vAlign w:val="center"/>
          </w:tcPr>
          <w:p w14:paraId="749D2C7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sod</w:t>
            </w:r>
          </w:p>
        </w:tc>
        <w:tc>
          <w:tcPr>
            <w:tcW w:w="1396" w:type="pct"/>
            <w:vAlign w:val="center"/>
          </w:tcPr>
          <w:p w14:paraId="4CC0D12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Sodium </w:t>
            </w:r>
          </w:p>
        </w:tc>
        <w:tc>
          <w:tcPr>
            <w:tcW w:w="913" w:type="pct"/>
            <w:vAlign w:val="center"/>
          </w:tcPr>
          <w:p w14:paraId="1C25079C"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53A1ACDC"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mEq</w:t>
            </w:r>
            <w:proofErr w:type="spellEnd"/>
            <w:r w:rsidRPr="00641108">
              <w:rPr>
                <w:rFonts w:eastAsia="Calibri"/>
                <w:color w:val="000000" w:themeColor="text1"/>
                <w:sz w:val="16"/>
                <w:szCs w:val="16"/>
              </w:rPr>
              <w:t>/L</w:t>
            </w:r>
          </w:p>
        </w:tc>
      </w:tr>
      <w:tr w:rsidR="00BE1883" w:rsidRPr="00641108" w14:paraId="1A7DCF3A" w14:textId="77777777" w:rsidTr="002114CD">
        <w:trPr>
          <w:trHeight w:val="288"/>
          <w:jc w:val="center"/>
        </w:trPr>
        <w:tc>
          <w:tcPr>
            <w:tcW w:w="809" w:type="pct"/>
            <w:vAlign w:val="center"/>
          </w:tcPr>
          <w:p w14:paraId="21E941B4"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pot</w:t>
            </w:r>
          </w:p>
        </w:tc>
        <w:tc>
          <w:tcPr>
            <w:tcW w:w="1396" w:type="pct"/>
            <w:vAlign w:val="center"/>
          </w:tcPr>
          <w:p w14:paraId="0C8A5C74"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Potassium</w:t>
            </w:r>
          </w:p>
        </w:tc>
        <w:tc>
          <w:tcPr>
            <w:tcW w:w="913" w:type="pct"/>
            <w:vAlign w:val="center"/>
          </w:tcPr>
          <w:p w14:paraId="33097B40"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0DCA0711"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mEq</w:t>
            </w:r>
            <w:proofErr w:type="spellEnd"/>
            <w:r w:rsidRPr="00641108">
              <w:rPr>
                <w:rFonts w:eastAsia="Calibri"/>
                <w:color w:val="000000" w:themeColor="text1"/>
                <w:sz w:val="16"/>
                <w:szCs w:val="16"/>
              </w:rPr>
              <w:t>/L</w:t>
            </w:r>
          </w:p>
        </w:tc>
      </w:tr>
      <w:tr w:rsidR="00BE1883" w:rsidRPr="00641108" w14:paraId="298326E8" w14:textId="77777777" w:rsidTr="002114CD">
        <w:trPr>
          <w:trHeight w:val="288"/>
          <w:jc w:val="center"/>
        </w:trPr>
        <w:tc>
          <w:tcPr>
            <w:tcW w:w="809" w:type="pct"/>
            <w:vAlign w:val="center"/>
          </w:tcPr>
          <w:p w14:paraId="67839273"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hemo</w:t>
            </w:r>
            <w:proofErr w:type="spellEnd"/>
          </w:p>
        </w:tc>
        <w:tc>
          <w:tcPr>
            <w:tcW w:w="1396" w:type="pct"/>
            <w:vAlign w:val="center"/>
          </w:tcPr>
          <w:p w14:paraId="3D963053"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Hemoglobin</w:t>
            </w:r>
          </w:p>
        </w:tc>
        <w:tc>
          <w:tcPr>
            <w:tcW w:w="913" w:type="pct"/>
            <w:vAlign w:val="center"/>
          </w:tcPr>
          <w:p w14:paraId="45C8C53B"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4243438C" w14:textId="3C22F9D1" w:rsidR="00BE1883" w:rsidRPr="00641108" w:rsidRDefault="00D76FF1" w:rsidP="00641108">
            <w:pPr>
              <w:spacing w:line="360" w:lineRule="auto"/>
              <w:rPr>
                <w:rFonts w:eastAsia="Calibri"/>
                <w:color w:val="000000" w:themeColor="text1"/>
                <w:sz w:val="16"/>
                <w:szCs w:val="16"/>
              </w:rPr>
            </w:pPr>
            <w:proofErr w:type="spellStart"/>
            <w:r>
              <w:rPr>
                <w:rFonts w:eastAsia="Calibri"/>
                <w:color w:val="000000" w:themeColor="text1"/>
                <w:sz w:val="16"/>
                <w:szCs w:val="16"/>
              </w:rPr>
              <w:t>Hemo</w:t>
            </w:r>
            <w:proofErr w:type="spellEnd"/>
            <w:r>
              <w:rPr>
                <w:rFonts w:eastAsia="Calibri"/>
                <w:color w:val="000000" w:themeColor="text1"/>
                <w:sz w:val="16"/>
                <w:szCs w:val="16"/>
              </w:rPr>
              <w:t xml:space="preserve"> is </w:t>
            </w:r>
            <w:proofErr w:type="spellStart"/>
            <w:r>
              <w:rPr>
                <w:rFonts w:eastAsia="Calibri"/>
                <w:color w:val="000000" w:themeColor="text1"/>
                <w:sz w:val="16"/>
                <w:szCs w:val="16"/>
              </w:rPr>
              <w:t>gms</w:t>
            </w:r>
            <w:proofErr w:type="spellEnd"/>
          </w:p>
        </w:tc>
      </w:tr>
      <w:tr w:rsidR="00BE1883" w:rsidRPr="00641108" w14:paraId="2CFC23B5" w14:textId="77777777" w:rsidTr="002114CD">
        <w:trPr>
          <w:trHeight w:val="288"/>
          <w:jc w:val="center"/>
        </w:trPr>
        <w:tc>
          <w:tcPr>
            <w:tcW w:w="809" w:type="pct"/>
            <w:vAlign w:val="center"/>
          </w:tcPr>
          <w:p w14:paraId="27784BF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PCV</w:t>
            </w:r>
          </w:p>
        </w:tc>
        <w:tc>
          <w:tcPr>
            <w:tcW w:w="1396" w:type="pct"/>
            <w:vAlign w:val="center"/>
          </w:tcPr>
          <w:p w14:paraId="4D078A6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Packed Cell Volume</w:t>
            </w:r>
          </w:p>
        </w:tc>
        <w:tc>
          <w:tcPr>
            <w:tcW w:w="913" w:type="pct"/>
            <w:vAlign w:val="center"/>
          </w:tcPr>
          <w:p w14:paraId="3555E11F"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3AAA2938" w14:textId="77777777" w:rsidR="00BE1883" w:rsidRPr="00641108" w:rsidRDefault="00BE1883" w:rsidP="00641108">
            <w:pPr>
              <w:spacing w:line="360" w:lineRule="auto"/>
              <w:rPr>
                <w:rFonts w:eastAsia="Calibri"/>
                <w:color w:val="000000" w:themeColor="text1"/>
                <w:sz w:val="16"/>
                <w:szCs w:val="16"/>
              </w:rPr>
            </w:pPr>
          </w:p>
        </w:tc>
      </w:tr>
      <w:tr w:rsidR="00BE1883" w:rsidRPr="00641108" w14:paraId="005FBFD0" w14:textId="77777777" w:rsidTr="002114CD">
        <w:trPr>
          <w:trHeight w:val="288"/>
          <w:jc w:val="center"/>
        </w:trPr>
        <w:tc>
          <w:tcPr>
            <w:tcW w:w="809" w:type="pct"/>
            <w:vAlign w:val="center"/>
          </w:tcPr>
          <w:p w14:paraId="5FF2B2D7"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WC</w:t>
            </w:r>
          </w:p>
        </w:tc>
        <w:tc>
          <w:tcPr>
            <w:tcW w:w="1396" w:type="pct"/>
            <w:vAlign w:val="center"/>
          </w:tcPr>
          <w:p w14:paraId="7CC3C502"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White Blood Cell Count</w:t>
            </w:r>
          </w:p>
        </w:tc>
        <w:tc>
          <w:tcPr>
            <w:tcW w:w="913" w:type="pct"/>
            <w:vAlign w:val="center"/>
          </w:tcPr>
          <w:p w14:paraId="7D69D4EF"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601AD4BA" w14:textId="77777777" w:rsidR="00BE1883" w:rsidRPr="00641108" w:rsidRDefault="0093502D" w:rsidP="00641108">
            <w:pPr>
              <w:spacing w:line="360" w:lineRule="auto"/>
              <w:rPr>
                <w:rFonts w:eastAsia="Calibri"/>
                <w:color w:val="000000" w:themeColor="text1"/>
                <w:sz w:val="16"/>
                <w:szCs w:val="16"/>
              </w:rPr>
            </w:pPr>
            <w:r w:rsidRPr="00641108">
              <w:rPr>
                <w:rFonts w:eastAsia="Calibri"/>
                <w:color w:val="000000" w:themeColor="text1"/>
                <w:sz w:val="16"/>
                <w:szCs w:val="16"/>
              </w:rPr>
              <w:t>C</w:t>
            </w:r>
            <w:r w:rsidR="00BE1883" w:rsidRPr="00641108">
              <w:rPr>
                <w:rFonts w:eastAsia="Calibri"/>
                <w:color w:val="000000" w:themeColor="text1"/>
                <w:sz w:val="16"/>
                <w:szCs w:val="16"/>
              </w:rPr>
              <w:t>ell counts in number.</w:t>
            </w:r>
          </w:p>
        </w:tc>
      </w:tr>
      <w:tr w:rsidR="00BE1883" w:rsidRPr="00641108" w14:paraId="1B567CFD" w14:textId="77777777" w:rsidTr="002114CD">
        <w:trPr>
          <w:trHeight w:val="288"/>
          <w:jc w:val="center"/>
        </w:trPr>
        <w:tc>
          <w:tcPr>
            <w:tcW w:w="809" w:type="pct"/>
            <w:vAlign w:val="center"/>
          </w:tcPr>
          <w:p w14:paraId="744E32A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RC</w:t>
            </w:r>
          </w:p>
        </w:tc>
        <w:tc>
          <w:tcPr>
            <w:tcW w:w="1396" w:type="pct"/>
            <w:vAlign w:val="center"/>
          </w:tcPr>
          <w:p w14:paraId="76FB05D1"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Red Blood Cell Count </w:t>
            </w:r>
          </w:p>
        </w:tc>
        <w:tc>
          <w:tcPr>
            <w:tcW w:w="913" w:type="pct"/>
            <w:vAlign w:val="center"/>
          </w:tcPr>
          <w:p w14:paraId="171B0B9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Numerical</w:t>
            </w:r>
          </w:p>
        </w:tc>
        <w:tc>
          <w:tcPr>
            <w:tcW w:w="1882" w:type="pct"/>
            <w:vAlign w:val="center"/>
          </w:tcPr>
          <w:p w14:paraId="0398E359"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Higher and less than normal </w:t>
            </w:r>
            <w:proofErr w:type="gramStart"/>
            <w:r w:rsidRPr="00641108">
              <w:rPr>
                <w:rFonts w:eastAsia="Calibri"/>
                <w:color w:val="000000" w:themeColor="text1"/>
                <w:sz w:val="16"/>
                <w:szCs w:val="16"/>
              </w:rPr>
              <w:t>increase</w:t>
            </w:r>
            <w:proofErr w:type="gramEnd"/>
            <w:r w:rsidRPr="00641108">
              <w:rPr>
                <w:rFonts w:eastAsia="Calibri"/>
                <w:color w:val="000000" w:themeColor="text1"/>
                <w:sz w:val="16"/>
                <w:szCs w:val="16"/>
              </w:rPr>
              <w:t xml:space="preserve"> risk.</w:t>
            </w:r>
          </w:p>
        </w:tc>
      </w:tr>
      <w:tr w:rsidR="00BE1883" w:rsidRPr="00641108" w14:paraId="625BE469" w14:textId="77777777" w:rsidTr="002114CD">
        <w:trPr>
          <w:trHeight w:val="288"/>
          <w:jc w:val="center"/>
        </w:trPr>
        <w:tc>
          <w:tcPr>
            <w:tcW w:w="809" w:type="pct"/>
            <w:vAlign w:val="center"/>
          </w:tcPr>
          <w:p w14:paraId="6005BD77"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htn</w:t>
            </w:r>
            <w:proofErr w:type="spellEnd"/>
          </w:p>
        </w:tc>
        <w:tc>
          <w:tcPr>
            <w:tcW w:w="1396" w:type="pct"/>
            <w:vAlign w:val="center"/>
          </w:tcPr>
          <w:p w14:paraId="574269F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Hypertension </w:t>
            </w:r>
          </w:p>
        </w:tc>
        <w:tc>
          <w:tcPr>
            <w:tcW w:w="913" w:type="pct"/>
            <w:vAlign w:val="center"/>
          </w:tcPr>
          <w:p w14:paraId="29E87D4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571BD8E0" w14:textId="77777777" w:rsidR="00BE1883" w:rsidRPr="00641108" w:rsidRDefault="0093502D" w:rsidP="00641108">
            <w:pPr>
              <w:spacing w:line="360" w:lineRule="auto"/>
              <w:rPr>
                <w:rFonts w:eastAsia="Calibri"/>
                <w:color w:val="000000" w:themeColor="text1"/>
                <w:sz w:val="16"/>
                <w:szCs w:val="16"/>
              </w:rPr>
            </w:pPr>
            <w:r w:rsidRPr="00641108">
              <w:rPr>
                <w:rFonts w:eastAsia="Calibri"/>
                <w:color w:val="000000" w:themeColor="text1"/>
                <w:sz w:val="16"/>
                <w:szCs w:val="16"/>
              </w:rPr>
              <w:t>Y</w:t>
            </w:r>
            <w:r w:rsidR="00BE1883" w:rsidRPr="00641108">
              <w:rPr>
                <w:rFonts w:eastAsia="Calibri"/>
                <w:color w:val="000000" w:themeColor="text1"/>
                <w:sz w:val="16"/>
                <w:szCs w:val="16"/>
              </w:rPr>
              <w:t xml:space="preserve">es or no </w:t>
            </w:r>
            <w:r w:rsidRPr="00641108">
              <w:rPr>
                <w:rFonts w:eastAsia="Calibri"/>
                <w:color w:val="000000" w:themeColor="text1"/>
                <w:sz w:val="16"/>
                <w:szCs w:val="16"/>
              </w:rPr>
              <w:t>(</w:t>
            </w:r>
            <w:r w:rsidR="00BE1883" w:rsidRPr="00641108">
              <w:rPr>
                <w:rFonts w:eastAsia="Calibri"/>
                <w:color w:val="000000" w:themeColor="text1"/>
                <w:sz w:val="16"/>
                <w:szCs w:val="16"/>
              </w:rPr>
              <w:t>categorical</w:t>
            </w:r>
            <w:r w:rsidRPr="00641108">
              <w:rPr>
                <w:rFonts w:eastAsia="Calibri"/>
                <w:color w:val="000000" w:themeColor="text1"/>
                <w:sz w:val="16"/>
                <w:szCs w:val="16"/>
              </w:rPr>
              <w:t>)</w:t>
            </w:r>
          </w:p>
        </w:tc>
      </w:tr>
      <w:tr w:rsidR="00BE1883" w:rsidRPr="00641108" w14:paraId="42564B51" w14:textId="77777777" w:rsidTr="002114CD">
        <w:trPr>
          <w:trHeight w:val="288"/>
          <w:jc w:val="center"/>
        </w:trPr>
        <w:tc>
          <w:tcPr>
            <w:tcW w:w="809" w:type="pct"/>
            <w:vAlign w:val="center"/>
          </w:tcPr>
          <w:p w14:paraId="7A568494"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dm</w:t>
            </w:r>
          </w:p>
        </w:tc>
        <w:tc>
          <w:tcPr>
            <w:tcW w:w="1396" w:type="pct"/>
            <w:vAlign w:val="center"/>
          </w:tcPr>
          <w:p w14:paraId="64292C4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Diabetes Mellitus</w:t>
            </w:r>
          </w:p>
        </w:tc>
        <w:tc>
          <w:tcPr>
            <w:tcW w:w="913" w:type="pct"/>
            <w:vAlign w:val="center"/>
          </w:tcPr>
          <w:p w14:paraId="1A95A6FF"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7A34455F" w14:textId="77777777" w:rsidR="00BE1883" w:rsidRPr="00641108" w:rsidRDefault="004C0D34" w:rsidP="00641108">
            <w:pPr>
              <w:spacing w:line="360" w:lineRule="auto"/>
              <w:rPr>
                <w:rFonts w:eastAsia="Calibri"/>
                <w:color w:val="000000" w:themeColor="text1"/>
                <w:sz w:val="16"/>
                <w:szCs w:val="16"/>
              </w:rPr>
            </w:pPr>
            <w:r w:rsidRPr="00641108">
              <w:rPr>
                <w:rFonts w:eastAsia="Calibri"/>
                <w:color w:val="000000" w:themeColor="text1"/>
                <w:sz w:val="16"/>
                <w:szCs w:val="16"/>
              </w:rPr>
              <w:t>&lt;</w:t>
            </w:r>
            <w:r w:rsidR="00BE1883" w:rsidRPr="00641108">
              <w:rPr>
                <w:rFonts w:eastAsia="Calibri"/>
                <w:color w:val="000000" w:themeColor="text1"/>
                <w:sz w:val="16"/>
                <w:szCs w:val="16"/>
              </w:rPr>
              <w:t xml:space="preserve"> 140 mg/dL is normal.</w:t>
            </w:r>
          </w:p>
        </w:tc>
      </w:tr>
      <w:tr w:rsidR="00BE1883" w:rsidRPr="00641108" w14:paraId="6B8EC5C8" w14:textId="77777777" w:rsidTr="002114CD">
        <w:trPr>
          <w:trHeight w:val="288"/>
          <w:jc w:val="center"/>
        </w:trPr>
        <w:tc>
          <w:tcPr>
            <w:tcW w:w="809" w:type="pct"/>
            <w:vAlign w:val="center"/>
          </w:tcPr>
          <w:p w14:paraId="03943B5F"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cad</w:t>
            </w:r>
          </w:p>
        </w:tc>
        <w:tc>
          <w:tcPr>
            <w:tcW w:w="1396" w:type="pct"/>
            <w:vAlign w:val="center"/>
          </w:tcPr>
          <w:p w14:paraId="68B64FE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Coronary Artery Disease </w:t>
            </w:r>
          </w:p>
        </w:tc>
        <w:tc>
          <w:tcPr>
            <w:tcW w:w="913" w:type="pct"/>
            <w:vAlign w:val="center"/>
          </w:tcPr>
          <w:p w14:paraId="35251B94"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6B9FC67E"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highlight w:val="yellow"/>
              </w:rPr>
              <w:t>Higher increases heart attack. Less than 130 mg/dL is free from CA disease</w:t>
            </w:r>
          </w:p>
        </w:tc>
      </w:tr>
      <w:tr w:rsidR="00BE1883" w:rsidRPr="00641108" w14:paraId="3AD3B3BF" w14:textId="77777777" w:rsidTr="002114CD">
        <w:trPr>
          <w:trHeight w:val="288"/>
          <w:jc w:val="center"/>
        </w:trPr>
        <w:tc>
          <w:tcPr>
            <w:tcW w:w="809" w:type="pct"/>
            <w:vAlign w:val="center"/>
          </w:tcPr>
          <w:p w14:paraId="5F468D27"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lastRenderedPageBreak/>
              <w:t>appet</w:t>
            </w:r>
            <w:proofErr w:type="spellEnd"/>
          </w:p>
        </w:tc>
        <w:tc>
          <w:tcPr>
            <w:tcW w:w="1396" w:type="pct"/>
            <w:vAlign w:val="center"/>
          </w:tcPr>
          <w:p w14:paraId="30A208FB"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Appetite </w:t>
            </w:r>
          </w:p>
        </w:tc>
        <w:tc>
          <w:tcPr>
            <w:tcW w:w="913" w:type="pct"/>
            <w:vAlign w:val="center"/>
          </w:tcPr>
          <w:p w14:paraId="533F49AB"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3DF9FFB6"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Less is good more causes disorder.</w:t>
            </w:r>
          </w:p>
        </w:tc>
      </w:tr>
      <w:tr w:rsidR="00BE1883" w:rsidRPr="00641108" w14:paraId="25024FD1" w14:textId="77777777" w:rsidTr="002114CD">
        <w:trPr>
          <w:trHeight w:val="288"/>
          <w:jc w:val="center"/>
        </w:trPr>
        <w:tc>
          <w:tcPr>
            <w:tcW w:w="809" w:type="pct"/>
            <w:vAlign w:val="center"/>
          </w:tcPr>
          <w:p w14:paraId="66A37CE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pe</w:t>
            </w:r>
          </w:p>
        </w:tc>
        <w:tc>
          <w:tcPr>
            <w:tcW w:w="1396" w:type="pct"/>
            <w:vAlign w:val="center"/>
          </w:tcPr>
          <w:p w14:paraId="28FC886F"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Pedal Edema </w:t>
            </w:r>
          </w:p>
        </w:tc>
        <w:tc>
          <w:tcPr>
            <w:tcW w:w="913" w:type="pct"/>
            <w:vAlign w:val="center"/>
          </w:tcPr>
          <w:p w14:paraId="7B0AD938"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6A3C43CF" w14:textId="77777777" w:rsidR="00BE1883" w:rsidRPr="00641108" w:rsidRDefault="0093502D" w:rsidP="00641108">
            <w:pPr>
              <w:spacing w:line="360" w:lineRule="auto"/>
              <w:rPr>
                <w:rFonts w:eastAsia="Calibri"/>
                <w:color w:val="000000" w:themeColor="text1"/>
                <w:sz w:val="16"/>
                <w:szCs w:val="16"/>
              </w:rPr>
            </w:pPr>
            <w:r w:rsidRPr="00641108">
              <w:rPr>
                <w:rFonts w:eastAsia="Calibri"/>
                <w:color w:val="000000" w:themeColor="text1"/>
                <w:sz w:val="16"/>
                <w:szCs w:val="16"/>
              </w:rPr>
              <w:t>Y</w:t>
            </w:r>
            <w:r w:rsidR="00BE1883" w:rsidRPr="00641108">
              <w:rPr>
                <w:rFonts w:eastAsia="Calibri"/>
                <w:color w:val="000000" w:themeColor="text1"/>
                <w:sz w:val="16"/>
                <w:szCs w:val="16"/>
              </w:rPr>
              <w:t>es/no), Swelling or puffiness of tissue under the skin.</w:t>
            </w:r>
          </w:p>
        </w:tc>
      </w:tr>
      <w:tr w:rsidR="00BE1883" w:rsidRPr="00641108" w14:paraId="4E4D3C14" w14:textId="77777777" w:rsidTr="002114CD">
        <w:trPr>
          <w:trHeight w:val="288"/>
          <w:jc w:val="center"/>
        </w:trPr>
        <w:tc>
          <w:tcPr>
            <w:tcW w:w="809" w:type="pct"/>
            <w:vAlign w:val="center"/>
          </w:tcPr>
          <w:p w14:paraId="64BCC2D1" w14:textId="77777777" w:rsidR="00BE1883" w:rsidRPr="00641108" w:rsidRDefault="00BE1883" w:rsidP="00641108">
            <w:pPr>
              <w:spacing w:line="360" w:lineRule="auto"/>
              <w:rPr>
                <w:rFonts w:eastAsia="Calibri"/>
                <w:color w:val="000000" w:themeColor="text1"/>
                <w:sz w:val="16"/>
                <w:szCs w:val="16"/>
              </w:rPr>
            </w:pPr>
            <w:proofErr w:type="spellStart"/>
            <w:r w:rsidRPr="00641108">
              <w:rPr>
                <w:rFonts w:eastAsia="Calibri"/>
                <w:color w:val="000000" w:themeColor="text1"/>
                <w:sz w:val="16"/>
                <w:szCs w:val="16"/>
              </w:rPr>
              <w:t>ane</w:t>
            </w:r>
            <w:proofErr w:type="spellEnd"/>
          </w:p>
        </w:tc>
        <w:tc>
          <w:tcPr>
            <w:tcW w:w="1396" w:type="pct"/>
            <w:vAlign w:val="center"/>
          </w:tcPr>
          <w:p w14:paraId="388AA71D"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Anemia</w:t>
            </w:r>
          </w:p>
        </w:tc>
        <w:tc>
          <w:tcPr>
            <w:tcW w:w="913" w:type="pct"/>
            <w:vAlign w:val="center"/>
          </w:tcPr>
          <w:p w14:paraId="3A39DF8C"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5941D9CC" w14:textId="77777777" w:rsidR="00BE1883" w:rsidRPr="00641108" w:rsidRDefault="0093502D" w:rsidP="00641108">
            <w:pPr>
              <w:spacing w:line="360" w:lineRule="auto"/>
              <w:rPr>
                <w:rFonts w:eastAsia="Calibri"/>
                <w:color w:val="000000" w:themeColor="text1"/>
                <w:sz w:val="16"/>
                <w:szCs w:val="16"/>
              </w:rPr>
            </w:pPr>
            <w:r w:rsidRPr="00641108">
              <w:rPr>
                <w:rFonts w:eastAsia="Calibri"/>
                <w:color w:val="000000" w:themeColor="text1"/>
                <w:sz w:val="16"/>
                <w:szCs w:val="16"/>
              </w:rPr>
              <w:t>Y</w:t>
            </w:r>
            <w:r w:rsidR="00BE1883" w:rsidRPr="00641108">
              <w:rPr>
                <w:rFonts w:eastAsia="Calibri"/>
                <w:color w:val="000000" w:themeColor="text1"/>
                <w:sz w:val="16"/>
                <w:szCs w:val="16"/>
              </w:rPr>
              <w:t>es/no, Lower than hemoglobin indicates Anemia.</w:t>
            </w:r>
          </w:p>
        </w:tc>
      </w:tr>
      <w:tr w:rsidR="00BE1883" w:rsidRPr="00641108" w14:paraId="0CC68D0E" w14:textId="77777777" w:rsidTr="002114CD">
        <w:trPr>
          <w:trHeight w:val="288"/>
          <w:jc w:val="center"/>
        </w:trPr>
        <w:tc>
          <w:tcPr>
            <w:tcW w:w="809" w:type="pct"/>
            <w:vAlign w:val="center"/>
          </w:tcPr>
          <w:p w14:paraId="0406A45C"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classification</w:t>
            </w:r>
          </w:p>
        </w:tc>
        <w:tc>
          <w:tcPr>
            <w:tcW w:w="1396" w:type="pct"/>
            <w:vAlign w:val="center"/>
          </w:tcPr>
          <w:p w14:paraId="0DDC0FC7"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 xml:space="preserve">Class </w:t>
            </w:r>
          </w:p>
        </w:tc>
        <w:tc>
          <w:tcPr>
            <w:tcW w:w="913" w:type="pct"/>
            <w:vAlign w:val="center"/>
          </w:tcPr>
          <w:p w14:paraId="4E55FB2A"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Nominal</w:t>
            </w:r>
          </w:p>
        </w:tc>
        <w:tc>
          <w:tcPr>
            <w:tcW w:w="1882" w:type="pct"/>
            <w:vAlign w:val="center"/>
          </w:tcPr>
          <w:p w14:paraId="53916B19" w14:textId="77777777" w:rsidR="00BE1883" w:rsidRPr="00641108" w:rsidRDefault="00BE1883" w:rsidP="00641108">
            <w:pPr>
              <w:spacing w:line="360" w:lineRule="auto"/>
              <w:rPr>
                <w:rFonts w:eastAsia="Calibri"/>
                <w:color w:val="000000" w:themeColor="text1"/>
                <w:sz w:val="16"/>
                <w:szCs w:val="16"/>
              </w:rPr>
            </w:pPr>
            <w:r w:rsidRPr="00641108">
              <w:rPr>
                <w:rFonts w:eastAsia="Calibri"/>
                <w:color w:val="000000" w:themeColor="text1"/>
                <w:sz w:val="16"/>
                <w:szCs w:val="16"/>
              </w:rPr>
              <w:t>Indicates either CKD or Non-CKD patients.</w:t>
            </w:r>
          </w:p>
        </w:tc>
      </w:tr>
    </w:tbl>
    <w:p w14:paraId="381E05F0" w14:textId="77777777" w:rsidR="00BE1883" w:rsidRDefault="00BE1883" w:rsidP="00BE1883">
      <w:pPr>
        <w:jc w:val="both"/>
      </w:pPr>
    </w:p>
    <w:p w14:paraId="72D69656" w14:textId="77777777" w:rsidR="00BE1883" w:rsidRDefault="00BE1883" w:rsidP="00BE1883">
      <w:pPr>
        <w:jc w:val="both"/>
        <w:sectPr w:rsidR="00BE1883" w:rsidSect="00BE1883">
          <w:type w:val="continuous"/>
          <w:pgSz w:w="11906" w:h="16838"/>
          <w:pgMar w:top="1296" w:right="734" w:bottom="1037" w:left="734" w:header="360" w:footer="634" w:gutter="0"/>
          <w:pgNumType w:start="1"/>
          <w:cols w:space="514"/>
          <w:formProt w:val="0"/>
          <w:titlePg/>
          <w:docGrid w:linePitch="360" w:charSpace="16384"/>
        </w:sectPr>
      </w:pPr>
    </w:p>
    <w:p w14:paraId="1B115110" w14:textId="504E1762" w:rsidR="00CA55A6" w:rsidRDefault="00BE1883" w:rsidP="002114CD">
      <w:pPr>
        <w:pStyle w:val="H2"/>
        <w:spacing w:before="0"/>
        <w:rPr>
          <w:ins w:id="7" w:author="Ahmed, Manik" w:date="2021-10-17T19:56:00Z"/>
          <w:rFonts w:ascii="MS Gothic" w:eastAsia="MS Gothic" w:hAnsi="MS Gothic" w:cs="MS Gothic"/>
          <w:color w:val="595959"/>
        </w:rPr>
      </w:pPr>
      <w:r w:rsidRPr="00546E37">
        <w:rPr>
          <w:color w:val="595959"/>
        </w:rPr>
        <w:t>B.</w:t>
      </w:r>
      <w:r w:rsidRPr="00546E37">
        <w:rPr>
          <w:rFonts w:ascii="MS Gothic" w:eastAsia="MS Gothic" w:hAnsi="MS Gothic" w:cs="MS Gothic" w:hint="eastAsia"/>
          <w:color w:val="595959"/>
        </w:rPr>
        <w:t> </w:t>
      </w:r>
      <w:ins w:id="8" w:author="Ahmed, Manik" w:date="2021-10-17T19:57:00Z">
        <w:r w:rsidR="00CA55A6" w:rsidRPr="00CA55A6">
          <w:rPr>
            <w:b w:val="0"/>
            <w:i w:val="0"/>
            <w:color w:val="595959"/>
          </w:rPr>
          <w:t xml:space="preserve"> </w:t>
        </w:r>
        <w:r w:rsidR="00CA55A6" w:rsidRPr="00A83C22">
          <w:rPr>
            <w:b w:val="0"/>
            <w:i w:val="0"/>
            <w:color w:val="595959"/>
          </w:rPr>
          <w:t>RESEARCH METHODOLOGY</w:t>
        </w:r>
      </w:ins>
    </w:p>
    <w:p w14:paraId="49395651" w14:textId="25BE15CA" w:rsidR="00864E76" w:rsidRDefault="00864E76" w:rsidP="00864E76">
      <w:pPr>
        <w:pStyle w:val="H2"/>
        <w:rPr>
          <w:moveTo w:id="9" w:author="Ahmed, Manik" w:date="2021-10-17T19:57:00Z"/>
          <w:rFonts w:ascii="Times New Roman" w:hAnsi="Times New Roman" w:cs="Times New Roman"/>
          <w:b w:val="0"/>
          <w:i w:val="0"/>
          <w:color w:val="000000" w:themeColor="text1"/>
          <w:sz w:val="20"/>
          <w:szCs w:val="20"/>
        </w:rPr>
      </w:pPr>
      <w:moveToRangeStart w:id="10" w:author="Ahmed, Manik" w:date="2021-10-17T19:57:00Z" w:name="move85393086"/>
      <w:moveTo w:id="11" w:author="Ahmed, Manik" w:date="2021-10-17T19:57:00Z">
        <w:r w:rsidRPr="00E9593B">
          <w:rPr>
            <w:rFonts w:ascii="Times New Roman" w:hAnsi="Times New Roman" w:cs="Times New Roman"/>
            <w:b w:val="0"/>
            <w:i w:val="0"/>
            <w:color w:val="000000" w:themeColor="text1"/>
            <w:sz w:val="20"/>
            <w:szCs w:val="20"/>
            <w:highlight w:val="yellow"/>
          </w:rPr>
          <w:t xml:space="preserve">In this research, we have developed a model to predict CKD disease in patients. The performance of the model was tested on both all attributes and selected features. Among feature selection methods there were </w:t>
        </w:r>
      </w:moveTo>
      <w:bookmarkStart w:id="12" w:name="_Hlk85484933"/>
      <w:ins w:id="13" w:author="Ahmed, Manik" w:date="2021-10-18T21:11:00Z">
        <w:r w:rsidR="009D2BB7" w:rsidRPr="009D2BB7">
          <w:rPr>
            <w:rFonts w:ascii="Times New Roman" w:hAnsi="Times New Roman" w:cs="Times New Roman"/>
            <w:b w:val="0"/>
            <w:i w:val="0"/>
            <w:color w:val="000000" w:themeColor="text1"/>
            <w:sz w:val="20"/>
            <w:szCs w:val="20"/>
          </w:rPr>
          <w:t xml:space="preserve">Co-relation Based Feature </w:t>
        </w:r>
      </w:ins>
      <w:ins w:id="14" w:author="Ahmed, Manik" w:date="2021-10-18T21:13:00Z">
        <w:r w:rsidR="005A50BB">
          <w:rPr>
            <w:rFonts w:ascii="Times New Roman" w:hAnsi="Times New Roman" w:cs="Times New Roman"/>
            <w:b w:val="0"/>
            <w:i w:val="0"/>
            <w:color w:val="000000" w:themeColor="text1"/>
            <w:sz w:val="20"/>
            <w:szCs w:val="20"/>
          </w:rPr>
          <w:t>S</w:t>
        </w:r>
      </w:ins>
      <w:ins w:id="15" w:author="Ahmed, Manik" w:date="2021-10-18T21:11:00Z">
        <w:r w:rsidR="009D2BB7" w:rsidRPr="009D2BB7">
          <w:rPr>
            <w:rFonts w:ascii="Times New Roman" w:hAnsi="Times New Roman" w:cs="Times New Roman"/>
            <w:b w:val="0"/>
            <w:i w:val="0"/>
            <w:color w:val="000000" w:themeColor="text1"/>
            <w:sz w:val="20"/>
            <w:szCs w:val="20"/>
          </w:rPr>
          <w:t>election (CFS)</w:t>
        </w:r>
        <w:bookmarkEnd w:id="12"/>
        <w:r w:rsidR="009D2BB7" w:rsidRPr="009D2BB7">
          <w:rPr>
            <w:rFonts w:ascii="Times New Roman" w:hAnsi="Times New Roman" w:cs="Times New Roman"/>
            <w:b w:val="0"/>
            <w:i w:val="0"/>
            <w:color w:val="000000" w:themeColor="text1"/>
            <w:sz w:val="20"/>
            <w:szCs w:val="20"/>
          </w:rPr>
          <w:t>, (2). Recursive Feature Elimination (RFE), (3) Lasso Regression, (4) Boruta</w:t>
        </w:r>
        <w:r w:rsidR="009D2BB7" w:rsidRPr="009D2BB7">
          <w:rPr>
            <w:rFonts w:ascii="Times New Roman" w:hAnsi="Times New Roman" w:cs="Times New Roman"/>
            <w:b w:val="0"/>
            <w:i w:val="0"/>
            <w:color w:val="000000" w:themeColor="text1"/>
            <w:sz w:val="20"/>
            <w:szCs w:val="20"/>
            <w:highlight w:val="yellow"/>
          </w:rPr>
          <w:t xml:space="preserve"> </w:t>
        </w:r>
      </w:ins>
      <w:ins w:id="16" w:author="Ahmed, Manik" w:date="2021-10-18T20:52:00Z">
        <w:r w:rsidR="00A70508">
          <w:rPr>
            <w:rFonts w:ascii="Times New Roman" w:hAnsi="Times New Roman" w:cs="Times New Roman"/>
            <w:b w:val="0"/>
            <w:i w:val="0"/>
            <w:color w:val="000000" w:themeColor="text1"/>
            <w:sz w:val="20"/>
            <w:szCs w:val="20"/>
            <w:highlight w:val="yellow"/>
          </w:rPr>
          <w:t xml:space="preserve"> </w:t>
        </w:r>
      </w:ins>
      <w:moveTo w:id="17" w:author="Ahmed, Manik" w:date="2021-10-17T19:57:00Z">
        <w:del w:id="18" w:author="Ahmed, Manik" w:date="2021-10-18T20:53:00Z">
          <w:r w:rsidRPr="00E9593B" w:rsidDel="00A70508">
            <w:rPr>
              <w:rFonts w:ascii="Times New Roman" w:hAnsi="Times New Roman" w:cs="Times New Roman"/>
              <w:b w:val="0"/>
              <w:i w:val="0"/>
              <w:color w:val="000000" w:themeColor="text1"/>
              <w:sz w:val="20"/>
              <w:szCs w:val="20"/>
              <w:highlight w:val="yellow"/>
            </w:rPr>
            <w:delText>Wrapper, Filter and Embedde</w:delText>
          </w:r>
        </w:del>
      </w:moveTo>
      <w:ins w:id="19" w:author="Ahmed, Manik" w:date="2021-10-18T20:53:00Z">
        <w:r w:rsidR="00A70508">
          <w:rPr>
            <w:rFonts w:ascii="Times New Roman" w:hAnsi="Times New Roman" w:cs="Times New Roman"/>
            <w:b w:val="0"/>
            <w:i w:val="0"/>
            <w:color w:val="000000" w:themeColor="text1"/>
            <w:sz w:val="20"/>
            <w:szCs w:val="20"/>
            <w:highlight w:val="yellow"/>
          </w:rPr>
          <w:t xml:space="preserve">utilized </w:t>
        </w:r>
      </w:ins>
      <w:moveTo w:id="20" w:author="Ahmed, Manik" w:date="2021-10-17T19:57:00Z">
        <w:del w:id="21" w:author="Ahmed, Manik" w:date="2021-10-18T20:53:00Z">
          <w:r w:rsidRPr="00E9593B" w:rsidDel="00A70508">
            <w:rPr>
              <w:rFonts w:ascii="Times New Roman" w:hAnsi="Times New Roman" w:cs="Times New Roman"/>
              <w:b w:val="0"/>
              <w:i w:val="0"/>
              <w:color w:val="000000" w:themeColor="text1"/>
              <w:sz w:val="20"/>
              <w:szCs w:val="20"/>
              <w:highlight w:val="yellow"/>
            </w:rPr>
            <w:delText xml:space="preserve">d  allowing </w:delText>
          </w:r>
        </w:del>
        <w:r w:rsidRPr="00E9593B">
          <w:rPr>
            <w:rFonts w:ascii="Times New Roman" w:hAnsi="Times New Roman" w:cs="Times New Roman"/>
            <w:b w:val="0"/>
            <w:i w:val="0"/>
            <w:color w:val="000000" w:themeColor="text1"/>
            <w:sz w:val="20"/>
            <w:szCs w:val="20"/>
            <w:highlight w:val="yellow"/>
          </w:rPr>
          <w:t>to select vital features</w:t>
        </w:r>
        <w:r w:rsidRPr="00E9593B">
          <w:rPr>
            <w:rFonts w:ascii="Times New Roman" w:hAnsi="Times New Roman" w:cs="Times New Roman"/>
            <w:b w:val="0"/>
            <w:i w:val="0"/>
            <w:color w:val="000000" w:themeColor="text1"/>
            <w:sz w:val="20"/>
            <w:szCs w:val="20"/>
          </w:rPr>
          <w:t>.</w:t>
        </w:r>
      </w:moveTo>
    </w:p>
    <w:moveToRangeEnd w:id="10"/>
    <w:p w14:paraId="19ECA25E" w14:textId="77777777" w:rsidR="000C459A" w:rsidRDefault="000C459A" w:rsidP="002114CD">
      <w:pPr>
        <w:pStyle w:val="H2"/>
        <w:spacing w:before="0"/>
        <w:rPr>
          <w:ins w:id="22" w:author="Ahmed, Manik" w:date="2021-10-18T21:12:00Z"/>
          <w:color w:val="595959"/>
        </w:rPr>
      </w:pPr>
    </w:p>
    <w:p w14:paraId="2D524C64" w14:textId="71BDD04A" w:rsidR="00BE1883" w:rsidRDefault="00BE1883" w:rsidP="002114CD">
      <w:pPr>
        <w:pStyle w:val="H2"/>
        <w:spacing w:before="0"/>
        <w:rPr>
          <w:ins w:id="23" w:author="Ahmed, Manik" w:date="2021-10-17T19:53:00Z"/>
          <w:color w:val="595959"/>
        </w:rPr>
      </w:pPr>
      <w:r w:rsidRPr="00546E37">
        <w:rPr>
          <w:color w:val="595959"/>
        </w:rPr>
        <w:t>DATA PRE-PROCESSING</w:t>
      </w:r>
    </w:p>
    <w:p w14:paraId="5669E247" w14:textId="5ECD07A1" w:rsidR="00864E76" w:rsidRDefault="00864E76" w:rsidP="00864E76">
      <w:pPr>
        <w:pStyle w:val="H2"/>
        <w:rPr>
          <w:ins w:id="24" w:author="Ahmed, Manik" w:date="2021-10-17T20:00:00Z"/>
          <w:rFonts w:ascii="Times New Roman" w:hAnsi="Times New Roman" w:cs="Times New Roman"/>
          <w:b w:val="0"/>
          <w:bCs/>
          <w:i w:val="0"/>
          <w:iCs/>
          <w:color w:val="000000" w:themeColor="text1"/>
          <w:sz w:val="20"/>
          <w:szCs w:val="20"/>
        </w:rPr>
      </w:pPr>
      <w:ins w:id="25" w:author="Ahmed, Manik" w:date="2021-10-17T20:00:00Z">
        <w:r w:rsidRPr="00864E76">
          <w:rPr>
            <w:rFonts w:ascii="Times New Roman" w:hAnsi="Times New Roman" w:cs="Times New Roman"/>
            <w:b w:val="0"/>
            <w:bCs/>
            <w:i w:val="0"/>
            <w:iCs/>
            <w:color w:val="000000" w:themeColor="text1"/>
            <w:sz w:val="20"/>
            <w:szCs w:val="20"/>
          </w:rPr>
          <w:t>Data preprocessing could be a strategy that is utilized to</w:t>
        </w:r>
        <w:r>
          <w:rPr>
            <w:rFonts w:ascii="Times New Roman" w:hAnsi="Times New Roman" w:cs="Times New Roman"/>
            <w:b w:val="0"/>
            <w:bCs/>
            <w:i w:val="0"/>
            <w:iCs/>
            <w:color w:val="000000" w:themeColor="text1"/>
            <w:sz w:val="20"/>
            <w:szCs w:val="20"/>
          </w:rPr>
          <w:t xml:space="preserve"> </w:t>
        </w:r>
        <w:r w:rsidRPr="00864E76">
          <w:rPr>
            <w:rFonts w:ascii="Times New Roman" w:hAnsi="Times New Roman" w:cs="Times New Roman"/>
            <w:b w:val="0"/>
            <w:bCs/>
            <w:i w:val="0"/>
            <w:iCs/>
            <w:color w:val="000000" w:themeColor="text1"/>
            <w:sz w:val="20"/>
            <w:szCs w:val="20"/>
          </w:rPr>
          <w:t xml:space="preserve">change over the raw information into a clean dataset. It is </w:t>
        </w:r>
        <w:proofErr w:type="spellStart"/>
        <w:r w:rsidRPr="00864E76">
          <w:rPr>
            <w:rFonts w:ascii="Times New Roman" w:hAnsi="Times New Roman" w:cs="Times New Roman"/>
            <w:b w:val="0"/>
            <w:bCs/>
            <w:i w:val="0"/>
            <w:iCs/>
            <w:color w:val="000000" w:themeColor="text1"/>
            <w:sz w:val="20"/>
            <w:szCs w:val="20"/>
          </w:rPr>
          <w:t>athe</w:t>
        </w:r>
        <w:proofErr w:type="spellEnd"/>
        <w:r w:rsidRPr="00864E76">
          <w:rPr>
            <w:rFonts w:ascii="Times New Roman" w:hAnsi="Times New Roman" w:cs="Times New Roman"/>
            <w:b w:val="0"/>
            <w:bCs/>
            <w:i w:val="0"/>
            <w:iCs/>
            <w:color w:val="000000" w:themeColor="text1"/>
            <w:sz w:val="20"/>
            <w:szCs w:val="20"/>
          </w:rPr>
          <w:t xml:space="preserve"> basic step to train every machine learning classier</w:t>
        </w:r>
        <w:r>
          <w:rPr>
            <w:rFonts w:ascii="Times New Roman" w:hAnsi="Times New Roman" w:cs="Times New Roman"/>
            <w:b w:val="0"/>
            <w:bCs/>
            <w:i w:val="0"/>
            <w:iCs/>
            <w:color w:val="000000" w:themeColor="text1"/>
            <w:sz w:val="20"/>
            <w:szCs w:val="20"/>
          </w:rPr>
          <w:t xml:space="preserve"> </w:t>
        </w:r>
        <w:r w:rsidRPr="00864E76">
          <w:rPr>
            <w:rFonts w:ascii="Times New Roman" w:hAnsi="Times New Roman" w:cs="Times New Roman"/>
            <w:b w:val="0"/>
            <w:bCs/>
            <w:i w:val="0"/>
            <w:iCs/>
            <w:color w:val="000000" w:themeColor="text1"/>
            <w:sz w:val="20"/>
            <w:szCs w:val="20"/>
          </w:rPr>
          <w:t>algorithm.</w:t>
        </w:r>
      </w:ins>
    </w:p>
    <w:p w14:paraId="3A675837" w14:textId="0B6A37CC" w:rsidR="00A70508" w:rsidRDefault="00864E76" w:rsidP="00315F33">
      <w:pPr>
        <w:pStyle w:val="H2"/>
        <w:rPr>
          <w:ins w:id="26" w:author="Ahmed, Manik" w:date="2021-10-18T20:53:00Z"/>
          <w:rFonts w:ascii="Times New Roman" w:hAnsi="Times New Roman" w:cs="Times New Roman"/>
          <w:b w:val="0"/>
          <w:bCs/>
          <w:i w:val="0"/>
          <w:iCs/>
          <w:color w:val="000000" w:themeColor="text1"/>
          <w:sz w:val="20"/>
          <w:szCs w:val="20"/>
        </w:rPr>
      </w:pPr>
      <w:moveToRangeStart w:id="27" w:author="Ahmed, Manik" w:date="2021-10-17T19:59:00Z" w:name="move85393158"/>
      <w:moveTo w:id="28" w:author="Ahmed, Manik" w:date="2021-10-17T19:59:00Z">
        <w:r w:rsidRPr="00864E76">
          <w:rPr>
            <w:rFonts w:ascii="Times New Roman" w:hAnsi="Times New Roman" w:cs="Times New Roman"/>
            <w:b w:val="0"/>
            <w:bCs/>
            <w:i w:val="0"/>
            <w:iCs/>
            <w:color w:val="000000" w:themeColor="text1"/>
            <w:sz w:val="20"/>
            <w:szCs w:val="20"/>
            <w:rPrChange w:id="29" w:author="Ahmed, Manik" w:date="2021-10-17T19:59:00Z">
              <w:rPr>
                <w:color w:val="000000" w:themeColor="text1"/>
              </w:rPr>
            </w:rPrChange>
          </w:rPr>
          <w:t xml:space="preserve">For categorical string data columns, preprocessing was done by converting them into categorical numeric data columns. The categorical numerical data is described as 0 (negative assertion) or 1 (positive assertion). The missing value of numeric data points was filled by calculating the mean value of the column of the respecting attribute. </w:t>
        </w:r>
      </w:moveTo>
      <w:ins w:id="30" w:author="Ahmed, Manik" w:date="2021-10-18T21:26:00Z">
        <w:r w:rsidR="00315F33" w:rsidRPr="00315F33">
          <w:rPr>
            <w:rFonts w:ascii="Times New Roman" w:hAnsi="Times New Roman" w:cs="Times New Roman"/>
            <w:b w:val="0"/>
            <w:bCs/>
            <w:i w:val="0"/>
            <w:iCs/>
            <w:color w:val="000000" w:themeColor="text1"/>
            <w:sz w:val="20"/>
            <w:szCs w:val="20"/>
          </w:rPr>
          <w:t>We performed multiple imputations (MI)</w:t>
        </w:r>
        <w:r w:rsidR="00315F33">
          <w:rPr>
            <w:rFonts w:ascii="Times New Roman" w:hAnsi="Times New Roman" w:cs="Times New Roman"/>
            <w:b w:val="0"/>
            <w:bCs/>
            <w:i w:val="0"/>
            <w:iCs/>
            <w:color w:val="000000" w:themeColor="text1"/>
            <w:sz w:val="20"/>
            <w:szCs w:val="20"/>
          </w:rPr>
          <w:t>-</w:t>
        </w:r>
        <w:r w:rsidR="00315F33" w:rsidRPr="00315F33">
          <w:rPr>
            <w:rFonts w:ascii="Times New Roman" w:hAnsi="Times New Roman" w:cs="Times New Roman"/>
            <w:b w:val="0"/>
            <w:bCs/>
            <w:i w:val="0"/>
            <w:iCs/>
            <w:color w:val="000000" w:themeColor="text1"/>
            <w:sz w:val="20"/>
            <w:szCs w:val="20"/>
          </w:rPr>
          <w:t xml:space="preserve"> </w:t>
        </w:r>
        <w:r w:rsidR="00315F33">
          <w:rPr>
            <w:rFonts w:ascii="Times New Roman" w:hAnsi="Times New Roman" w:cs="Times New Roman"/>
            <w:b w:val="0"/>
            <w:bCs/>
            <w:i w:val="0"/>
            <w:iCs/>
            <w:color w:val="000000" w:themeColor="text1"/>
            <w:sz w:val="20"/>
            <w:szCs w:val="20"/>
          </w:rPr>
          <w:t>(a)</w:t>
        </w:r>
        <w:r w:rsidR="00315F33" w:rsidRPr="00315F33">
          <w:rPr>
            <w:rFonts w:ascii="Times New Roman" w:hAnsi="Times New Roman" w:cs="Times New Roman"/>
            <w:b w:val="0"/>
            <w:bCs/>
            <w:i w:val="0"/>
            <w:iCs/>
            <w:color w:val="000000" w:themeColor="text1"/>
            <w:sz w:val="20"/>
            <w:szCs w:val="20"/>
          </w:rPr>
          <w:t xml:space="preserve"> Linear regression to handle missing values in the numerical columns</w:t>
        </w:r>
      </w:ins>
      <w:ins w:id="31" w:author="Ahmed, Manik" w:date="2021-10-18T21:27:00Z">
        <w:r w:rsidR="00315F33">
          <w:rPr>
            <w:rFonts w:ascii="Times New Roman" w:hAnsi="Times New Roman" w:cs="Times New Roman"/>
            <w:b w:val="0"/>
            <w:bCs/>
            <w:i w:val="0"/>
            <w:iCs/>
            <w:color w:val="000000" w:themeColor="text1"/>
            <w:sz w:val="20"/>
            <w:szCs w:val="20"/>
          </w:rPr>
          <w:t xml:space="preserve">,(b) </w:t>
        </w:r>
      </w:ins>
      <w:ins w:id="32" w:author="Ahmed, Manik" w:date="2021-10-18T21:26:00Z">
        <w:r w:rsidR="00315F33" w:rsidRPr="00315F33">
          <w:rPr>
            <w:rFonts w:ascii="Times New Roman" w:hAnsi="Times New Roman" w:cs="Times New Roman"/>
            <w:b w:val="0"/>
            <w:bCs/>
            <w:i w:val="0"/>
            <w:iCs/>
            <w:color w:val="000000" w:themeColor="text1"/>
            <w:sz w:val="20"/>
            <w:szCs w:val="20"/>
          </w:rPr>
          <w:t>Logistic regression to handle missing values in the categorical column</w:t>
        </w:r>
      </w:ins>
      <w:ins w:id="33" w:author="Ahmed, Manik" w:date="2021-10-18T21:27:00Z">
        <w:r w:rsidR="00315F33">
          <w:rPr>
            <w:rFonts w:ascii="Times New Roman" w:hAnsi="Times New Roman" w:cs="Times New Roman"/>
            <w:b w:val="0"/>
            <w:bCs/>
            <w:i w:val="0"/>
            <w:iCs/>
            <w:color w:val="000000" w:themeColor="text1"/>
            <w:sz w:val="20"/>
            <w:szCs w:val="20"/>
          </w:rPr>
          <w:t>.</w:t>
        </w:r>
      </w:ins>
    </w:p>
    <w:p w14:paraId="47BC9302" w14:textId="0411D00E" w:rsidR="00CA55A6" w:rsidRPr="00864E76" w:rsidRDefault="00864E76" w:rsidP="00CA55A6">
      <w:pPr>
        <w:pStyle w:val="H2"/>
        <w:rPr>
          <w:rFonts w:ascii="Times New Roman" w:hAnsi="Times New Roman" w:cs="Times New Roman"/>
          <w:b w:val="0"/>
          <w:bCs/>
          <w:i w:val="0"/>
          <w:iCs/>
          <w:color w:val="000000" w:themeColor="text1"/>
          <w:sz w:val="20"/>
          <w:szCs w:val="20"/>
          <w:rPrChange w:id="34" w:author="Ahmed, Manik" w:date="2021-10-17T19:59:00Z">
            <w:rPr>
              <w:rFonts w:ascii="Times New Roman" w:hAnsi="Times New Roman" w:cs="Times New Roman"/>
              <w:b w:val="0"/>
              <w:bCs/>
              <w:i w:val="0"/>
              <w:iCs/>
              <w:color w:val="auto"/>
            </w:rPr>
          </w:rPrChange>
        </w:rPr>
      </w:pPr>
      <w:moveTo w:id="35" w:author="Ahmed, Manik" w:date="2021-10-17T19:59:00Z">
        <w:r w:rsidRPr="00864E76">
          <w:rPr>
            <w:rFonts w:ascii="Times New Roman" w:hAnsi="Times New Roman" w:cs="Times New Roman"/>
            <w:b w:val="0"/>
            <w:bCs/>
            <w:i w:val="0"/>
            <w:iCs/>
            <w:color w:val="000000" w:themeColor="text1"/>
            <w:sz w:val="20"/>
            <w:szCs w:val="20"/>
            <w:rPrChange w:id="36" w:author="Ahmed, Manik" w:date="2021-10-17T19:59:00Z">
              <w:rPr>
                <w:color w:val="000000" w:themeColor="text1"/>
              </w:rPr>
            </w:rPrChange>
          </w:rPr>
          <w:t>10 attributes (</w:t>
        </w:r>
        <w:proofErr w:type="spellStart"/>
        <w:r w:rsidRPr="00864E76">
          <w:rPr>
            <w:rFonts w:ascii="Times New Roman" w:hAnsi="Times New Roman" w:cs="Times New Roman"/>
            <w:b w:val="0"/>
            <w:bCs/>
            <w:i w:val="0"/>
            <w:iCs/>
            <w:color w:val="000000" w:themeColor="text1"/>
            <w:sz w:val="20"/>
            <w:szCs w:val="20"/>
            <w:rPrChange w:id="37" w:author="Ahmed, Manik" w:date="2021-10-17T19:59:00Z">
              <w:rPr>
                <w:color w:val="000000" w:themeColor="text1"/>
              </w:rPr>
            </w:rPrChange>
          </w:rPr>
          <w:t>rbc</w:t>
        </w:r>
        <w:proofErr w:type="spellEnd"/>
        <w:r w:rsidRPr="00864E76">
          <w:rPr>
            <w:rFonts w:ascii="Times New Roman" w:hAnsi="Times New Roman" w:cs="Times New Roman"/>
            <w:b w:val="0"/>
            <w:bCs/>
            <w:i w:val="0"/>
            <w:iCs/>
            <w:color w:val="000000" w:themeColor="text1"/>
            <w:sz w:val="20"/>
            <w:szCs w:val="20"/>
            <w:rPrChange w:id="38" w:author="Ahmed, Manik" w:date="2021-10-17T19:59:00Z">
              <w:rPr>
                <w:color w:val="000000" w:themeColor="text1"/>
              </w:rPr>
            </w:rPrChange>
          </w:rPr>
          <w:t xml:space="preserve">, pc, </w:t>
        </w:r>
        <w:proofErr w:type="spellStart"/>
        <w:r w:rsidRPr="00864E76">
          <w:rPr>
            <w:rFonts w:ascii="Times New Roman" w:hAnsi="Times New Roman" w:cs="Times New Roman"/>
            <w:b w:val="0"/>
            <w:bCs/>
            <w:i w:val="0"/>
            <w:iCs/>
            <w:color w:val="000000" w:themeColor="text1"/>
            <w:sz w:val="20"/>
            <w:szCs w:val="20"/>
            <w:rPrChange w:id="39" w:author="Ahmed, Manik" w:date="2021-10-17T19:59:00Z">
              <w:rPr>
                <w:color w:val="000000" w:themeColor="text1"/>
              </w:rPr>
            </w:rPrChange>
          </w:rPr>
          <w:t>pcc</w:t>
        </w:r>
        <w:proofErr w:type="spellEnd"/>
        <w:r w:rsidRPr="00864E76">
          <w:rPr>
            <w:rFonts w:ascii="Times New Roman" w:hAnsi="Times New Roman" w:cs="Times New Roman"/>
            <w:b w:val="0"/>
            <w:bCs/>
            <w:i w:val="0"/>
            <w:iCs/>
            <w:color w:val="000000" w:themeColor="text1"/>
            <w:sz w:val="20"/>
            <w:szCs w:val="20"/>
            <w:rPrChange w:id="40" w:author="Ahmed, Manik" w:date="2021-10-17T19:59:00Z">
              <w:rPr>
                <w:color w:val="000000" w:themeColor="text1"/>
              </w:rPr>
            </w:rPrChange>
          </w:rPr>
          <w:t xml:space="preserve">, </w:t>
        </w:r>
        <w:proofErr w:type="spellStart"/>
        <w:r w:rsidRPr="00864E76">
          <w:rPr>
            <w:rFonts w:ascii="Times New Roman" w:hAnsi="Times New Roman" w:cs="Times New Roman"/>
            <w:b w:val="0"/>
            <w:bCs/>
            <w:i w:val="0"/>
            <w:iCs/>
            <w:color w:val="000000" w:themeColor="text1"/>
            <w:sz w:val="20"/>
            <w:szCs w:val="20"/>
            <w:rPrChange w:id="41" w:author="Ahmed, Manik" w:date="2021-10-17T19:59:00Z">
              <w:rPr>
                <w:color w:val="000000" w:themeColor="text1"/>
              </w:rPr>
            </w:rPrChange>
          </w:rPr>
          <w:t>ba</w:t>
        </w:r>
        <w:proofErr w:type="spellEnd"/>
        <w:r w:rsidRPr="00864E76">
          <w:rPr>
            <w:rFonts w:ascii="Times New Roman" w:hAnsi="Times New Roman" w:cs="Times New Roman"/>
            <w:b w:val="0"/>
            <w:bCs/>
            <w:i w:val="0"/>
            <w:iCs/>
            <w:color w:val="000000" w:themeColor="text1"/>
            <w:sz w:val="20"/>
            <w:szCs w:val="20"/>
            <w:rPrChange w:id="42" w:author="Ahmed, Manik" w:date="2021-10-17T19:59:00Z">
              <w:rPr>
                <w:color w:val="000000" w:themeColor="text1"/>
              </w:rPr>
            </w:rPrChange>
          </w:rPr>
          <w:t xml:space="preserve">, </w:t>
        </w:r>
        <w:proofErr w:type="spellStart"/>
        <w:r w:rsidRPr="00864E76">
          <w:rPr>
            <w:rFonts w:ascii="Times New Roman" w:hAnsi="Times New Roman" w:cs="Times New Roman"/>
            <w:b w:val="0"/>
            <w:bCs/>
            <w:i w:val="0"/>
            <w:iCs/>
            <w:color w:val="000000" w:themeColor="text1"/>
            <w:sz w:val="20"/>
            <w:szCs w:val="20"/>
            <w:rPrChange w:id="43" w:author="Ahmed, Manik" w:date="2021-10-17T19:59:00Z">
              <w:rPr>
                <w:color w:val="000000" w:themeColor="text1"/>
              </w:rPr>
            </w:rPrChange>
          </w:rPr>
          <w:t>htn</w:t>
        </w:r>
        <w:proofErr w:type="spellEnd"/>
        <w:r w:rsidRPr="00864E76">
          <w:rPr>
            <w:rFonts w:ascii="Times New Roman" w:hAnsi="Times New Roman" w:cs="Times New Roman"/>
            <w:b w:val="0"/>
            <w:bCs/>
            <w:i w:val="0"/>
            <w:iCs/>
            <w:color w:val="000000" w:themeColor="text1"/>
            <w:sz w:val="20"/>
            <w:szCs w:val="20"/>
            <w:rPrChange w:id="44" w:author="Ahmed, Manik" w:date="2021-10-17T19:59:00Z">
              <w:rPr>
                <w:color w:val="000000" w:themeColor="text1"/>
              </w:rPr>
            </w:rPrChange>
          </w:rPr>
          <w:t xml:space="preserve">, dm, cad, </w:t>
        </w:r>
        <w:proofErr w:type="spellStart"/>
        <w:r w:rsidRPr="00864E76">
          <w:rPr>
            <w:rFonts w:ascii="Times New Roman" w:hAnsi="Times New Roman" w:cs="Times New Roman"/>
            <w:b w:val="0"/>
            <w:bCs/>
            <w:i w:val="0"/>
            <w:iCs/>
            <w:color w:val="000000" w:themeColor="text1"/>
            <w:sz w:val="20"/>
            <w:szCs w:val="20"/>
            <w:rPrChange w:id="45" w:author="Ahmed, Manik" w:date="2021-10-17T19:59:00Z">
              <w:rPr>
                <w:color w:val="000000" w:themeColor="text1"/>
              </w:rPr>
            </w:rPrChange>
          </w:rPr>
          <w:t>appet</w:t>
        </w:r>
        <w:proofErr w:type="spellEnd"/>
        <w:r w:rsidRPr="00864E76">
          <w:rPr>
            <w:rFonts w:ascii="Times New Roman" w:hAnsi="Times New Roman" w:cs="Times New Roman"/>
            <w:b w:val="0"/>
            <w:bCs/>
            <w:i w:val="0"/>
            <w:iCs/>
            <w:color w:val="000000" w:themeColor="text1"/>
            <w:sz w:val="20"/>
            <w:szCs w:val="20"/>
            <w:rPrChange w:id="46" w:author="Ahmed, Manik" w:date="2021-10-17T19:59:00Z">
              <w:rPr>
                <w:color w:val="000000" w:themeColor="text1"/>
              </w:rPr>
            </w:rPrChange>
          </w:rPr>
          <w:t xml:space="preserve">, pe, and </w:t>
        </w:r>
        <w:proofErr w:type="spellStart"/>
        <w:r w:rsidRPr="00864E76">
          <w:rPr>
            <w:rFonts w:ascii="Times New Roman" w:hAnsi="Times New Roman" w:cs="Times New Roman"/>
            <w:b w:val="0"/>
            <w:bCs/>
            <w:i w:val="0"/>
            <w:iCs/>
            <w:color w:val="000000" w:themeColor="text1"/>
            <w:sz w:val="20"/>
            <w:szCs w:val="20"/>
            <w:rPrChange w:id="47" w:author="Ahmed, Manik" w:date="2021-10-17T19:59:00Z">
              <w:rPr>
                <w:color w:val="000000" w:themeColor="text1"/>
              </w:rPr>
            </w:rPrChange>
          </w:rPr>
          <w:t>ane</w:t>
        </w:r>
        <w:proofErr w:type="spellEnd"/>
        <w:r w:rsidRPr="00864E76">
          <w:rPr>
            <w:rFonts w:ascii="Times New Roman" w:hAnsi="Times New Roman" w:cs="Times New Roman"/>
            <w:b w:val="0"/>
            <w:bCs/>
            <w:i w:val="0"/>
            <w:iCs/>
            <w:color w:val="000000" w:themeColor="text1"/>
            <w:sz w:val="20"/>
            <w:szCs w:val="20"/>
            <w:rPrChange w:id="48" w:author="Ahmed, Manik" w:date="2021-10-17T19:59:00Z">
              <w:rPr>
                <w:color w:val="000000" w:themeColor="text1"/>
              </w:rPr>
            </w:rPrChange>
          </w:rPr>
          <w:t xml:space="preserve"> ) had the missing values in the categorical numeric column and those attributes were removed by python coding. </w:t>
        </w:r>
        <w:r w:rsidRPr="00A70508">
          <w:rPr>
            <w:rFonts w:ascii="Times New Roman" w:hAnsi="Times New Roman" w:cs="Times New Roman"/>
            <w:b w:val="0"/>
            <w:bCs/>
            <w:i w:val="0"/>
            <w:iCs/>
            <w:color w:val="000000" w:themeColor="text1"/>
            <w:sz w:val="20"/>
            <w:szCs w:val="20"/>
            <w:highlight w:val="darkMagenta"/>
            <w:rPrChange w:id="49" w:author="Ahmed, Manik" w:date="2021-10-18T20:54:00Z">
              <w:rPr>
                <w:color w:val="000000" w:themeColor="text1"/>
              </w:rPr>
            </w:rPrChange>
          </w:rPr>
          <w:t>Because the missing values in the categorical column cannot be handled as there is no method to fill those values. Moreover, these missing values can affect the prediction results and accuracy of the classifier model. The data set with 14 attributes (out of 24) was selected for the analysis.</w:t>
        </w:r>
        <w:r w:rsidRPr="00864E76">
          <w:rPr>
            <w:rFonts w:ascii="Times New Roman" w:hAnsi="Times New Roman" w:cs="Times New Roman"/>
            <w:b w:val="0"/>
            <w:bCs/>
            <w:i w:val="0"/>
            <w:iCs/>
            <w:color w:val="000000" w:themeColor="text1"/>
            <w:sz w:val="20"/>
            <w:szCs w:val="20"/>
            <w:rPrChange w:id="50" w:author="Ahmed, Manik" w:date="2021-10-17T19:59:00Z">
              <w:rPr>
                <w:color w:val="000000" w:themeColor="text1"/>
              </w:rPr>
            </w:rPrChange>
          </w:rPr>
          <w:t xml:space="preserve"> Then the final dataset was transformed with </w:t>
        </w:r>
        <w:proofErr w:type="spellStart"/>
        <w:r w:rsidRPr="00864E76">
          <w:rPr>
            <w:rFonts w:ascii="Times New Roman" w:hAnsi="Times New Roman" w:cs="Times New Roman"/>
            <w:b w:val="0"/>
            <w:bCs/>
            <w:i w:val="0"/>
            <w:iCs/>
            <w:color w:val="000000" w:themeColor="text1"/>
            <w:sz w:val="20"/>
            <w:szCs w:val="20"/>
            <w:rPrChange w:id="51" w:author="Ahmed, Manik" w:date="2021-10-17T19:59:00Z">
              <w:rPr>
                <w:color w:val="000000" w:themeColor="text1"/>
              </w:rPr>
            </w:rPrChange>
          </w:rPr>
          <w:t>MinMaxScaler</w:t>
        </w:r>
        <w:proofErr w:type="spellEnd"/>
        <w:r w:rsidRPr="00864E76">
          <w:rPr>
            <w:rFonts w:ascii="Times New Roman" w:hAnsi="Times New Roman" w:cs="Times New Roman"/>
            <w:b w:val="0"/>
            <w:bCs/>
            <w:i w:val="0"/>
            <w:iCs/>
            <w:color w:val="000000" w:themeColor="text1"/>
            <w:sz w:val="20"/>
            <w:szCs w:val="20"/>
            <w:rPrChange w:id="52" w:author="Ahmed, Manik" w:date="2021-10-17T19:59:00Z">
              <w:rPr>
                <w:color w:val="000000" w:themeColor="text1"/>
              </w:rPr>
            </w:rPrChange>
          </w:rPr>
          <w:t xml:space="preserve"> for normalization and adjusted for modeling </w:t>
        </w:r>
        <w:r w:rsidRPr="00864E76">
          <w:rPr>
            <w:rFonts w:ascii="Times New Roman" w:hAnsi="Times New Roman" w:cs="Times New Roman"/>
            <w:b w:val="0"/>
            <w:bCs/>
            <w:i w:val="0"/>
            <w:iCs/>
            <w:color w:val="000000" w:themeColor="text1"/>
            <w:sz w:val="20"/>
            <w:szCs w:val="20"/>
            <w:rPrChange w:id="53" w:author="Ahmed, Manik" w:date="2021-10-17T19:59:00Z">
              <w:rPr>
                <w:color w:val="000000" w:themeColor="text1"/>
              </w:rPr>
            </w:rPrChange>
          </w:rPr>
          <w:fldChar w:fldCharType="begin" w:fldLock="1"/>
        </w:r>
        <w:r w:rsidRPr="00864E76">
          <w:rPr>
            <w:rFonts w:ascii="Times New Roman" w:hAnsi="Times New Roman" w:cs="Times New Roman"/>
            <w:b w:val="0"/>
            <w:bCs/>
            <w:i w:val="0"/>
            <w:iCs/>
            <w:color w:val="000000" w:themeColor="text1"/>
            <w:sz w:val="20"/>
            <w:szCs w:val="20"/>
            <w:rPrChange w:id="54" w:author="Ahmed, Manik" w:date="2021-10-17T19:59:00Z">
              <w:rPr>
                <w:color w:val="000000" w:themeColor="text1"/>
              </w:rPr>
            </w:rPrChange>
          </w:rPr>
          <w:instrText>ADDIN CSL_CITATION {"citationItems":[{"id":"ITEM-1","itemData":{"ISBN":"1538664682","author":[{"dropping-particle":"","family":"Amirgaliyev","given":"Yedilkhan","non-dropping-particle":"","parse-names":false,"suffix":""},{"dropping-particle":"","family":"Shamiluulu","given":"Shahriar","non-dropping-particle":"","parse-names":false,"suffix":""},{"dropping-particle":"","family":"Serek","given":"Azamat","non-dropping-particle":"","parse-names":false,"suffix":""}],"container-title":"2018 IEEE 12th International Conference on Application of Information and Communication Technologies (AICT)","id":"ITEM-1","issued":{"date-parts":[["2018"]]},"page":"1-4","publisher":"IEEE","title":"Analysis of chronic kidney disease dataset by applying machine learning methods","type":"paper-conference"},"uris":["http://www.mendeley.com/documents/?uuid=41c397b4-592f-41ff-aecd-3398927357a6","http://www.mendeley.com/documents/?uuid=9ef2e70c-ea96-486d-a514-af9f6144f0a6","http://www.mendeley.com/documents/?uuid=b47e310e-f49a-4cfd-b639-92e9750ae1e4"]}],"mendeley":{"formattedCitation":"[25]","plainTextFormattedCitation":"[25]","previouslyFormattedCitation":"[25]"},"properties":{"noteIndex":0},"schema":"https://github.com/citation-style-language/schema/raw/master/csl-citation.json"}</w:instrText>
        </w:r>
        <w:r w:rsidRPr="00864E76">
          <w:rPr>
            <w:rFonts w:ascii="Times New Roman" w:hAnsi="Times New Roman" w:cs="Times New Roman"/>
            <w:b w:val="0"/>
            <w:bCs/>
            <w:i w:val="0"/>
            <w:iCs/>
            <w:color w:val="000000" w:themeColor="text1"/>
            <w:sz w:val="20"/>
            <w:szCs w:val="20"/>
            <w:rPrChange w:id="55" w:author="Ahmed, Manik" w:date="2021-10-17T19:59:00Z">
              <w:rPr>
                <w:color w:val="000000" w:themeColor="text1"/>
              </w:rPr>
            </w:rPrChange>
          </w:rPr>
          <w:fldChar w:fldCharType="separate"/>
        </w:r>
        <w:r w:rsidRPr="00864E76">
          <w:rPr>
            <w:rFonts w:ascii="Times New Roman" w:hAnsi="Times New Roman" w:cs="Times New Roman"/>
            <w:b w:val="0"/>
            <w:bCs/>
            <w:i w:val="0"/>
            <w:iCs/>
            <w:noProof/>
            <w:color w:val="000000" w:themeColor="text1"/>
            <w:sz w:val="20"/>
            <w:szCs w:val="20"/>
            <w:rPrChange w:id="56" w:author="Ahmed, Manik" w:date="2021-10-17T19:59:00Z">
              <w:rPr>
                <w:noProof/>
                <w:color w:val="000000" w:themeColor="text1"/>
              </w:rPr>
            </w:rPrChange>
          </w:rPr>
          <w:t>[25]</w:t>
        </w:r>
        <w:r w:rsidRPr="00864E76">
          <w:rPr>
            <w:rFonts w:ascii="Times New Roman" w:hAnsi="Times New Roman" w:cs="Times New Roman"/>
            <w:b w:val="0"/>
            <w:bCs/>
            <w:i w:val="0"/>
            <w:iCs/>
            <w:color w:val="000000" w:themeColor="text1"/>
            <w:sz w:val="20"/>
            <w:szCs w:val="20"/>
            <w:rPrChange w:id="57" w:author="Ahmed, Manik" w:date="2021-10-17T19:59:00Z">
              <w:rPr>
                <w:color w:val="000000" w:themeColor="text1"/>
              </w:rPr>
            </w:rPrChange>
          </w:rPr>
          <w:fldChar w:fldCharType="end"/>
        </w:r>
        <w:r w:rsidRPr="00864E76">
          <w:rPr>
            <w:rFonts w:ascii="Times New Roman" w:hAnsi="Times New Roman" w:cs="Times New Roman"/>
            <w:b w:val="0"/>
            <w:bCs/>
            <w:i w:val="0"/>
            <w:iCs/>
            <w:color w:val="000000" w:themeColor="text1"/>
            <w:sz w:val="20"/>
            <w:szCs w:val="20"/>
            <w:rPrChange w:id="58" w:author="Ahmed, Manik" w:date="2021-10-17T19:59:00Z">
              <w:rPr>
                <w:color w:val="000000" w:themeColor="text1"/>
              </w:rPr>
            </w:rPrChange>
          </w:rPr>
          <w:t>.</w:t>
        </w:r>
      </w:moveTo>
      <w:moveFromRangeStart w:id="59" w:author="Ahmed, Manik" w:date="2021-10-17T19:57:00Z" w:name="move85393086"/>
      <w:moveToRangeEnd w:id="27"/>
      <w:moveFrom w:id="60" w:author="Ahmed, Manik" w:date="2021-10-17T19:57:00Z">
        <w:r w:rsidR="00CA55A6" w:rsidRPr="00864E76" w:rsidDel="00864E76">
          <w:rPr>
            <w:rFonts w:ascii="Times New Roman" w:hAnsi="Times New Roman" w:cs="Times New Roman"/>
            <w:b w:val="0"/>
            <w:bCs/>
            <w:i w:val="0"/>
            <w:iCs/>
            <w:color w:val="000000" w:themeColor="text1"/>
            <w:sz w:val="20"/>
            <w:szCs w:val="20"/>
            <w:highlight w:val="yellow"/>
            <w:rPrChange w:id="61" w:author="Ahmed, Manik" w:date="2021-10-17T19:59:00Z">
              <w:rPr>
                <w:rFonts w:ascii="Times New Roman" w:hAnsi="Times New Roman" w:cs="Times New Roman"/>
                <w:b w:val="0"/>
                <w:bCs/>
                <w:i w:val="0"/>
                <w:iCs/>
                <w:color w:val="auto"/>
              </w:rPr>
            </w:rPrChange>
          </w:rPr>
          <w:t>In this research, we have developed a model to predict CKD disease in patients. The performance of the model was tested on both all attributes and selected features. Among feature selection methods there were Wrapper, Filter and Embedded  allowing to select vital features</w:t>
        </w:r>
        <w:r w:rsidR="00CA55A6" w:rsidRPr="00864E76" w:rsidDel="00864E76">
          <w:rPr>
            <w:rFonts w:ascii="Times New Roman" w:hAnsi="Times New Roman" w:cs="Times New Roman"/>
            <w:b w:val="0"/>
            <w:bCs/>
            <w:i w:val="0"/>
            <w:iCs/>
            <w:color w:val="000000" w:themeColor="text1"/>
            <w:sz w:val="20"/>
            <w:szCs w:val="20"/>
            <w:rPrChange w:id="62" w:author="Ahmed, Manik" w:date="2021-10-17T19:59:00Z">
              <w:rPr>
                <w:rFonts w:ascii="Times New Roman" w:hAnsi="Times New Roman" w:cs="Times New Roman"/>
                <w:b w:val="0"/>
                <w:bCs/>
                <w:i w:val="0"/>
                <w:iCs/>
                <w:color w:val="auto"/>
              </w:rPr>
            </w:rPrChange>
          </w:rPr>
          <w:t>.</w:t>
        </w:r>
      </w:moveFrom>
      <w:moveFromRangeEnd w:id="59"/>
    </w:p>
    <w:p w14:paraId="4AD32A86" w14:textId="77777777" w:rsidR="00864E76" w:rsidRDefault="00864E76" w:rsidP="002114CD">
      <w:pPr>
        <w:pStyle w:val="H2"/>
        <w:spacing w:before="0"/>
        <w:rPr>
          <w:ins w:id="63" w:author="Ahmed, Manik" w:date="2021-10-17T19:59:00Z"/>
          <w:color w:val="595959"/>
        </w:rPr>
      </w:pPr>
    </w:p>
    <w:p w14:paraId="49496893" w14:textId="7850B240" w:rsidR="00BE1883" w:rsidRPr="00546E37" w:rsidRDefault="00BE1883" w:rsidP="002114CD">
      <w:pPr>
        <w:pStyle w:val="H2"/>
        <w:spacing w:before="0"/>
        <w:rPr>
          <w:color w:val="595959"/>
        </w:rPr>
      </w:pPr>
      <w:r w:rsidRPr="00546E37">
        <w:rPr>
          <w:color w:val="595959"/>
        </w:rPr>
        <w:t>B.1.</w:t>
      </w:r>
      <w:r w:rsidRPr="00546E37">
        <w:rPr>
          <w:rFonts w:ascii="MS Gothic" w:eastAsia="MS Gothic" w:hAnsi="MS Gothic" w:cs="MS Gothic" w:hint="eastAsia"/>
          <w:color w:val="595959"/>
        </w:rPr>
        <w:t> </w:t>
      </w:r>
      <w:r w:rsidRPr="00546E37">
        <w:rPr>
          <w:color w:val="595959"/>
        </w:rPr>
        <w:t>FEATURE SELECTION</w:t>
      </w:r>
    </w:p>
    <w:p w14:paraId="17D3B57E" w14:textId="4CCE9643" w:rsidR="00C2078A" w:rsidDel="00315F33" w:rsidRDefault="00100F99" w:rsidP="00C2078A">
      <w:pPr>
        <w:spacing w:line="240" w:lineRule="exact"/>
        <w:jc w:val="both"/>
        <w:rPr>
          <w:del w:id="64" w:author="Ahmed, Manik" w:date="2021-10-18T21:15:00Z"/>
          <w:color w:val="000000" w:themeColor="text1"/>
        </w:rPr>
      </w:pPr>
      <w:r>
        <w:rPr>
          <w:color w:val="000000" w:themeColor="text1"/>
        </w:rPr>
        <w:t xml:space="preserve">It is </w:t>
      </w:r>
      <w:r w:rsidR="00BE1883" w:rsidRPr="00577BFD">
        <w:rPr>
          <w:color w:val="000000" w:themeColor="text1"/>
        </w:rPr>
        <w:t>essential to remove unnecessary features from the dataset before training DL classifiers. Features-based classification improves performance and reduces model execution time.</w:t>
      </w:r>
    </w:p>
    <w:p w14:paraId="203DBDD9" w14:textId="2C675884" w:rsidR="00BE1883" w:rsidRDefault="00BE1883" w:rsidP="00C2078A">
      <w:pPr>
        <w:spacing w:line="240" w:lineRule="exact"/>
        <w:jc w:val="both"/>
        <w:rPr>
          <w:color w:val="000000" w:themeColor="text1"/>
        </w:rPr>
      </w:pPr>
      <w:del w:id="65" w:author="Ahmed, Manik" w:date="2021-10-18T21:16:00Z">
        <w:r w:rsidRPr="00577BFD" w:rsidDel="00315F33">
          <w:rPr>
            <w:color w:val="000000" w:themeColor="text1"/>
          </w:rPr>
          <w:delText xml:space="preserve"> </w:delText>
        </w:r>
      </w:del>
    </w:p>
    <w:p w14:paraId="1D16F47D" w14:textId="6CCFC5C4" w:rsidR="00BE1883" w:rsidRPr="00167C13" w:rsidRDefault="00641108" w:rsidP="00C2078A">
      <w:pPr>
        <w:spacing w:line="240" w:lineRule="exact"/>
        <w:jc w:val="both"/>
        <w:rPr>
          <w:color w:val="000000" w:themeColor="text1"/>
        </w:rPr>
      </w:pPr>
      <w:r w:rsidRPr="00641108">
        <w:rPr>
          <w:color w:val="000000" w:themeColor="text1"/>
          <w:w w:val="106"/>
        </w:rPr>
        <w:t>Feature selection was performed</w:t>
      </w:r>
      <w:ins w:id="66" w:author="Ahmed, Manik" w:date="2021-10-18T21:16:00Z">
        <w:r w:rsidR="00315F33">
          <w:rPr>
            <w:color w:val="000000" w:themeColor="text1"/>
            <w:w w:val="106"/>
          </w:rPr>
          <w:t xml:space="preserve"> CFS, RFE, Lasso and Boruta</w:t>
        </w:r>
      </w:ins>
      <w:r w:rsidRPr="00641108">
        <w:rPr>
          <w:color w:val="000000" w:themeColor="text1"/>
          <w:w w:val="106"/>
        </w:rPr>
        <w:t xml:space="preserve"> after reading the data in </w:t>
      </w:r>
      <w:r w:rsidR="00BE1883" w:rsidRPr="00577BFD">
        <w:rPr>
          <w:color w:val="000000" w:themeColor="text1"/>
        </w:rPr>
        <w:t xml:space="preserve">Pandas (python data analyze package) data frame. </w:t>
      </w:r>
      <w:ins w:id="67" w:author="Ahmed, Manik" w:date="2021-10-18T21:27:00Z">
        <w:r w:rsidR="00315F33" w:rsidRPr="00493936">
          <w:rPr>
            <w:color w:val="000000" w:themeColor="text1"/>
            <w:highlight w:val="yellow"/>
            <w:rPrChange w:id="68" w:author="Ahmed, Manik" w:date="2021-10-18T21:27:00Z">
              <w:rPr>
                <w:color w:val="000000" w:themeColor="text1"/>
              </w:rPr>
            </w:rPrChange>
          </w:rPr>
          <w:t>In addition, WFS issue</w:t>
        </w:r>
      </w:ins>
      <w:moveFromRangeStart w:id="69" w:author="Ahmed, Manik" w:date="2021-10-17T19:59:00Z" w:name="move85393158"/>
      <w:moveFrom w:id="70" w:author="Ahmed, Manik" w:date="2021-10-17T19:59:00Z">
        <w:r w:rsidR="00BE1883" w:rsidRPr="00577BFD" w:rsidDel="00864E76">
          <w:rPr>
            <w:color w:val="000000" w:themeColor="text1"/>
          </w:rPr>
          <w:t>For categorical string data columns</w:t>
        </w:r>
        <w:r w:rsidR="0063451A" w:rsidDel="00864E76">
          <w:rPr>
            <w:color w:val="000000" w:themeColor="text1"/>
          </w:rPr>
          <w:t>,</w:t>
        </w:r>
        <w:r w:rsidR="00BE1883" w:rsidRPr="00577BFD" w:rsidDel="00864E76">
          <w:rPr>
            <w:color w:val="000000" w:themeColor="text1"/>
          </w:rPr>
          <w:t xml:space="preserve"> preprocessing was done by converting </w:t>
        </w:r>
        <w:r w:rsidR="00BE1883" w:rsidRPr="00167C13" w:rsidDel="00864E76">
          <w:rPr>
            <w:color w:val="000000" w:themeColor="text1"/>
          </w:rPr>
          <w:t>them into categorical numeric data columns. The categorical numerical data is described as 0 (negative assertion) or 1 (positive assertion).</w:t>
        </w:r>
        <w:r w:rsidR="00423865" w:rsidRPr="00167C13" w:rsidDel="00864E76">
          <w:rPr>
            <w:color w:val="000000" w:themeColor="text1"/>
          </w:rPr>
          <w:t xml:space="preserve"> </w:t>
        </w:r>
        <w:r w:rsidR="00BE1883" w:rsidRPr="00167C13" w:rsidDel="00864E76">
          <w:rPr>
            <w:color w:val="000000" w:themeColor="text1"/>
          </w:rPr>
          <w:t xml:space="preserve">The missing value of numeric data points </w:t>
        </w:r>
        <w:r w:rsidR="009E7F9E" w:rsidRPr="00167C13" w:rsidDel="00864E76">
          <w:rPr>
            <w:color w:val="000000" w:themeColor="text1"/>
          </w:rPr>
          <w:t>w</w:t>
        </w:r>
        <w:r w:rsidR="00423865" w:rsidRPr="00167C13" w:rsidDel="00864E76">
          <w:rPr>
            <w:color w:val="000000" w:themeColor="text1"/>
          </w:rPr>
          <w:t>as</w:t>
        </w:r>
        <w:r w:rsidR="00BE1883" w:rsidRPr="00167C13" w:rsidDel="00864E76">
          <w:rPr>
            <w:color w:val="000000" w:themeColor="text1"/>
          </w:rPr>
          <w:t xml:space="preserve"> filled by calculating the mean value</w:t>
        </w:r>
        <w:r w:rsidR="00167C13" w:rsidDel="00864E76">
          <w:rPr>
            <w:color w:val="000000" w:themeColor="text1"/>
          </w:rPr>
          <w:t xml:space="preserve"> </w:t>
        </w:r>
        <w:r w:rsidR="00BE1883" w:rsidRPr="009D2495" w:rsidDel="00864E76">
          <w:rPr>
            <w:color w:val="000000" w:themeColor="text1"/>
          </w:rPr>
          <w:t>of the column of the respecting attribute. 10 attributes</w:t>
        </w:r>
        <w:r w:rsidR="00B252BE" w:rsidRPr="009D2495" w:rsidDel="00864E76">
          <w:rPr>
            <w:color w:val="000000" w:themeColor="text1"/>
          </w:rPr>
          <w:t xml:space="preserve"> </w:t>
        </w:r>
        <w:r w:rsidR="00BE1883" w:rsidRPr="009D2495" w:rsidDel="00864E76">
          <w:rPr>
            <w:color w:val="000000" w:themeColor="text1"/>
          </w:rPr>
          <w:t>(rbc, pc, pcc, ba, htn,</w:t>
        </w:r>
        <w:r w:rsidR="00B252BE" w:rsidRPr="009D2495" w:rsidDel="00864E76">
          <w:rPr>
            <w:color w:val="000000" w:themeColor="text1"/>
          </w:rPr>
          <w:t xml:space="preserve"> </w:t>
        </w:r>
        <w:r w:rsidR="00BE1883" w:rsidRPr="009D2495" w:rsidDel="00864E76">
          <w:rPr>
            <w:color w:val="000000" w:themeColor="text1"/>
          </w:rPr>
          <w:t xml:space="preserve">dm, cad, appet, pe, </w:t>
        </w:r>
        <w:r w:rsidR="009E7F9E" w:rsidRPr="009D2495" w:rsidDel="00864E76">
          <w:rPr>
            <w:color w:val="000000" w:themeColor="text1"/>
          </w:rPr>
          <w:t xml:space="preserve">and </w:t>
        </w:r>
        <w:r w:rsidR="00BE1883" w:rsidRPr="009D2495" w:rsidDel="00864E76">
          <w:rPr>
            <w:color w:val="000000" w:themeColor="text1"/>
          </w:rPr>
          <w:t xml:space="preserve">ane ) had the missing values in the categorical numeric column and those attributes were removed by python coding. Because the missing values in the categorical column cannot be handled as there is no </w:t>
        </w:r>
        <w:r w:rsidR="0063451A" w:rsidRPr="009D2495" w:rsidDel="00864E76">
          <w:rPr>
            <w:color w:val="000000" w:themeColor="text1"/>
          </w:rPr>
          <w:t xml:space="preserve">method </w:t>
        </w:r>
        <w:r w:rsidR="00BE1883" w:rsidRPr="009D2495" w:rsidDel="00864E76">
          <w:rPr>
            <w:color w:val="000000" w:themeColor="text1"/>
          </w:rPr>
          <w:t>to fill those values. Moreover, these missing values can affect the prediction results and accuracy of the classifier model. The data set with 14 attributes (out of 24) was selected for the analysis</w:t>
        </w:r>
        <w:r w:rsidR="0063451A" w:rsidRPr="009D2495" w:rsidDel="00864E76">
          <w:rPr>
            <w:color w:val="000000" w:themeColor="text1"/>
          </w:rPr>
          <w:t>.</w:t>
        </w:r>
        <w:r w:rsidR="00BE1883" w:rsidRPr="009D2495" w:rsidDel="00864E76">
          <w:rPr>
            <w:color w:val="000000" w:themeColor="text1"/>
          </w:rPr>
          <w:t xml:space="preserve"> Then the final dataset was transformed with MinMaxScaler for normalization and adjusted for modeling</w:t>
        </w:r>
        <w:r w:rsidR="00075BC6" w:rsidRPr="009D2495" w:rsidDel="00864E76">
          <w:rPr>
            <w:color w:val="000000" w:themeColor="text1"/>
          </w:rPr>
          <w:t xml:space="preserve"> </w:t>
        </w:r>
        <w:r w:rsidR="00A375CF" w:rsidRPr="009D2495" w:rsidDel="00864E76">
          <w:rPr>
            <w:color w:val="000000" w:themeColor="text1"/>
          </w:rPr>
          <w:fldChar w:fldCharType="begin" w:fldLock="1"/>
        </w:r>
        <w:r w:rsidR="00EA4E6F" w:rsidRPr="009D2495" w:rsidDel="00864E76">
          <w:rPr>
            <w:color w:val="000000" w:themeColor="text1"/>
          </w:rPr>
          <w:instrText>ADDIN CSL_CITATION {"citationItems":[{"id":"ITEM-1","itemData":{"ISBN":"1538664682","author":[{"dropping-particle":"","family":"Amirgaliyev","given":"Yedilkhan","non-dropping-particle":"","parse-names":false,"suffix":""},{"dropping-particle":"","family":"Shamiluulu","given":"Shahriar","non-dropping-particle":"","parse-names":false,"suffix":""},{"dropping-particle":"","family":"Serek","given":"Azamat","non-dropping-particle":"","parse-names":false,"suffix":""}],"container-title":"2018 IEEE 12th International Conference on Application of Information and Communication Technologies (AICT)","id":"ITEM-1","issued":{"date-parts":[["2018"]]},"page":"1-4","publisher":"IEEE","title":"Analysis of chronic kidney disease dataset by applying machine learning methods","type":"paper-conference"},"uris":["http://www.mendeley.com/documents/?uuid=41c397b4-592f-41ff-aecd-3398927357a6","http://www.mendeley.com/documents/?uuid=9ef2e70c-ea96-486d-a514-af9f6144f0a6","http://www.mendeley.com/documents/?uuid=b47e310e-f49a-4cfd-b639-92e9750ae1e4"]}],"mendeley":{"formattedCitation":"[25]","plainTextFormattedCitation":"[25]","previouslyFormattedCitation":"[25]"},"properties":{"noteIndex":0},"schema":"https://github.com/citation-style-language/schema/raw/master/csl-citation.json"}</w:instrText>
        </w:r>
        <w:r w:rsidR="00A375CF" w:rsidRPr="009D2495" w:rsidDel="00864E76">
          <w:rPr>
            <w:color w:val="000000" w:themeColor="text1"/>
          </w:rPr>
          <w:fldChar w:fldCharType="separate"/>
        </w:r>
        <w:r w:rsidR="00EA4E6F" w:rsidRPr="009D2495" w:rsidDel="00864E76">
          <w:rPr>
            <w:noProof/>
            <w:color w:val="000000" w:themeColor="text1"/>
          </w:rPr>
          <w:t>[25]</w:t>
        </w:r>
        <w:r w:rsidR="00A375CF" w:rsidRPr="009D2495" w:rsidDel="00864E76">
          <w:rPr>
            <w:color w:val="000000" w:themeColor="text1"/>
          </w:rPr>
          <w:fldChar w:fldCharType="end"/>
        </w:r>
        <w:r w:rsidR="00BE1883" w:rsidRPr="009D2495" w:rsidDel="00864E76">
          <w:rPr>
            <w:color w:val="000000" w:themeColor="text1"/>
          </w:rPr>
          <w:t>.</w:t>
        </w:r>
      </w:moveFrom>
      <w:moveFromRangeEnd w:id="69"/>
    </w:p>
    <w:p w14:paraId="62DF4E82" w14:textId="7AAA9C8D" w:rsidR="00100F99" w:rsidRPr="00100F99" w:rsidRDefault="00100F99" w:rsidP="00100F99">
      <w:pPr>
        <w:jc w:val="both"/>
        <w:rPr>
          <w:color w:val="000000" w:themeColor="text1"/>
        </w:rPr>
      </w:pPr>
      <w:del w:id="71" w:author="Ahmed, Manik" w:date="2021-10-17T20:00:00Z">
        <w:r w:rsidRPr="00167C13" w:rsidDel="00864E76">
          <w:rPr>
            <w:color w:val="000000" w:themeColor="text1"/>
          </w:rPr>
          <w:delText>C. </w:delText>
        </w:r>
      </w:del>
      <w:del w:id="72" w:author="Ahmed, Manik" w:date="2021-10-17T19:57:00Z">
        <w:r w:rsidRPr="008C0ABF" w:rsidDel="00CA55A6">
          <w:rPr>
            <w:rFonts w:ascii="Helvetica" w:hAnsi="Helvetica" w:cs="FormataOTFMdIt"/>
            <w:b/>
            <w:i/>
            <w:color w:val="595959"/>
            <w:sz w:val="18"/>
            <w:szCs w:val="18"/>
            <w:rPrChange w:id="73" w:author="Ahmed, Manik" w:date="2021-10-17T19:52:00Z">
              <w:rPr>
                <w:color w:val="000000" w:themeColor="text1"/>
              </w:rPr>
            </w:rPrChange>
          </w:rPr>
          <w:delText>RESEARCH METHODOLOGY</w:delText>
        </w:r>
      </w:del>
    </w:p>
    <w:p w14:paraId="2E35696F" w14:textId="0F105E32" w:rsidR="00493936" w:rsidRPr="00493936" w:rsidRDefault="00493936" w:rsidP="00100F99">
      <w:pPr>
        <w:jc w:val="both"/>
        <w:rPr>
          <w:ins w:id="74" w:author="Ahmed, Manik" w:date="2021-10-18T23:22:00Z"/>
          <w:b/>
          <w:bCs/>
          <w:color w:val="000000" w:themeColor="text1"/>
          <w:rPrChange w:id="75" w:author="Ahmed, Manik" w:date="2021-10-18T23:23:00Z">
            <w:rPr>
              <w:ins w:id="76" w:author="Ahmed, Manik" w:date="2021-10-18T23:22:00Z"/>
              <w:color w:val="000000" w:themeColor="text1"/>
            </w:rPr>
          </w:rPrChange>
        </w:rPr>
      </w:pPr>
      <w:ins w:id="77" w:author="Ahmed, Manik" w:date="2021-10-18T21:28:00Z">
        <w:r w:rsidRPr="00493936">
          <w:rPr>
            <w:b/>
            <w:bCs/>
            <w:color w:val="000000" w:themeColor="text1"/>
            <w:rPrChange w:id="78" w:author="Ahmed, Manik" w:date="2021-10-18T23:23:00Z">
              <w:rPr>
                <w:color w:val="000000" w:themeColor="text1"/>
              </w:rPr>
            </w:rPrChange>
          </w:rPr>
          <w:t>CFS</w:t>
        </w:r>
      </w:ins>
    </w:p>
    <w:p w14:paraId="01FA5279" w14:textId="446B4143" w:rsidR="00493936" w:rsidRDefault="00493936" w:rsidP="00100F99">
      <w:pPr>
        <w:jc w:val="both"/>
        <w:rPr>
          <w:ins w:id="79" w:author="Ahmed, Manik" w:date="2021-10-18T21:29:00Z"/>
          <w:color w:val="000000" w:themeColor="text1"/>
        </w:rPr>
      </w:pPr>
      <w:ins w:id="80" w:author="Ahmed, Manik" w:date="2021-10-18T23:22:00Z">
        <w:r w:rsidRPr="00493936">
          <w:rPr>
            <w:color w:val="000000" w:themeColor="text1"/>
          </w:rPr>
          <w:t xml:space="preserve">CFS is an algorithm that selects features based on attribute rankings. Based on the correlation heuristic assessment </w:t>
        </w:r>
        <w:r w:rsidRPr="00493936">
          <w:rPr>
            <w:color w:val="000000" w:themeColor="text1"/>
          </w:rPr>
          <w:t>function [28]. CFS determines the rank of the attribute subset. The function employs an approach that generates two class labels, one associated with class and one not, and picks only correlated label class characteristics.</w:t>
        </w:r>
      </w:ins>
    </w:p>
    <w:p w14:paraId="581788CD" w14:textId="77777777" w:rsidR="00493936" w:rsidRDefault="00493936" w:rsidP="00100F99">
      <w:pPr>
        <w:jc w:val="both"/>
        <w:rPr>
          <w:ins w:id="81" w:author="Ahmed, Manik" w:date="2021-10-18T21:28:00Z"/>
          <w:color w:val="000000" w:themeColor="text1"/>
        </w:rPr>
      </w:pPr>
    </w:p>
    <w:p w14:paraId="243F21FA" w14:textId="19E80F4B" w:rsidR="00493936" w:rsidRPr="00493936" w:rsidRDefault="00493936" w:rsidP="00100F99">
      <w:pPr>
        <w:jc w:val="both"/>
        <w:rPr>
          <w:ins w:id="82" w:author="Ahmed, Manik" w:date="2021-10-18T21:29:00Z"/>
          <w:b/>
          <w:bCs/>
          <w:color w:val="000000" w:themeColor="text1"/>
          <w:rPrChange w:id="83" w:author="Ahmed, Manik" w:date="2021-10-18T23:23:00Z">
            <w:rPr>
              <w:ins w:id="84" w:author="Ahmed, Manik" w:date="2021-10-18T21:29:00Z"/>
              <w:color w:val="000000" w:themeColor="text1"/>
            </w:rPr>
          </w:rPrChange>
        </w:rPr>
      </w:pPr>
      <w:ins w:id="85" w:author="Ahmed, Manik" w:date="2021-10-18T21:28:00Z">
        <w:r w:rsidRPr="00493936">
          <w:rPr>
            <w:b/>
            <w:bCs/>
            <w:color w:val="000000" w:themeColor="text1"/>
            <w:rPrChange w:id="86" w:author="Ahmed, Manik" w:date="2021-10-18T23:23:00Z">
              <w:rPr>
                <w:color w:val="000000" w:themeColor="text1"/>
              </w:rPr>
            </w:rPrChange>
          </w:rPr>
          <w:t>RFE</w:t>
        </w:r>
      </w:ins>
    </w:p>
    <w:p w14:paraId="769F7C85" w14:textId="0C81BA53" w:rsidR="00493936" w:rsidRDefault="00493936" w:rsidP="00100F99">
      <w:pPr>
        <w:jc w:val="both"/>
        <w:rPr>
          <w:ins w:id="87" w:author="Ahmed, Manik" w:date="2021-10-18T21:28:00Z"/>
          <w:color w:val="000000" w:themeColor="text1"/>
        </w:rPr>
      </w:pPr>
      <w:ins w:id="88" w:author="Ahmed, Manik" w:date="2021-10-18T23:22:00Z">
        <w:r w:rsidRPr="00493936">
          <w:rPr>
            <w:color w:val="000000" w:themeColor="text1"/>
          </w:rPr>
          <w:t>RFE is a wrapper-type feature selection method. RFE works by exploring a subset of features by beginning with all features in the training dataset and successfully eliminating features until the required number remains. This is done by fitting the provided machine learning algorithm utilized in the core of the model, ranking features by significance, removing the least important features, and re-fitting the model.</w:t>
        </w:r>
      </w:ins>
    </w:p>
    <w:p w14:paraId="71FF3115" w14:textId="77777777" w:rsidR="00493936" w:rsidRDefault="00493936" w:rsidP="00100F99">
      <w:pPr>
        <w:jc w:val="both"/>
        <w:rPr>
          <w:ins w:id="89" w:author="Ahmed, Manik" w:date="2021-10-18T23:23:00Z"/>
          <w:color w:val="000000" w:themeColor="text1"/>
        </w:rPr>
      </w:pPr>
    </w:p>
    <w:p w14:paraId="18B26E25" w14:textId="29991D21" w:rsidR="00493936" w:rsidRPr="00493936" w:rsidRDefault="00493936" w:rsidP="00100F99">
      <w:pPr>
        <w:jc w:val="both"/>
        <w:rPr>
          <w:ins w:id="90" w:author="Ahmed, Manik" w:date="2021-10-18T21:29:00Z"/>
          <w:b/>
          <w:bCs/>
          <w:color w:val="000000" w:themeColor="text1"/>
          <w:rPrChange w:id="91" w:author="Ahmed, Manik" w:date="2021-10-18T23:23:00Z">
            <w:rPr>
              <w:ins w:id="92" w:author="Ahmed, Manik" w:date="2021-10-18T21:29:00Z"/>
              <w:color w:val="000000" w:themeColor="text1"/>
            </w:rPr>
          </w:rPrChange>
        </w:rPr>
      </w:pPr>
      <w:ins w:id="93" w:author="Ahmed, Manik" w:date="2021-10-18T21:28:00Z">
        <w:r w:rsidRPr="00493936">
          <w:rPr>
            <w:b/>
            <w:bCs/>
            <w:color w:val="000000" w:themeColor="text1"/>
            <w:rPrChange w:id="94" w:author="Ahmed, Manik" w:date="2021-10-18T23:23:00Z">
              <w:rPr>
                <w:color w:val="000000" w:themeColor="text1"/>
              </w:rPr>
            </w:rPrChange>
          </w:rPr>
          <w:t>L</w:t>
        </w:r>
      </w:ins>
      <w:ins w:id="95" w:author="Ahmed, Manik" w:date="2021-10-18T21:29:00Z">
        <w:r w:rsidRPr="00493936">
          <w:rPr>
            <w:b/>
            <w:bCs/>
            <w:color w:val="000000" w:themeColor="text1"/>
            <w:rPrChange w:id="96" w:author="Ahmed, Manik" w:date="2021-10-18T23:23:00Z">
              <w:rPr>
                <w:color w:val="000000" w:themeColor="text1"/>
              </w:rPr>
            </w:rPrChange>
          </w:rPr>
          <w:t>asso</w:t>
        </w:r>
      </w:ins>
    </w:p>
    <w:p w14:paraId="3EAB5803" w14:textId="7ABF5F5A" w:rsidR="00493936" w:rsidRDefault="00493936" w:rsidP="00100F99">
      <w:pPr>
        <w:jc w:val="both"/>
        <w:rPr>
          <w:ins w:id="97" w:author="Ahmed, Manik" w:date="2021-10-18T21:29:00Z"/>
          <w:color w:val="000000" w:themeColor="text1"/>
        </w:rPr>
      </w:pPr>
      <w:ins w:id="98" w:author="Ahmed, Manik" w:date="2021-10-18T23:22:00Z">
        <w:r w:rsidRPr="00493936">
          <w:rPr>
            <w:color w:val="000000" w:themeColor="text1"/>
          </w:rPr>
          <w:t>Lasso Regression is a regularized linear regression in which an L1 penalty is applied. This has the effect of lowering the coefficients for input factors that have no substantial impact on the prediction task. This L2 penalty allows some coefficient values to go to zero, essentially eliminating input variables from the model and providing a kind of automatic feature selection.</w:t>
        </w:r>
      </w:ins>
    </w:p>
    <w:p w14:paraId="4DE75D8E" w14:textId="77777777" w:rsidR="00493936" w:rsidRDefault="00493936" w:rsidP="00100F99">
      <w:pPr>
        <w:jc w:val="both"/>
        <w:rPr>
          <w:ins w:id="99" w:author="Ahmed, Manik" w:date="2021-10-18T23:23:00Z"/>
          <w:color w:val="000000" w:themeColor="text1"/>
        </w:rPr>
      </w:pPr>
    </w:p>
    <w:p w14:paraId="64599453" w14:textId="660AF860" w:rsidR="00493936" w:rsidRPr="00493936" w:rsidRDefault="00493936" w:rsidP="00100F99">
      <w:pPr>
        <w:jc w:val="both"/>
        <w:rPr>
          <w:ins w:id="100" w:author="Ahmed, Manik" w:date="2021-10-18T21:28:00Z"/>
          <w:b/>
          <w:bCs/>
          <w:color w:val="000000" w:themeColor="text1"/>
          <w:rPrChange w:id="101" w:author="Ahmed, Manik" w:date="2021-10-18T23:23:00Z">
            <w:rPr>
              <w:ins w:id="102" w:author="Ahmed, Manik" w:date="2021-10-18T21:28:00Z"/>
              <w:color w:val="000000" w:themeColor="text1"/>
            </w:rPr>
          </w:rPrChange>
        </w:rPr>
      </w:pPr>
      <w:ins w:id="103" w:author="Ahmed, Manik" w:date="2021-10-18T21:29:00Z">
        <w:r w:rsidRPr="00493936">
          <w:rPr>
            <w:b/>
            <w:bCs/>
            <w:color w:val="000000" w:themeColor="text1"/>
            <w:rPrChange w:id="104" w:author="Ahmed, Manik" w:date="2021-10-18T23:23:00Z">
              <w:rPr>
                <w:color w:val="000000" w:themeColor="text1"/>
              </w:rPr>
            </w:rPrChange>
          </w:rPr>
          <w:t>Boruta</w:t>
        </w:r>
      </w:ins>
    </w:p>
    <w:p w14:paraId="61F104BF" w14:textId="1812F04B" w:rsidR="00493936" w:rsidRDefault="00493936" w:rsidP="00100F99">
      <w:pPr>
        <w:jc w:val="both"/>
        <w:rPr>
          <w:ins w:id="105" w:author="Ahmed, Manik" w:date="2021-10-18T21:28:00Z"/>
          <w:color w:val="000000" w:themeColor="text1"/>
        </w:rPr>
      </w:pPr>
      <w:ins w:id="106" w:author="Ahmed, Manik" w:date="2021-10-18T23:22:00Z">
        <w:r w:rsidRPr="00493936">
          <w:rPr>
            <w:color w:val="000000" w:themeColor="text1"/>
          </w:rPr>
          <w:t>Boruta is a feature selection algorithm. Precisely, it operates as a wrapper algorithm over Random Forest. Boruta uses an all-relevant feature selection approach where it collects all features which are in certain conditions important to the result variable.</w:t>
        </w:r>
      </w:ins>
    </w:p>
    <w:p w14:paraId="65FEFAA7" w14:textId="77777777" w:rsidR="00493936" w:rsidRDefault="00493936" w:rsidP="00100F99">
      <w:pPr>
        <w:jc w:val="both"/>
        <w:rPr>
          <w:ins w:id="107" w:author="Ahmed, Manik" w:date="2021-10-18T23:23:00Z"/>
          <w:color w:val="000000" w:themeColor="text1"/>
        </w:rPr>
      </w:pPr>
    </w:p>
    <w:p w14:paraId="2BD3B435" w14:textId="75C95EA4" w:rsidR="00100F99" w:rsidRPr="00100F99" w:rsidDel="00493936" w:rsidRDefault="00100F99" w:rsidP="00100F99">
      <w:pPr>
        <w:jc w:val="both"/>
        <w:rPr>
          <w:del w:id="108" w:author="Ahmed, Manik" w:date="2021-10-18T23:23:00Z"/>
          <w:color w:val="000000" w:themeColor="text1"/>
        </w:rPr>
      </w:pPr>
      <w:del w:id="109" w:author="Ahmed, Manik" w:date="2021-10-17T19:54:00Z">
        <w:r w:rsidRPr="00100F99" w:rsidDel="00CA55A6">
          <w:rPr>
            <w:color w:val="000000" w:themeColor="text1"/>
          </w:rPr>
          <w:delText xml:space="preserve">In this study, data was collected from the UCI Machine learning repository. </w:delText>
        </w:r>
      </w:del>
      <w:r w:rsidRPr="00100F99">
        <w:rPr>
          <w:color w:val="000000" w:themeColor="text1"/>
        </w:rPr>
        <w:t>After collecting the data from the UCI repository, the adjusted values of the model parameters were defined. Then the dataset was randomly divided into a training set (80%) and a validation or test set (20%)</w:t>
      </w:r>
      <w:ins w:id="110" w:author="Ahmed, Manik" w:date="2021-10-18T23:23:00Z">
        <w:r w:rsidR="00493936">
          <w:rPr>
            <w:color w:val="000000" w:themeColor="text1"/>
          </w:rPr>
          <w:t>.</w:t>
        </w:r>
      </w:ins>
    </w:p>
    <w:p w14:paraId="5803669F" w14:textId="4EE2A76B" w:rsidR="00100F99" w:rsidDel="00493936" w:rsidRDefault="00493936" w:rsidP="00100F99">
      <w:pPr>
        <w:jc w:val="both"/>
        <w:rPr>
          <w:del w:id="111" w:author="Ahmed, Manik" w:date="2021-10-18T23:23:00Z"/>
          <w:color w:val="000000" w:themeColor="text1"/>
        </w:rPr>
      </w:pPr>
      <w:ins w:id="112" w:author="Ahmed, Manik" w:date="2021-10-18T23:23:00Z">
        <w:r>
          <w:rPr>
            <w:color w:val="000000" w:themeColor="text1"/>
          </w:rPr>
          <w:t xml:space="preserve"> </w:t>
        </w:r>
      </w:ins>
    </w:p>
    <w:p w14:paraId="14AE2193" w14:textId="63D7CCD8" w:rsidR="00BE1883" w:rsidRDefault="00100F99" w:rsidP="00100F99">
      <w:pPr>
        <w:jc w:val="both"/>
        <w:rPr>
          <w:color w:val="000000" w:themeColor="text1"/>
        </w:rPr>
        <w:sectPr w:rsidR="00BE1883" w:rsidSect="00100F99">
          <w:type w:val="continuous"/>
          <w:pgSz w:w="11906" w:h="16838"/>
          <w:pgMar w:top="1296" w:right="734" w:bottom="1037" w:left="734" w:header="360" w:footer="634" w:gutter="0"/>
          <w:pgNumType w:start="1"/>
          <w:cols w:num="2" w:space="514"/>
          <w:formProt w:val="0"/>
          <w:titlePg/>
          <w:docGrid w:linePitch="360" w:charSpace="16384"/>
        </w:sectPr>
      </w:pPr>
      <w:bookmarkStart w:id="113" w:name="_Hlk85393006"/>
      <w:r w:rsidRPr="00100F99">
        <w:rPr>
          <w:color w:val="000000" w:themeColor="text1"/>
        </w:rPr>
        <w:t xml:space="preserve">We selected the parameters of the maximum average performance to build the model. Seven deep learning algorithms were implemented and customized to fit the model with the dataset and find the best fit to perform the analysis We </w:t>
      </w:r>
      <w:r w:rsidR="006B360D">
        <w:rPr>
          <w:color w:val="000000" w:themeColor="text1"/>
        </w:rPr>
        <w:t>applied</w:t>
      </w:r>
      <w:r w:rsidRPr="00100F99">
        <w:rPr>
          <w:color w:val="000000" w:themeColor="text1"/>
        </w:rPr>
        <w:t xml:space="preserve"> input and output layers, different activation functions, and different parameters for model compiling and fitting. For ANN, we used hidden layers where the activation function; Rectified Linear Unit (</w:t>
      </w:r>
      <w:proofErr w:type="spellStart"/>
      <w:r w:rsidRPr="00100F99">
        <w:rPr>
          <w:color w:val="000000" w:themeColor="text1"/>
        </w:rPr>
        <w:t>ReLU</w:t>
      </w:r>
      <w:proofErr w:type="spellEnd"/>
      <w:r w:rsidRPr="00100F99">
        <w:rPr>
          <w:color w:val="000000" w:themeColor="text1"/>
        </w:rPr>
        <w:t>), and sigmoid were used in input/hidden and output layers respectively. In the case of GRU and bidirectional GRU, 4 layers of DL models which contain 50 units each were used with 20 % dropout for handling and overfitting. Similarly, 2 layers of DL models which contain 50 units each were implemented with 20% dropouts for handling overfitting in LSTM and, Bidirectional LSTM</w:t>
      </w:r>
    </w:p>
    <w:bookmarkEnd w:id="113"/>
    <w:p w14:paraId="49DFC575" w14:textId="77653FCB" w:rsidR="00426341" w:rsidRDefault="00426341" w:rsidP="00426341">
      <w:pPr>
        <w:jc w:val="center"/>
        <w:rPr>
          <w:ins w:id="114" w:author="Ahmed, Manik" w:date="2021-10-18T21:14:00Z"/>
          <w:rFonts w:eastAsia="Liberation Serif"/>
          <w:bCs/>
          <w:color w:val="000000" w:themeColor="text1"/>
        </w:rPr>
      </w:pPr>
    </w:p>
    <w:p w14:paraId="024D400B" w14:textId="689E8BAF" w:rsidR="00315F33" w:rsidRPr="00315F33" w:rsidRDefault="00315F33">
      <w:pPr>
        <w:rPr>
          <w:ins w:id="115" w:author="Ahmed, Manik" w:date="2021-10-18T21:14:00Z"/>
          <w:rFonts w:eastAsia="Liberation Serif"/>
          <w:rPrChange w:id="116" w:author="Ahmed, Manik" w:date="2021-10-18T21:14:00Z">
            <w:rPr>
              <w:ins w:id="117" w:author="Ahmed, Manik" w:date="2021-10-18T21:14:00Z"/>
              <w:rFonts w:eastAsia="Liberation Serif"/>
              <w:bCs/>
              <w:color w:val="000000" w:themeColor="text1"/>
            </w:rPr>
          </w:rPrChange>
        </w:rPr>
        <w:pPrChange w:id="118" w:author="Ahmed, Manik" w:date="2021-10-18T21:14:00Z">
          <w:pPr>
            <w:jc w:val="center"/>
          </w:pPr>
        </w:pPrChange>
      </w:pPr>
    </w:p>
    <w:p w14:paraId="2561A06E" w14:textId="2D545D00" w:rsidR="00315F33" w:rsidRPr="00315F33" w:rsidRDefault="00315F33">
      <w:pPr>
        <w:rPr>
          <w:ins w:id="119" w:author="Ahmed, Manik" w:date="2021-10-18T21:14:00Z"/>
          <w:rFonts w:eastAsia="Liberation Serif"/>
          <w:rPrChange w:id="120" w:author="Ahmed, Manik" w:date="2021-10-18T21:14:00Z">
            <w:rPr>
              <w:ins w:id="121" w:author="Ahmed, Manik" w:date="2021-10-18T21:14:00Z"/>
              <w:rFonts w:eastAsia="Liberation Serif"/>
              <w:bCs/>
              <w:color w:val="000000" w:themeColor="text1"/>
            </w:rPr>
          </w:rPrChange>
        </w:rPr>
        <w:pPrChange w:id="122" w:author="Ahmed, Manik" w:date="2021-10-18T21:14:00Z">
          <w:pPr>
            <w:jc w:val="center"/>
          </w:pPr>
        </w:pPrChange>
      </w:pPr>
    </w:p>
    <w:p w14:paraId="27AB306A" w14:textId="457108C3" w:rsidR="00315F33" w:rsidRPr="00315F33" w:rsidDel="00493936" w:rsidRDefault="00315F33">
      <w:pPr>
        <w:tabs>
          <w:tab w:val="left" w:pos="2100"/>
        </w:tabs>
        <w:rPr>
          <w:del w:id="123" w:author="Ahmed, Manik" w:date="2021-10-18T21:29:00Z"/>
          <w:rFonts w:eastAsia="Liberation Serif"/>
          <w:rPrChange w:id="124" w:author="Ahmed, Manik" w:date="2021-10-18T21:14:00Z">
            <w:rPr>
              <w:del w:id="125" w:author="Ahmed, Manik" w:date="2021-10-18T21:29:00Z"/>
              <w:rFonts w:eastAsia="Liberation Serif"/>
              <w:bCs/>
              <w:color w:val="000000" w:themeColor="text1"/>
            </w:rPr>
          </w:rPrChange>
        </w:rPr>
        <w:pPrChange w:id="126" w:author="Ahmed, Manik" w:date="2021-10-18T21:14:00Z">
          <w:pPr>
            <w:jc w:val="center"/>
          </w:pPr>
        </w:pPrChange>
      </w:pPr>
    </w:p>
    <w:p w14:paraId="12EE96C9" w14:textId="50F7F013" w:rsidR="004B7A46" w:rsidRDefault="00F63F0D" w:rsidP="004B7A46">
      <w:pPr>
        <w:pStyle w:val="Caption"/>
      </w:pPr>
      <w:r>
        <w:rPr>
          <w:rFonts w:eastAsia="Liberation Serif"/>
          <w:bCs/>
          <w:noProof/>
          <w:color w:val="000000" w:themeColor="text1"/>
        </w:rPr>
        <w:drawing>
          <wp:inline distT="0" distB="0" distL="0" distR="0" wp14:anchorId="0ABEDE32" wp14:editId="7B57AC42">
            <wp:extent cx="5476875" cy="39881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1137" cy="4020394"/>
                    </a:xfrm>
                    <a:prstGeom prst="rect">
                      <a:avLst/>
                    </a:prstGeom>
                    <a:noFill/>
                  </pic:spPr>
                </pic:pic>
              </a:graphicData>
            </a:graphic>
          </wp:inline>
        </w:drawing>
      </w:r>
    </w:p>
    <w:p w14:paraId="79AF352A" w14:textId="61658A5E" w:rsidR="00426341" w:rsidRPr="0026446E" w:rsidRDefault="004B7A46" w:rsidP="0026446E">
      <w:pPr>
        <w:pStyle w:val="Caption"/>
        <w:rPr>
          <w:rFonts w:eastAsia="Liberation Serif"/>
          <w:bCs/>
          <w:i w:val="0"/>
          <w:iCs w:val="0"/>
          <w:color w:val="000000" w:themeColor="text1"/>
        </w:rPr>
      </w:pPr>
      <w:r w:rsidRPr="0026446E">
        <w:rPr>
          <w:i w:val="0"/>
          <w:iCs w:val="0"/>
        </w:rPr>
        <w:t xml:space="preserve">Figure </w:t>
      </w:r>
      <w:r w:rsidRPr="0026446E">
        <w:rPr>
          <w:i w:val="0"/>
          <w:iCs w:val="0"/>
        </w:rPr>
        <w:fldChar w:fldCharType="begin"/>
      </w:r>
      <w:r w:rsidRPr="0026446E">
        <w:rPr>
          <w:i w:val="0"/>
          <w:iCs w:val="0"/>
        </w:rPr>
        <w:instrText xml:space="preserve"> SEQ Figure \* ARABIC </w:instrText>
      </w:r>
      <w:r w:rsidRPr="0026446E">
        <w:rPr>
          <w:i w:val="0"/>
          <w:iCs w:val="0"/>
        </w:rPr>
        <w:fldChar w:fldCharType="separate"/>
      </w:r>
      <w:r w:rsidR="00D237DE">
        <w:rPr>
          <w:i w:val="0"/>
          <w:iCs w:val="0"/>
          <w:noProof/>
        </w:rPr>
        <w:t>2</w:t>
      </w:r>
      <w:r w:rsidRPr="0026446E">
        <w:rPr>
          <w:i w:val="0"/>
          <w:iCs w:val="0"/>
        </w:rPr>
        <w:fldChar w:fldCharType="end"/>
      </w:r>
      <w:r w:rsidRPr="0026446E">
        <w:rPr>
          <w:i w:val="0"/>
          <w:iCs w:val="0"/>
        </w:rPr>
        <w:t xml:space="preserve"> Proposed model</w:t>
      </w:r>
    </w:p>
    <w:p w14:paraId="2C8B28C1" w14:textId="72030AB2" w:rsidR="008A6C54" w:rsidRDefault="008A6C54" w:rsidP="0026446E">
      <w:pPr>
        <w:jc w:val="center"/>
        <w:rPr>
          <w:rFonts w:eastAsia="Liberation Serif"/>
          <w:bCs/>
          <w:color w:val="000000" w:themeColor="text1"/>
        </w:rPr>
        <w:sectPr w:rsidR="008A6C54" w:rsidSect="001339CE">
          <w:type w:val="continuous"/>
          <w:pgSz w:w="11906" w:h="16838"/>
          <w:pgMar w:top="1296" w:right="734" w:bottom="1037" w:left="734" w:header="360" w:footer="634" w:gutter="0"/>
          <w:pgNumType w:start="1"/>
          <w:cols w:space="514"/>
          <w:formProt w:val="0"/>
          <w:titlePg/>
          <w:docGrid w:linePitch="360" w:charSpace="16384"/>
        </w:sectPr>
      </w:pPr>
    </w:p>
    <w:p w14:paraId="2E5C3A87" w14:textId="2DFA7B1A" w:rsidR="00F36181" w:rsidRDefault="003F7A09" w:rsidP="00F36181">
      <w:pPr>
        <w:jc w:val="both"/>
        <w:rPr>
          <w:color w:val="000000" w:themeColor="text1"/>
        </w:rPr>
      </w:pPr>
      <w:r w:rsidRPr="003F7A09">
        <w:rPr>
          <w:color w:val="000000" w:themeColor="text1"/>
        </w:rPr>
        <w:t xml:space="preserve">In the case of simple RNN and MLP, we used 2 layers of DL models where 32 units were in the first layer with 20% of dropout. Sigmoid and </w:t>
      </w:r>
      <w:proofErr w:type="spellStart"/>
      <w:r w:rsidRPr="003F7A09">
        <w:rPr>
          <w:color w:val="000000" w:themeColor="text1"/>
        </w:rPr>
        <w:t>ReLU</w:t>
      </w:r>
      <w:proofErr w:type="spellEnd"/>
      <w:r w:rsidRPr="003F7A09">
        <w:rPr>
          <w:color w:val="000000" w:themeColor="text1"/>
        </w:rPr>
        <w:t xml:space="preserve"> (activation function), Adam and SGD (optimizers) were used for model compiling in ANN and MLP respectively. tanh as the activation function to compile and fit parameters, SGD as an optimizer, loss as MSE (mean squared error), and 200 epochs were applied in the remaining models ( LSTM, bidirectional LSTM, GRU, and bidirectional GRU algorithm). </w:t>
      </w:r>
      <w:proofErr w:type="spellStart"/>
      <w:r w:rsidRPr="003F7A09">
        <w:rPr>
          <w:color w:val="000000" w:themeColor="text1"/>
        </w:rPr>
        <w:t>ReLU</w:t>
      </w:r>
      <w:proofErr w:type="spellEnd"/>
      <w:r w:rsidRPr="003F7A09">
        <w:rPr>
          <w:color w:val="000000" w:themeColor="text1"/>
        </w:rPr>
        <w:t xml:space="preserve"> as activation function, RMSPROP as an optimizer, and MSE as the error was implemented for </w:t>
      </w:r>
      <w:proofErr w:type="spellStart"/>
      <w:r w:rsidRPr="003F7A09">
        <w:rPr>
          <w:color w:val="000000" w:themeColor="text1"/>
        </w:rPr>
        <w:t>SimpleRNN</w:t>
      </w:r>
      <w:proofErr w:type="spellEnd"/>
      <w:r w:rsidRPr="003F7A09">
        <w:rPr>
          <w:color w:val="000000" w:themeColor="text1"/>
        </w:rPr>
        <w:t xml:space="preserve"> (Table 2).</w:t>
      </w:r>
    </w:p>
    <w:p w14:paraId="7D517134" w14:textId="77777777" w:rsidR="00AE59B7" w:rsidRDefault="00AE59B7" w:rsidP="00F36181">
      <w:pPr>
        <w:jc w:val="both"/>
        <w:rPr>
          <w:color w:val="000000" w:themeColor="text1"/>
        </w:rPr>
      </w:pPr>
    </w:p>
    <w:p w14:paraId="228BDC18" w14:textId="377BBED9" w:rsidR="00F36181" w:rsidRDefault="00F36181" w:rsidP="00F36181">
      <w:pPr>
        <w:jc w:val="center"/>
        <w:rPr>
          <w:bCs/>
        </w:rPr>
      </w:pPr>
      <w:r w:rsidRPr="00FD3D61">
        <w:rPr>
          <w:bCs/>
        </w:rPr>
        <w:t xml:space="preserve">Table </w:t>
      </w:r>
      <w:r w:rsidRPr="00FD3D61">
        <w:rPr>
          <w:bCs/>
          <w:i/>
          <w:iCs/>
        </w:rPr>
        <w:fldChar w:fldCharType="begin"/>
      </w:r>
      <w:r w:rsidRPr="00FD3D61">
        <w:rPr>
          <w:bCs/>
        </w:rPr>
        <w:instrText xml:space="preserve"> SEQ Table \* ARABIC </w:instrText>
      </w:r>
      <w:r w:rsidRPr="00FD3D61">
        <w:rPr>
          <w:bCs/>
          <w:i/>
          <w:iCs/>
        </w:rPr>
        <w:fldChar w:fldCharType="separate"/>
      </w:r>
      <w:r w:rsidR="00E33931">
        <w:rPr>
          <w:bCs/>
          <w:noProof/>
        </w:rPr>
        <w:t>2</w:t>
      </w:r>
      <w:r w:rsidRPr="00FD3D61">
        <w:rPr>
          <w:bCs/>
          <w:i/>
          <w:iCs/>
        </w:rPr>
        <w:fldChar w:fldCharType="end"/>
      </w:r>
      <w:r w:rsidRPr="00FD3D61">
        <w:rPr>
          <w:bCs/>
        </w:rPr>
        <w:t>.Models activation functions, optimizer, and loss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4"/>
        <w:gridCol w:w="1160"/>
        <w:gridCol w:w="1372"/>
        <w:gridCol w:w="1326"/>
      </w:tblGrid>
      <w:tr w:rsidR="00F36181" w14:paraId="2B750E8E" w14:textId="77777777" w:rsidTr="00FD3D61">
        <w:trPr>
          <w:trHeight w:val="20"/>
          <w:jc w:val="center"/>
        </w:trPr>
        <w:tc>
          <w:tcPr>
            <w:tcW w:w="1112" w:type="pct"/>
            <w:tcBorders>
              <w:top w:val="single" w:sz="4" w:space="0" w:color="auto"/>
              <w:bottom w:val="single" w:sz="4" w:space="0" w:color="auto"/>
            </w:tcBorders>
          </w:tcPr>
          <w:p w14:paraId="5FDCF04D"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Models</w:t>
            </w:r>
          </w:p>
        </w:tc>
        <w:tc>
          <w:tcPr>
            <w:tcW w:w="1169" w:type="pct"/>
            <w:tcBorders>
              <w:top w:val="single" w:sz="4" w:space="0" w:color="auto"/>
              <w:bottom w:val="single" w:sz="4" w:space="0" w:color="auto"/>
            </w:tcBorders>
          </w:tcPr>
          <w:p w14:paraId="39FBB156"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Activation function</w:t>
            </w:r>
          </w:p>
        </w:tc>
        <w:tc>
          <w:tcPr>
            <w:tcW w:w="1383" w:type="pct"/>
            <w:tcBorders>
              <w:top w:val="single" w:sz="4" w:space="0" w:color="auto"/>
              <w:bottom w:val="single" w:sz="4" w:space="0" w:color="auto"/>
            </w:tcBorders>
          </w:tcPr>
          <w:p w14:paraId="07CEF149"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Optimizer/Tuning</w:t>
            </w:r>
          </w:p>
        </w:tc>
        <w:tc>
          <w:tcPr>
            <w:tcW w:w="1336" w:type="pct"/>
            <w:tcBorders>
              <w:top w:val="single" w:sz="4" w:space="0" w:color="auto"/>
              <w:bottom w:val="single" w:sz="4" w:space="0" w:color="auto"/>
            </w:tcBorders>
          </w:tcPr>
          <w:p w14:paraId="290B241C"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Loss calculation</w:t>
            </w:r>
          </w:p>
        </w:tc>
      </w:tr>
      <w:tr w:rsidR="00F36181" w14:paraId="3C43F20C" w14:textId="77777777" w:rsidTr="00FD3D61">
        <w:trPr>
          <w:trHeight w:val="20"/>
          <w:jc w:val="center"/>
        </w:trPr>
        <w:tc>
          <w:tcPr>
            <w:tcW w:w="1112" w:type="pct"/>
            <w:tcBorders>
              <w:top w:val="single" w:sz="4" w:space="0" w:color="auto"/>
            </w:tcBorders>
            <w:vAlign w:val="center"/>
          </w:tcPr>
          <w:p w14:paraId="44BC22E5"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ANN</w:t>
            </w:r>
          </w:p>
        </w:tc>
        <w:tc>
          <w:tcPr>
            <w:tcW w:w="1169" w:type="pct"/>
            <w:tcBorders>
              <w:top w:val="single" w:sz="4" w:space="0" w:color="auto"/>
            </w:tcBorders>
            <w:vAlign w:val="center"/>
          </w:tcPr>
          <w:p w14:paraId="009385B5"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 xml:space="preserve">Sigmoid and </w:t>
            </w:r>
            <w:proofErr w:type="spellStart"/>
            <w:r w:rsidRPr="00E60267">
              <w:rPr>
                <w:rFonts w:eastAsia="Calibri"/>
                <w:color w:val="000000" w:themeColor="text1"/>
                <w:sz w:val="16"/>
              </w:rPr>
              <w:t>ReLU</w:t>
            </w:r>
            <w:proofErr w:type="spellEnd"/>
          </w:p>
        </w:tc>
        <w:tc>
          <w:tcPr>
            <w:tcW w:w="1383" w:type="pct"/>
            <w:tcBorders>
              <w:top w:val="single" w:sz="4" w:space="0" w:color="auto"/>
            </w:tcBorders>
            <w:vAlign w:val="center"/>
          </w:tcPr>
          <w:p w14:paraId="367D346A"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Adam</w:t>
            </w:r>
          </w:p>
        </w:tc>
        <w:tc>
          <w:tcPr>
            <w:tcW w:w="1336" w:type="pct"/>
            <w:tcBorders>
              <w:top w:val="single" w:sz="4" w:space="0" w:color="auto"/>
            </w:tcBorders>
            <w:vAlign w:val="center"/>
          </w:tcPr>
          <w:p w14:paraId="7C50A12B"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Binary cross</w:t>
            </w:r>
            <w:r>
              <w:rPr>
                <w:rFonts w:eastAsia="Calibri"/>
                <w:color w:val="000000" w:themeColor="text1"/>
                <w:sz w:val="16"/>
              </w:rPr>
              <w:t>-</w:t>
            </w:r>
            <w:r w:rsidRPr="00E60267">
              <w:rPr>
                <w:rFonts w:eastAsia="Calibri"/>
                <w:color w:val="000000" w:themeColor="text1"/>
                <w:sz w:val="16"/>
              </w:rPr>
              <w:t>entropy</w:t>
            </w:r>
          </w:p>
        </w:tc>
      </w:tr>
      <w:tr w:rsidR="00F36181" w14:paraId="287BEE10" w14:textId="77777777" w:rsidTr="00FD3D61">
        <w:trPr>
          <w:trHeight w:val="20"/>
          <w:jc w:val="center"/>
        </w:trPr>
        <w:tc>
          <w:tcPr>
            <w:tcW w:w="1112" w:type="pct"/>
            <w:vAlign w:val="center"/>
          </w:tcPr>
          <w:p w14:paraId="15A980EA"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LSTM</w:t>
            </w:r>
          </w:p>
        </w:tc>
        <w:tc>
          <w:tcPr>
            <w:tcW w:w="1169" w:type="pct"/>
            <w:vAlign w:val="center"/>
          </w:tcPr>
          <w:p w14:paraId="22C36095"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tanh</w:t>
            </w:r>
          </w:p>
        </w:tc>
        <w:tc>
          <w:tcPr>
            <w:tcW w:w="1383" w:type="pct"/>
            <w:vAlign w:val="center"/>
          </w:tcPr>
          <w:p w14:paraId="3C5D0A39"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SGD*</w:t>
            </w:r>
          </w:p>
        </w:tc>
        <w:tc>
          <w:tcPr>
            <w:tcW w:w="1336" w:type="pct"/>
            <w:vAlign w:val="center"/>
          </w:tcPr>
          <w:p w14:paraId="585DFB3B"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Mean Squared Error(MSE)</w:t>
            </w:r>
          </w:p>
        </w:tc>
      </w:tr>
      <w:tr w:rsidR="00F36181" w14:paraId="0FD21499" w14:textId="77777777" w:rsidTr="00FD3D61">
        <w:trPr>
          <w:trHeight w:val="20"/>
          <w:jc w:val="center"/>
        </w:trPr>
        <w:tc>
          <w:tcPr>
            <w:tcW w:w="1112" w:type="pct"/>
            <w:vAlign w:val="center"/>
          </w:tcPr>
          <w:p w14:paraId="3568974E"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Bidirectional LSTM</w:t>
            </w:r>
          </w:p>
        </w:tc>
        <w:tc>
          <w:tcPr>
            <w:tcW w:w="1169" w:type="pct"/>
            <w:vAlign w:val="center"/>
          </w:tcPr>
          <w:p w14:paraId="08816DB8"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tanh</w:t>
            </w:r>
          </w:p>
        </w:tc>
        <w:tc>
          <w:tcPr>
            <w:tcW w:w="1383" w:type="pct"/>
            <w:vAlign w:val="center"/>
          </w:tcPr>
          <w:p w14:paraId="685AF246"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SGD</w:t>
            </w:r>
          </w:p>
        </w:tc>
        <w:tc>
          <w:tcPr>
            <w:tcW w:w="1336" w:type="pct"/>
            <w:vAlign w:val="center"/>
          </w:tcPr>
          <w:p w14:paraId="040D5DBF"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MSE</w:t>
            </w:r>
          </w:p>
        </w:tc>
      </w:tr>
      <w:tr w:rsidR="00F36181" w14:paraId="6DCCB2AD" w14:textId="77777777" w:rsidTr="00FD3D61">
        <w:trPr>
          <w:trHeight w:val="20"/>
          <w:jc w:val="center"/>
        </w:trPr>
        <w:tc>
          <w:tcPr>
            <w:tcW w:w="1112" w:type="pct"/>
            <w:vAlign w:val="center"/>
          </w:tcPr>
          <w:p w14:paraId="096CEB81"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GRU</w:t>
            </w:r>
          </w:p>
        </w:tc>
        <w:tc>
          <w:tcPr>
            <w:tcW w:w="1169" w:type="pct"/>
            <w:vAlign w:val="center"/>
          </w:tcPr>
          <w:p w14:paraId="32937700"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tanh</w:t>
            </w:r>
          </w:p>
        </w:tc>
        <w:tc>
          <w:tcPr>
            <w:tcW w:w="1383" w:type="pct"/>
            <w:vAlign w:val="center"/>
          </w:tcPr>
          <w:p w14:paraId="5E490B3F"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SGD</w:t>
            </w:r>
          </w:p>
        </w:tc>
        <w:tc>
          <w:tcPr>
            <w:tcW w:w="1336" w:type="pct"/>
            <w:vAlign w:val="center"/>
          </w:tcPr>
          <w:p w14:paraId="33415E55"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MSE</w:t>
            </w:r>
          </w:p>
        </w:tc>
      </w:tr>
      <w:tr w:rsidR="00F36181" w14:paraId="7606C5E2" w14:textId="77777777" w:rsidTr="00FD3D61">
        <w:trPr>
          <w:trHeight w:val="20"/>
          <w:jc w:val="center"/>
        </w:trPr>
        <w:tc>
          <w:tcPr>
            <w:tcW w:w="1112" w:type="pct"/>
            <w:vAlign w:val="center"/>
          </w:tcPr>
          <w:p w14:paraId="60EF81D8"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Bidirectional GRU</w:t>
            </w:r>
          </w:p>
        </w:tc>
        <w:tc>
          <w:tcPr>
            <w:tcW w:w="1169" w:type="pct"/>
            <w:vAlign w:val="center"/>
          </w:tcPr>
          <w:p w14:paraId="5F5523FE"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tanh</w:t>
            </w:r>
          </w:p>
        </w:tc>
        <w:tc>
          <w:tcPr>
            <w:tcW w:w="1383" w:type="pct"/>
            <w:vAlign w:val="center"/>
          </w:tcPr>
          <w:p w14:paraId="6052B006"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SGD</w:t>
            </w:r>
          </w:p>
        </w:tc>
        <w:tc>
          <w:tcPr>
            <w:tcW w:w="1336" w:type="pct"/>
            <w:vAlign w:val="center"/>
          </w:tcPr>
          <w:p w14:paraId="5F37AD78"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MSE</w:t>
            </w:r>
          </w:p>
        </w:tc>
      </w:tr>
      <w:tr w:rsidR="00F36181" w14:paraId="3EB17D93" w14:textId="77777777" w:rsidTr="00FD3D61">
        <w:trPr>
          <w:trHeight w:val="20"/>
          <w:jc w:val="center"/>
        </w:trPr>
        <w:tc>
          <w:tcPr>
            <w:tcW w:w="1112" w:type="pct"/>
            <w:vAlign w:val="center"/>
          </w:tcPr>
          <w:p w14:paraId="7CE26184" w14:textId="77777777" w:rsidR="00F36181" w:rsidRPr="00E60267" w:rsidRDefault="00F36181" w:rsidP="0026446E">
            <w:pPr>
              <w:rPr>
                <w:rFonts w:eastAsia="Calibri"/>
                <w:color w:val="000000" w:themeColor="text1"/>
                <w:sz w:val="16"/>
              </w:rPr>
            </w:pPr>
            <w:proofErr w:type="spellStart"/>
            <w:r w:rsidRPr="00E60267">
              <w:rPr>
                <w:rFonts w:eastAsia="Calibri"/>
                <w:color w:val="000000" w:themeColor="text1"/>
                <w:sz w:val="16"/>
              </w:rPr>
              <w:t>SimpleRNN</w:t>
            </w:r>
            <w:proofErr w:type="spellEnd"/>
          </w:p>
        </w:tc>
        <w:tc>
          <w:tcPr>
            <w:tcW w:w="1169" w:type="pct"/>
            <w:vAlign w:val="center"/>
          </w:tcPr>
          <w:p w14:paraId="13C3ECE2" w14:textId="77777777" w:rsidR="00F36181" w:rsidRPr="00E60267" w:rsidRDefault="00F36181" w:rsidP="0026446E">
            <w:pPr>
              <w:rPr>
                <w:rFonts w:eastAsia="Calibri"/>
                <w:color w:val="000000" w:themeColor="text1"/>
                <w:sz w:val="16"/>
              </w:rPr>
            </w:pPr>
            <w:proofErr w:type="spellStart"/>
            <w:r w:rsidRPr="00E60267">
              <w:rPr>
                <w:rFonts w:eastAsia="Calibri"/>
                <w:color w:val="000000" w:themeColor="text1"/>
                <w:sz w:val="16"/>
              </w:rPr>
              <w:t>ReLU</w:t>
            </w:r>
            <w:proofErr w:type="spellEnd"/>
          </w:p>
        </w:tc>
        <w:tc>
          <w:tcPr>
            <w:tcW w:w="1383" w:type="pct"/>
            <w:vAlign w:val="center"/>
          </w:tcPr>
          <w:p w14:paraId="5E634B2E"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RMSPROP</w:t>
            </w:r>
          </w:p>
        </w:tc>
        <w:tc>
          <w:tcPr>
            <w:tcW w:w="1336" w:type="pct"/>
            <w:vAlign w:val="center"/>
          </w:tcPr>
          <w:p w14:paraId="2247FC94"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MSE</w:t>
            </w:r>
          </w:p>
        </w:tc>
      </w:tr>
      <w:tr w:rsidR="00F36181" w14:paraId="59109915" w14:textId="77777777" w:rsidTr="00FD3D61">
        <w:trPr>
          <w:trHeight w:val="20"/>
          <w:jc w:val="center"/>
        </w:trPr>
        <w:tc>
          <w:tcPr>
            <w:tcW w:w="1112" w:type="pct"/>
            <w:tcBorders>
              <w:bottom w:val="single" w:sz="4" w:space="0" w:color="auto"/>
            </w:tcBorders>
            <w:vAlign w:val="center"/>
          </w:tcPr>
          <w:p w14:paraId="3A2B5901"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MLP</w:t>
            </w:r>
          </w:p>
        </w:tc>
        <w:tc>
          <w:tcPr>
            <w:tcW w:w="1169" w:type="pct"/>
            <w:tcBorders>
              <w:bottom w:val="single" w:sz="4" w:space="0" w:color="auto"/>
            </w:tcBorders>
            <w:vAlign w:val="center"/>
          </w:tcPr>
          <w:p w14:paraId="2C0244B8"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 xml:space="preserve">Sigmoid and </w:t>
            </w:r>
            <w:proofErr w:type="spellStart"/>
            <w:r w:rsidRPr="00E60267">
              <w:rPr>
                <w:rFonts w:eastAsia="Calibri"/>
                <w:color w:val="000000" w:themeColor="text1"/>
                <w:sz w:val="16"/>
              </w:rPr>
              <w:t>ReLU</w:t>
            </w:r>
            <w:proofErr w:type="spellEnd"/>
          </w:p>
        </w:tc>
        <w:tc>
          <w:tcPr>
            <w:tcW w:w="1383" w:type="pct"/>
            <w:tcBorders>
              <w:bottom w:val="single" w:sz="4" w:space="0" w:color="auto"/>
            </w:tcBorders>
            <w:vAlign w:val="center"/>
          </w:tcPr>
          <w:p w14:paraId="6E131A03"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SGD</w:t>
            </w:r>
          </w:p>
        </w:tc>
        <w:tc>
          <w:tcPr>
            <w:tcW w:w="1336" w:type="pct"/>
            <w:tcBorders>
              <w:bottom w:val="single" w:sz="4" w:space="0" w:color="auto"/>
            </w:tcBorders>
            <w:vAlign w:val="center"/>
          </w:tcPr>
          <w:p w14:paraId="6DD9D6C1" w14:textId="77777777" w:rsidR="00F36181" w:rsidRPr="00E60267" w:rsidRDefault="00F36181" w:rsidP="0026446E">
            <w:pPr>
              <w:rPr>
                <w:rFonts w:eastAsia="Calibri"/>
                <w:color w:val="000000" w:themeColor="text1"/>
                <w:sz w:val="16"/>
              </w:rPr>
            </w:pPr>
            <w:r w:rsidRPr="00E60267">
              <w:rPr>
                <w:rFonts w:eastAsia="Calibri"/>
                <w:color w:val="000000" w:themeColor="text1"/>
                <w:sz w:val="16"/>
              </w:rPr>
              <w:t>Binary cross</w:t>
            </w:r>
            <w:r>
              <w:rPr>
                <w:rFonts w:eastAsia="Calibri"/>
                <w:color w:val="000000" w:themeColor="text1"/>
                <w:sz w:val="16"/>
              </w:rPr>
              <w:t>-</w:t>
            </w:r>
            <w:r w:rsidRPr="00E60267">
              <w:rPr>
                <w:rFonts w:eastAsia="Calibri"/>
                <w:color w:val="000000" w:themeColor="text1"/>
                <w:sz w:val="16"/>
              </w:rPr>
              <w:t>entropy</w:t>
            </w:r>
          </w:p>
        </w:tc>
      </w:tr>
    </w:tbl>
    <w:p w14:paraId="6CCD94EA" w14:textId="77777777" w:rsidR="00F36181" w:rsidRDefault="00F36181" w:rsidP="009D2495">
      <w:r w:rsidRPr="00F1593A">
        <w:rPr>
          <w:color w:val="000000" w:themeColor="text1"/>
          <w:sz w:val="16"/>
        </w:rPr>
        <w:t>*</w:t>
      </w:r>
      <w:r w:rsidRPr="00F1593A">
        <w:rPr>
          <w:i/>
          <w:iCs/>
          <w:color w:val="000000" w:themeColor="text1"/>
          <w:sz w:val="16"/>
          <w:lang w:val="id-ID"/>
        </w:rPr>
        <w:t>(SGD) - Stochastic Gradient Descent; Root Mean Squared Propagation RMSPROP</w:t>
      </w:r>
      <w:r w:rsidRPr="00F1593A">
        <w:rPr>
          <w:color w:val="000000" w:themeColor="text1"/>
          <w:sz w:val="16"/>
          <w:lang w:val="id-ID"/>
        </w:rPr>
        <w:t>)</w:t>
      </w:r>
    </w:p>
    <w:p w14:paraId="69E72647" w14:textId="7BE2ECFB" w:rsidR="00F36181" w:rsidRDefault="00F36181" w:rsidP="00F36181">
      <w:pPr>
        <w:rPr>
          <w:bCs/>
        </w:rPr>
      </w:pPr>
    </w:p>
    <w:p w14:paraId="1AF6874A" w14:textId="68D8A61C" w:rsidR="00F36181" w:rsidRDefault="00F36181" w:rsidP="00AE59B7">
      <w:pPr>
        <w:spacing w:line="240" w:lineRule="exact"/>
        <w:jc w:val="both"/>
        <w:rPr>
          <w:bCs/>
        </w:rPr>
      </w:pPr>
      <w:r w:rsidRPr="00DF4558">
        <w:rPr>
          <w:color w:val="000000" w:themeColor="text1"/>
        </w:rPr>
        <w:t xml:space="preserve">We calculated accuracy, Precision, Recall, F1 score, the loss and validation loss of the seven models, and visualized the model performance through the AUC ROC curve. Further, the study evaluates the prediction ratio and computation time of the models. The parameter score of the current parameter </w:t>
      </w:r>
      <w:r w:rsidRPr="00DF4558">
        <w:rPr>
          <w:color w:val="000000" w:themeColor="text1"/>
        </w:rPr>
        <w:t>combination was used to compute the average performance. We trained our data 200 times in the training set for each model and tested it with the testing dataset. The optimum model was predicated on the testing/verification set to obtain the prediction result. After that, we made comparisons of the models with each other. All processing, visualization, and computation were done on Google Collaboration using python programming. The significance of the comparison among DL models in terms of accuracy was evaluated through Wilcoxon signed-rank test using R and the Deep dominance test in python</w:t>
      </w:r>
      <w:r>
        <w:rPr>
          <w:color w:val="000000" w:themeColor="text1"/>
        </w:rPr>
        <w:t>.</w:t>
      </w:r>
    </w:p>
    <w:p w14:paraId="60802165" w14:textId="2E8E08AB" w:rsidR="00F36181" w:rsidRDefault="00F36181" w:rsidP="00F36181">
      <w:pPr>
        <w:jc w:val="both"/>
        <w:rPr>
          <w:bCs/>
        </w:rPr>
      </w:pPr>
    </w:p>
    <w:p w14:paraId="795C88E3" w14:textId="77777777" w:rsidR="00F36181" w:rsidRPr="00546E37" w:rsidRDefault="00F36181" w:rsidP="00F36181">
      <w:pPr>
        <w:pStyle w:val="H2"/>
        <w:spacing w:before="0" w:line="276" w:lineRule="auto"/>
        <w:jc w:val="both"/>
        <w:rPr>
          <w:color w:val="595959"/>
        </w:rPr>
      </w:pPr>
      <w:r w:rsidRPr="00546E37">
        <w:rPr>
          <w:color w:val="595959"/>
        </w:rPr>
        <w:t>D.</w:t>
      </w:r>
      <w:r w:rsidRPr="00546E37">
        <w:rPr>
          <w:rFonts w:ascii="MS Gothic" w:eastAsia="MS Gothic" w:hAnsi="MS Gothic" w:cs="MS Gothic" w:hint="eastAsia"/>
          <w:color w:val="595959"/>
        </w:rPr>
        <w:t> </w:t>
      </w:r>
      <w:r w:rsidRPr="00546E37">
        <w:rPr>
          <w:color w:val="595959"/>
        </w:rPr>
        <w:t>MODEL DESCRIPTION</w:t>
      </w:r>
    </w:p>
    <w:p w14:paraId="19EF4DF5" w14:textId="6DFC70C9" w:rsidR="00F36181" w:rsidRDefault="00F36181" w:rsidP="00F36181">
      <w:pPr>
        <w:jc w:val="both"/>
        <w:rPr>
          <w:bCs/>
        </w:rPr>
      </w:pPr>
      <w:r w:rsidRPr="00577BFD">
        <w:rPr>
          <w:bCs/>
          <w:color w:val="000000" w:themeColor="text1"/>
        </w:rPr>
        <w:t xml:space="preserve">We applied seven deep learning algorithms. Those are ANN, LSTM, GRU, Bidirectional LSTM, Bidirectional GRU, Multi-Layer Perceptron, and Simple RNN. Further, </w:t>
      </w:r>
      <w:proofErr w:type="spellStart"/>
      <w:r w:rsidRPr="00577BFD">
        <w:rPr>
          <w:bCs/>
          <w:color w:val="000000" w:themeColor="text1"/>
        </w:rPr>
        <w:t>Adaboost</w:t>
      </w:r>
      <w:proofErr w:type="spellEnd"/>
      <w:r w:rsidRPr="00577BFD">
        <w:rPr>
          <w:bCs/>
          <w:color w:val="000000" w:themeColor="text1"/>
        </w:rPr>
        <w:t xml:space="preserve"> and perceptron are using to find out the significant risk factors of CKD. The models are described as follows:</w:t>
      </w:r>
    </w:p>
    <w:p w14:paraId="4F34A437" w14:textId="318CAF44" w:rsidR="00F36181" w:rsidRDefault="00F36181" w:rsidP="00F36181">
      <w:pPr>
        <w:jc w:val="both"/>
        <w:rPr>
          <w:bCs/>
        </w:rPr>
      </w:pPr>
    </w:p>
    <w:p w14:paraId="4F6F22E5" w14:textId="77777777" w:rsidR="00F36181" w:rsidRPr="00546E37" w:rsidRDefault="00F36181" w:rsidP="002114CD">
      <w:pPr>
        <w:pStyle w:val="H2"/>
        <w:spacing w:before="0"/>
        <w:jc w:val="both"/>
        <w:rPr>
          <w:rFonts w:ascii="MS Gothic" w:eastAsia="MS Gothic" w:hAnsi="MS Gothic" w:cs="MS Gothic"/>
          <w:color w:val="595959"/>
        </w:rPr>
      </w:pPr>
      <w:r w:rsidRPr="00546E37">
        <w:rPr>
          <w:color w:val="595959"/>
        </w:rPr>
        <w:t>D.1.</w:t>
      </w:r>
      <w:r w:rsidRPr="00BA3A8C">
        <w:rPr>
          <w:color w:val="595959"/>
        </w:rPr>
        <w:t>ANN</w:t>
      </w:r>
    </w:p>
    <w:p w14:paraId="7D2CA302" w14:textId="759A821B" w:rsidR="00F36181" w:rsidRDefault="00F36181" w:rsidP="00F36181">
      <w:pPr>
        <w:jc w:val="both"/>
        <w:rPr>
          <w:bCs/>
        </w:rPr>
      </w:pPr>
      <w:r w:rsidRPr="00577BFD">
        <w:rPr>
          <w:bCs/>
          <w:color w:val="000000" w:themeColor="text1"/>
          <w:lang w:val="id-ID"/>
        </w:rPr>
        <w:t>Artificial Neural Network (</w:t>
      </w:r>
      <w:r w:rsidRPr="00577BFD">
        <w:rPr>
          <w:b/>
          <w:bCs/>
          <w:color w:val="000000" w:themeColor="text1"/>
          <w:lang w:val="id-ID"/>
        </w:rPr>
        <w:t>ANN</w:t>
      </w:r>
      <w:r w:rsidRPr="00577BFD">
        <w:rPr>
          <w:bCs/>
          <w:color w:val="000000" w:themeColor="text1"/>
          <w:lang w:val="id-ID"/>
        </w:rPr>
        <w:t>) is a computational algorithm developed like a human brain where neuron nodes are interconnected like a web. ANN algorithm can be used for both machine learning and pattern recognition.</w:t>
      </w:r>
      <w:r>
        <w:rPr>
          <w:bCs/>
          <w:color w:val="000000" w:themeColor="text1"/>
        </w:rPr>
        <w:t xml:space="preserve"> ANN </w:t>
      </w:r>
      <w:r w:rsidRPr="00577BFD">
        <w:rPr>
          <w:bCs/>
          <w:color w:val="000000" w:themeColor="text1"/>
          <w:lang w:val="id-ID"/>
        </w:rPr>
        <w:t>can learn from past data or example data for classification and prediction.</w:t>
      </w:r>
      <w:r>
        <w:rPr>
          <w:bCs/>
          <w:color w:val="000000" w:themeColor="text1"/>
        </w:rPr>
        <w:t xml:space="preserve"> Figure 3 depicts the generic architecture of ANN.</w:t>
      </w:r>
    </w:p>
    <w:p w14:paraId="41F5101B" w14:textId="5A78650E" w:rsidR="00F36181" w:rsidRDefault="00F36181" w:rsidP="00F36181">
      <w:pPr>
        <w:rPr>
          <w:bCs/>
        </w:rPr>
      </w:pPr>
    </w:p>
    <w:p w14:paraId="1627AE02" w14:textId="0B4B4724" w:rsidR="00F36181" w:rsidRDefault="00F36181" w:rsidP="00F36181">
      <w:pPr>
        <w:rPr>
          <w:bCs/>
        </w:rPr>
      </w:pPr>
    </w:p>
    <w:p w14:paraId="61F4DD55" w14:textId="09DBFAFF" w:rsidR="00F36181" w:rsidRDefault="00F36181" w:rsidP="00F36181">
      <w:pPr>
        <w:rPr>
          <w:bCs/>
        </w:rPr>
      </w:pPr>
    </w:p>
    <w:p w14:paraId="5738B871" w14:textId="36089C8B" w:rsidR="00F36181" w:rsidRDefault="00F36181" w:rsidP="00F36181">
      <w:pPr>
        <w:rPr>
          <w:bCs/>
        </w:rPr>
      </w:pPr>
    </w:p>
    <w:p w14:paraId="036A6401" w14:textId="79BE3011" w:rsidR="00F36181" w:rsidRDefault="00493936" w:rsidP="00F36181">
      <w:pPr>
        <w:rPr>
          <w:bCs/>
        </w:rPr>
      </w:pPr>
      <w:r>
        <w:rPr>
          <w:noProof/>
        </w:rPr>
        <mc:AlternateContent>
          <mc:Choice Requires="wps">
            <w:drawing>
              <wp:anchor distT="0" distB="0" distL="114300" distR="114300" simplePos="0" relativeHeight="251666944" behindDoc="0" locked="0" layoutInCell="1" allowOverlap="1" wp14:anchorId="5DDAACE9" wp14:editId="3002F20A">
                <wp:simplePos x="0" y="0"/>
                <wp:positionH relativeFrom="margin">
                  <wp:posOffset>2847340</wp:posOffset>
                </wp:positionH>
                <wp:positionV relativeFrom="paragraph">
                  <wp:posOffset>330835</wp:posOffset>
                </wp:positionV>
                <wp:extent cx="3579495" cy="292100"/>
                <wp:effectExtent l="0" t="0" r="1905"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9495" cy="292100"/>
                        </a:xfrm>
                        <a:prstGeom prst="rect">
                          <a:avLst/>
                        </a:prstGeom>
                        <a:solidFill>
                          <a:prstClr val="white"/>
                        </a:solidFill>
                        <a:ln>
                          <a:noFill/>
                        </a:ln>
                      </wps:spPr>
                      <wps:txbx>
                        <w:txbxContent>
                          <w:p w14:paraId="7E9AFBAD" w14:textId="6DC25101" w:rsidR="00641108" w:rsidRPr="00793068" w:rsidRDefault="00641108" w:rsidP="00276122">
                            <w:pPr>
                              <w:pStyle w:val="Caption"/>
                              <w:rPr>
                                <w:rFonts w:eastAsia="Liberation Serif"/>
                                <w:bCs/>
                                <w:i w:val="0"/>
                                <w:iCs w:val="0"/>
                                <w:noProof/>
                                <w:color w:val="000000" w:themeColor="text1"/>
                              </w:rPr>
                            </w:pPr>
                            <w:r w:rsidRPr="00793068">
                              <w:rPr>
                                <w:i w:val="0"/>
                                <w:iCs w:val="0"/>
                              </w:rPr>
                              <w:t xml:space="preserve">Figure </w:t>
                            </w:r>
                            <w:r w:rsidRPr="00793068">
                              <w:rPr>
                                <w:i w:val="0"/>
                                <w:iCs w:val="0"/>
                              </w:rPr>
                              <w:fldChar w:fldCharType="begin"/>
                            </w:r>
                            <w:r w:rsidRPr="00793068">
                              <w:rPr>
                                <w:i w:val="0"/>
                                <w:iCs w:val="0"/>
                              </w:rPr>
                              <w:instrText xml:space="preserve"> SEQ Figure \* ARABIC </w:instrText>
                            </w:r>
                            <w:r w:rsidRPr="00793068">
                              <w:rPr>
                                <w:i w:val="0"/>
                                <w:iCs w:val="0"/>
                              </w:rPr>
                              <w:fldChar w:fldCharType="separate"/>
                            </w:r>
                            <w:r w:rsidR="00D237DE">
                              <w:rPr>
                                <w:i w:val="0"/>
                                <w:iCs w:val="0"/>
                                <w:noProof/>
                              </w:rPr>
                              <w:t>3</w:t>
                            </w:r>
                            <w:r w:rsidRPr="00793068">
                              <w:rPr>
                                <w:i w:val="0"/>
                                <w:iCs w:val="0"/>
                              </w:rPr>
                              <w:fldChar w:fldCharType="end"/>
                            </w:r>
                            <w:r w:rsidRPr="00793068">
                              <w:rPr>
                                <w:i w:val="0"/>
                                <w:iCs w:val="0"/>
                              </w:rPr>
                              <w:t>.Proposed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DAACE9" id="_x0000_t202" coordsize="21600,21600" o:spt="202" path="m,l,21600r21600,l21600,xe">
                <v:stroke joinstyle="miter"/>
                <v:path gradientshapeok="t" o:connecttype="rect"/>
              </v:shapetype>
              <v:shape id="Text Box 5" o:spid="_x0000_s1026" type="#_x0000_t202" style="position:absolute;margin-left:224.2pt;margin-top:26.05pt;width:281.85pt;height:23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" stroked="f">
                <v:textbox style="mso-fit-shape-to-text:t" inset="0,0,0,0">
                  <w:txbxContent>
                    <w:p w14:paraId="7E9AFBAD" w14:textId="6DC25101" w:rsidR="00641108" w:rsidRPr="00793068" w:rsidRDefault="00641108" w:rsidP="00276122">
                      <w:pPr>
                        <w:pStyle w:val="Caption"/>
                        <w:rPr>
                          <w:rFonts w:eastAsia="Liberation Serif"/>
                          <w:bCs/>
                          <w:i w:val="0"/>
                          <w:iCs w:val="0"/>
                          <w:noProof/>
                          <w:color w:val="000000" w:themeColor="text1"/>
                        </w:rPr>
                      </w:pPr>
                      <w:r w:rsidRPr="00793068">
                        <w:rPr>
                          <w:i w:val="0"/>
                          <w:iCs w:val="0"/>
                        </w:rPr>
                        <w:t xml:space="preserve">Figure </w:t>
                      </w:r>
                      <w:r w:rsidRPr="00793068">
                        <w:rPr>
                          <w:i w:val="0"/>
                          <w:iCs w:val="0"/>
                        </w:rPr>
                        <w:fldChar w:fldCharType="begin"/>
                      </w:r>
                      <w:r w:rsidRPr="00793068">
                        <w:rPr>
                          <w:i w:val="0"/>
                          <w:iCs w:val="0"/>
                        </w:rPr>
                        <w:instrText xml:space="preserve"> SEQ Figure \* ARABIC </w:instrText>
                      </w:r>
                      <w:r w:rsidRPr="00793068">
                        <w:rPr>
                          <w:i w:val="0"/>
                          <w:iCs w:val="0"/>
                        </w:rPr>
                        <w:fldChar w:fldCharType="separate"/>
                      </w:r>
                      <w:r w:rsidR="00D237DE">
                        <w:rPr>
                          <w:i w:val="0"/>
                          <w:iCs w:val="0"/>
                          <w:noProof/>
                        </w:rPr>
                        <w:t>3</w:t>
                      </w:r>
                      <w:r w:rsidRPr="00793068">
                        <w:rPr>
                          <w:i w:val="0"/>
                          <w:iCs w:val="0"/>
                        </w:rPr>
                        <w:fldChar w:fldCharType="end"/>
                      </w:r>
                      <w:r w:rsidRPr="00793068">
                        <w:rPr>
                          <w:i w:val="0"/>
                          <w:iCs w:val="0"/>
                        </w:rPr>
                        <w:t>.Proposed model</w:t>
                      </w:r>
                    </w:p>
                  </w:txbxContent>
                </v:textbox>
                <w10:wrap anchorx="margin"/>
              </v:shape>
            </w:pict>
          </mc:Fallback>
        </mc:AlternateContent>
      </w:r>
    </w:p>
    <w:p w14:paraId="2EAC544B" w14:textId="3EC61B6D" w:rsidR="00F36181" w:rsidRDefault="00D17494" w:rsidP="00F36181">
      <w:pPr>
        <w:rPr>
          <w:bCs/>
        </w:rPr>
      </w:pPr>
      <w:r>
        <w:rPr>
          <w:noProof/>
          <w:color w:val="000000" w:themeColor="text1"/>
        </w:rPr>
        <w:lastRenderedPageBreak/>
        <w:drawing>
          <wp:inline distT="0" distB="0" distL="0" distR="0" wp14:anchorId="555C3134" wp14:editId="74DB3181">
            <wp:extent cx="3150870" cy="1376680"/>
            <wp:effectExtent l="0" t="0" r="0" b="0"/>
            <wp:docPr id="31" name="Picture 31" descr="A picture containing pool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ool bal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0870" cy="1376680"/>
                    </a:xfrm>
                    <a:prstGeom prst="rect">
                      <a:avLst/>
                    </a:prstGeom>
                  </pic:spPr>
                </pic:pic>
              </a:graphicData>
            </a:graphic>
          </wp:inline>
        </w:drawing>
      </w:r>
    </w:p>
    <w:p w14:paraId="114D2F83" w14:textId="0FB0EAA1" w:rsidR="00F36181" w:rsidRDefault="00F36181" w:rsidP="00F36181">
      <w:pPr>
        <w:rPr>
          <w:bCs/>
        </w:rPr>
      </w:pPr>
      <w:r w:rsidRPr="00075BC6">
        <w:t xml:space="preserve">Figure </w:t>
      </w:r>
      <w:fldSimple w:instr=" SEQ Figure \* ARABIC ">
        <w:r w:rsidR="00D237DE">
          <w:rPr>
            <w:noProof/>
          </w:rPr>
          <w:t>4</w:t>
        </w:r>
      </w:fldSimple>
      <w:r w:rsidRPr="00075BC6">
        <w:t xml:space="preserve">. Sample </w:t>
      </w:r>
      <w:r w:rsidR="00A254C1" w:rsidRPr="00A254C1">
        <w:t xml:space="preserve">architecture/process </w:t>
      </w:r>
      <w:r w:rsidRPr="00075BC6">
        <w:t xml:space="preserve">of ANN </w:t>
      </w:r>
      <w:r w:rsidRPr="00075BC6">
        <w:rPr>
          <w:i/>
          <w:iCs/>
        </w:rPr>
        <w:fldChar w:fldCharType="begin" w:fldLock="1"/>
      </w:r>
      <w:r>
        <w:instrText>ADDIN CSL_CITATION {"citationItems":[{"id":"ITEM-1","itemData":{"URL":"https://bdtechtalks.com/2019/08/05/what-is-artificial-neural-network-ann/","author":[{"dropping-particle":"","family":"Dickson","given":"","non-dropping-particle":"Ben","parse-names":false,"suffix":""}],"container-title":"Tech Talks","id":"ITEM-1","issued":{"date-parts":[["2019"]]},"title":"What are artificial neural networks (ANN)","type":"webpage"},"uris":["http://www.mendeley.com/documents/?uuid=998203d3-0b3e-4a5f-bddb-846e771d515d","http://www.mendeley.com/documents/?uuid=18527dcd-8b3c-48e8-a54a-f7f9432d0194"]}],"mendeley":{"formattedCitation":"[26]","plainTextFormattedCitation":"[26]","previouslyFormattedCitation":"[26]"},"properties":{"noteIndex":0},"schema":"https://github.com/citation-style-language/schema/raw/master/csl-citation.json"}</w:instrText>
      </w:r>
      <w:r w:rsidRPr="00075BC6">
        <w:rPr>
          <w:i/>
          <w:iCs/>
        </w:rPr>
        <w:fldChar w:fldCharType="separate"/>
      </w:r>
      <w:r w:rsidRPr="00EA4E6F">
        <w:rPr>
          <w:noProof/>
        </w:rPr>
        <w:t>[26]</w:t>
      </w:r>
      <w:r w:rsidRPr="00075BC6">
        <w:rPr>
          <w:i/>
          <w:iCs/>
        </w:rPr>
        <w:fldChar w:fldCharType="end"/>
      </w:r>
    </w:p>
    <w:p w14:paraId="66BE8E91" w14:textId="3770438B" w:rsidR="00F36181" w:rsidRDefault="00F36181" w:rsidP="002114CD">
      <w:pPr>
        <w:rPr>
          <w:bCs/>
        </w:rPr>
      </w:pPr>
    </w:p>
    <w:p w14:paraId="4C06276D" w14:textId="77777777" w:rsidR="00F36181" w:rsidRPr="00577BFD" w:rsidRDefault="00F36181" w:rsidP="002114CD">
      <w:pPr>
        <w:jc w:val="both"/>
        <w:rPr>
          <w:bCs/>
          <w:color w:val="000000" w:themeColor="text1"/>
          <w:lang w:val="id-ID"/>
        </w:rPr>
      </w:pPr>
      <w:r w:rsidRPr="00577BFD">
        <w:rPr>
          <w:bCs/>
          <w:color w:val="000000" w:themeColor="text1"/>
          <w:lang w:val="id-ID"/>
        </w:rPr>
        <w:t xml:space="preserve">There are 3 layers in ANN. These are (1) Input </w:t>
      </w:r>
      <w:r>
        <w:rPr>
          <w:bCs/>
          <w:color w:val="000000" w:themeColor="text1"/>
        </w:rPr>
        <w:t>l</w:t>
      </w:r>
      <w:r w:rsidRPr="00577BFD">
        <w:rPr>
          <w:bCs/>
          <w:color w:val="000000" w:themeColor="text1"/>
          <w:lang w:val="id-ID"/>
        </w:rPr>
        <w:t xml:space="preserve">ayer, (2) Hidden </w:t>
      </w:r>
      <w:r>
        <w:rPr>
          <w:bCs/>
          <w:color w:val="000000" w:themeColor="text1"/>
        </w:rPr>
        <w:t>l</w:t>
      </w:r>
      <w:r w:rsidRPr="00577BFD">
        <w:rPr>
          <w:bCs/>
          <w:color w:val="000000" w:themeColor="text1"/>
          <w:lang w:val="id-ID"/>
        </w:rPr>
        <w:t xml:space="preserve">ayer, and (3) Output </w:t>
      </w:r>
      <w:r>
        <w:rPr>
          <w:bCs/>
          <w:color w:val="000000" w:themeColor="text1"/>
        </w:rPr>
        <w:t>l</w:t>
      </w:r>
      <w:r w:rsidRPr="00577BFD">
        <w:rPr>
          <w:bCs/>
          <w:color w:val="000000" w:themeColor="text1"/>
          <w:lang w:val="id-ID"/>
        </w:rPr>
        <w:t>ayer. The general equation of ANN is:</w:t>
      </w:r>
    </w:p>
    <w:p w14:paraId="232367B3" w14:textId="77777777" w:rsidR="00F36181" w:rsidRPr="00577BFD" w:rsidRDefault="00F36181" w:rsidP="00F36181">
      <w:pPr>
        <w:spacing w:before="120" w:after="120"/>
        <w:jc w:val="both"/>
        <w:rPr>
          <w:bCs/>
          <w:color w:val="000000" w:themeColor="text1"/>
          <w:lang w:val="id-ID"/>
        </w:rPr>
      </w:pPr>
      <m:oMath>
        <m:r>
          <w:rPr>
            <w:rFonts w:ascii="Cambria Math" w:hAnsi="Cambria Math"/>
            <w:color w:val="000000" w:themeColor="text1"/>
            <w:sz w:val="18"/>
            <w:szCs w:val="18"/>
          </w:rPr>
          <m:t>a=f</m:t>
        </m:r>
        <m:d>
          <m:dPr>
            <m:ctrlPr>
              <w:rPr>
                <w:rFonts w:ascii="Cambria Math" w:hAnsi="Cambria Math"/>
                <w:color w:val="000000" w:themeColor="text1"/>
                <w:sz w:val="18"/>
                <w:szCs w:val="18"/>
              </w:rPr>
            </m:ctrlPr>
          </m:dPr>
          <m:e>
            <m:r>
              <w:rPr>
                <w:rFonts w:ascii="Cambria Math" w:hAnsi="Cambria Math"/>
                <w:color w:val="000000" w:themeColor="text1"/>
                <w:sz w:val="18"/>
                <w:szCs w:val="18"/>
              </w:rPr>
              <m:t>net</m:t>
            </m:r>
          </m:e>
        </m:d>
        <m:r>
          <w:rPr>
            <w:rFonts w:ascii="Cambria Math" w:hAnsi="Cambria Math"/>
            <w:color w:val="000000" w:themeColor="text1"/>
            <w:sz w:val="18"/>
            <w:szCs w:val="18"/>
          </w:rPr>
          <m:t>=f</m:t>
        </m:r>
        <m:d>
          <m:dPr>
            <m:ctrlPr>
              <w:rPr>
                <w:rFonts w:ascii="Cambria Math" w:hAnsi="Cambria Math"/>
                <w:color w:val="000000" w:themeColor="text1"/>
                <w:sz w:val="18"/>
                <w:szCs w:val="18"/>
              </w:rPr>
            </m:ctrlPr>
          </m:dPr>
          <m:e>
            <m:r>
              <w:rPr>
                <w:rFonts w:ascii="Cambria Math" w:hAnsi="Cambria Math"/>
                <w:color w:val="000000" w:themeColor="text1"/>
                <w:sz w:val="18"/>
                <w:szCs w:val="18"/>
              </w:rPr>
              <m:t>n</m:t>
            </m:r>
          </m:e>
        </m:d>
        <m:r>
          <w:rPr>
            <w:rFonts w:ascii="Cambria Math" w:hAnsi="Cambria Math"/>
            <w:color w:val="000000" w:themeColor="text1"/>
            <w:sz w:val="18"/>
            <w:szCs w:val="18"/>
          </w:rPr>
          <m:t>=f</m:t>
        </m:r>
        <m:d>
          <m:dPr>
            <m:ctrlPr>
              <w:rPr>
                <w:rFonts w:ascii="Cambria Math" w:hAnsi="Cambria Math"/>
                <w:color w:val="000000" w:themeColor="text1"/>
                <w:sz w:val="18"/>
                <w:szCs w:val="18"/>
              </w:rPr>
            </m:ctrlPr>
          </m:dPr>
          <m:e>
            <m:sSup>
              <m:sSupPr>
                <m:ctrlPr>
                  <w:rPr>
                    <w:rFonts w:ascii="Cambria Math" w:hAnsi="Cambria Math"/>
                    <w:color w:val="000000" w:themeColor="text1"/>
                    <w:sz w:val="18"/>
                    <w:szCs w:val="18"/>
                  </w:rPr>
                </m:ctrlPr>
              </m:sSupPr>
              <m:e>
                <m:r>
                  <w:rPr>
                    <w:rFonts w:ascii="Cambria Math" w:hAnsi="Cambria Math"/>
                    <w:color w:val="000000" w:themeColor="text1"/>
                    <w:sz w:val="18"/>
                    <w:szCs w:val="18"/>
                  </w:rPr>
                  <m:t>w</m:t>
                </m:r>
              </m:e>
              <m:sup>
                <m:r>
                  <w:rPr>
                    <w:rFonts w:ascii="Cambria Math" w:hAnsi="Cambria Math"/>
                    <w:color w:val="000000" w:themeColor="text1"/>
                    <w:sz w:val="18"/>
                    <w:szCs w:val="18"/>
                  </w:rPr>
                  <m:t>T</m:t>
                </m:r>
              </m:sup>
            </m:sSup>
            <m:r>
              <w:rPr>
                <w:rFonts w:ascii="Cambria Math" w:hAnsi="Cambria Math"/>
                <w:color w:val="000000" w:themeColor="text1"/>
                <w:sz w:val="18"/>
                <w:szCs w:val="18"/>
              </w:rPr>
              <m:t>.p+b</m:t>
            </m:r>
          </m:e>
        </m:d>
        <m:r>
          <w:rPr>
            <w:rFonts w:ascii="Cambria Math" w:hAnsi="Cambria Math"/>
            <w:color w:val="000000" w:themeColor="text1"/>
            <w:sz w:val="18"/>
            <w:szCs w:val="18"/>
          </w:rPr>
          <m:t>=f</m:t>
        </m:r>
        <m:d>
          <m:dPr>
            <m:ctrlPr>
              <w:rPr>
                <w:rFonts w:ascii="Cambria Math" w:hAnsi="Cambria Math"/>
                <w:color w:val="000000" w:themeColor="text1"/>
                <w:sz w:val="18"/>
                <w:szCs w:val="18"/>
              </w:rPr>
            </m:ctrlPr>
          </m:dPr>
          <m:e>
            <m:nary>
              <m:naryPr>
                <m:chr m:val="∑"/>
                <m:ctrlPr>
                  <w:rPr>
                    <w:rFonts w:ascii="Cambria Math" w:hAnsi="Cambria Math"/>
                    <w:color w:val="000000" w:themeColor="text1"/>
                    <w:sz w:val="18"/>
                    <w:szCs w:val="18"/>
                  </w:rPr>
                </m:ctrlPr>
              </m:naryPr>
              <m:sub>
                <m:r>
                  <w:rPr>
                    <w:rFonts w:ascii="Cambria Math" w:hAnsi="Cambria Math"/>
                    <w:color w:val="000000" w:themeColor="text1"/>
                    <w:sz w:val="18"/>
                    <w:szCs w:val="18"/>
                  </w:rPr>
                  <m:t>i=1</m:t>
                </m:r>
              </m:sub>
              <m:sup>
                <m:r>
                  <w:rPr>
                    <w:rFonts w:ascii="Cambria Math" w:hAnsi="Cambria Math"/>
                    <w:color w:val="000000" w:themeColor="text1"/>
                    <w:sz w:val="18"/>
                    <w:szCs w:val="18"/>
                  </w:rPr>
                  <m:t>R</m:t>
                </m:r>
              </m:sup>
              <m:e>
                <m:sSubSup>
                  <m:sSubSupPr>
                    <m:ctrlPr>
                      <w:rPr>
                        <w:rFonts w:ascii="Cambria Math" w:hAnsi="Cambria Math"/>
                        <w:color w:val="000000" w:themeColor="text1"/>
                        <w:sz w:val="18"/>
                        <w:szCs w:val="18"/>
                      </w:rPr>
                    </m:ctrlPr>
                  </m:sSubSupPr>
                  <m:e>
                    <m:r>
                      <w:rPr>
                        <w:rFonts w:ascii="Cambria Math" w:hAnsi="Cambria Math"/>
                        <w:color w:val="000000" w:themeColor="text1"/>
                        <w:sz w:val="18"/>
                        <w:szCs w:val="18"/>
                      </w:rPr>
                      <m:t>w</m:t>
                    </m:r>
                  </m:e>
                  <m:sub>
                    <m:r>
                      <w:rPr>
                        <w:rFonts w:ascii="Cambria Math" w:hAnsi="Cambria Math"/>
                        <w:color w:val="000000" w:themeColor="text1"/>
                        <w:sz w:val="18"/>
                        <w:szCs w:val="18"/>
                      </w:rPr>
                      <m:t>R</m:t>
                    </m:r>
                  </m:sub>
                  <m:sup>
                    <m:r>
                      <w:rPr>
                        <w:rFonts w:ascii="Cambria Math" w:hAnsi="Cambria Math"/>
                        <w:color w:val="000000" w:themeColor="text1"/>
                        <w:sz w:val="18"/>
                        <w:szCs w:val="18"/>
                      </w:rPr>
                      <m:t>T</m:t>
                    </m:r>
                  </m:sup>
                </m:sSubSup>
                <m:r>
                  <w:rPr>
                    <w:rFonts w:ascii="Cambria Math" w:hAnsi="Cambria Math"/>
                    <w:color w:val="000000" w:themeColor="text1"/>
                    <w:sz w:val="18"/>
                    <w:szCs w:val="18"/>
                  </w:rPr>
                  <m:t>.</m:t>
                </m:r>
                <m:sSub>
                  <m:sSubPr>
                    <m:ctrlPr>
                      <w:rPr>
                        <w:rFonts w:ascii="Cambria Math" w:hAnsi="Cambria Math"/>
                        <w:color w:val="000000" w:themeColor="text1"/>
                        <w:sz w:val="18"/>
                        <w:szCs w:val="18"/>
                      </w:rPr>
                    </m:ctrlPr>
                  </m:sSubPr>
                  <m:e>
                    <m:r>
                      <w:rPr>
                        <w:rFonts w:ascii="Cambria Math" w:hAnsi="Cambria Math"/>
                        <w:color w:val="000000" w:themeColor="text1"/>
                        <w:sz w:val="18"/>
                        <w:szCs w:val="18"/>
                      </w:rPr>
                      <m:t>p</m:t>
                    </m:r>
                  </m:e>
                  <m:sub>
                    <m:r>
                      <w:rPr>
                        <w:rFonts w:ascii="Cambria Math" w:hAnsi="Cambria Math"/>
                        <w:color w:val="000000" w:themeColor="text1"/>
                        <w:sz w:val="18"/>
                        <w:szCs w:val="18"/>
                      </w:rPr>
                      <m:t>R</m:t>
                    </m:r>
                  </m:sub>
                </m:sSub>
                <m:r>
                  <w:rPr>
                    <w:rFonts w:ascii="Cambria Math" w:hAnsi="Cambria Math"/>
                    <w:color w:val="000000" w:themeColor="text1"/>
                    <w:sz w:val="18"/>
                    <w:szCs w:val="18"/>
                  </w:rPr>
                  <m:t>+b</m:t>
                </m:r>
              </m:e>
            </m:nary>
          </m:e>
        </m:d>
      </m:oMath>
      <w:r w:rsidRPr="00CA270B">
        <w:rPr>
          <w:rFonts w:eastAsia="Liberation Serif"/>
          <w:bCs/>
          <w:color w:val="000000" w:themeColor="text1"/>
          <w:sz w:val="18"/>
          <w:szCs w:val="18"/>
        </w:rPr>
        <w:t>.</w:t>
      </w:r>
      <w:r w:rsidRPr="00CA270B">
        <w:rPr>
          <w:rFonts w:eastAsia="Liberation Serif"/>
          <w:bCs/>
          <w:color w:val="000000" w:themeColor="text1"/>
          <w:sz w:val="18"/>
          <w:szCs w:val="18"/>
          <w:lang w:val="id-ID"/>
        </w:rPr>
        <w:t xml:space="preserve">................................................................................ </w:t>
      </w:r>
      <w:r w:rsidRPr="00577BFD">
        <w:rPr>
          <w:rFonts w:eastAsia="Liberation Serif"/>
          <w:bCs/>
          <w:color w:val="000000" w:themeColor="text1"/>
          <w:lang w:val="id-ID"/>
        </w:rPr>
        <w:t>(1)</w:t>
      </w:r>
    </w:p>
    <w:p w14:paraId="204E1579" w14:textId="77777777" w:rsidR="00F36181" w:rsidRPr="00577BFD" w:rsidRDefault="00F36181" w:rsidP="00F36181">
      <w:pPr>
        <w:spacing w:before="120" w:after="120"/>
        <w:jc w:val="both"/>
        <w:rPr>
          <w:bCs/>
          <w:color w:val="000000" w:themeColor="text1"/>
          <w:lang w:val="id-ID"/>
        </w:rPr>
      </w:pPr>
      <w:r w:rsidRPr="00577BFD">
        <w:rPr>
          <w:rFonts w:eastAsia="Liberation Serif"/>
          <w:bCs/>
          <w:i/>
          <w:iCs/>
          <w:color w:val="000000" w:themeColor="text1"/>
          <w:lang w:val="id-ID"/>
        </w:rPr>
        <w:t>a</w:t>
      </w:r>
      <w:r w:rsidRPr="00577BFD">
        <w:rPr>
          <w:rFonts w:eastAsia="Liberation Serif"/>
          <w:bCs/>
          <w:color w:val="000000" w:themeColor="text1"/>
          <w:lang w:val="id-ID"/>
        </w:rPr>
        <w:t xml:space="preserve"> = f(w</w:t>
      </w:r>
      <w:r w:rsidRPr="00577BFD">
        <w:rPr>
          <w:rFonts w:eastAsia="Liberation Serif"/>
          <w:bCs/>
          <w:color w:val="000000" w:themeColor="text1"/>
          <w:vertAlign w:val="superscript"/>
          <w:lang w:val="id-ID"/>
        </w:rPr>
        <w:t>T</w:t>
      </w:r>
      <w:r>
        <w:rPr>
          <w:rFonts w:eastAsia="Liberation Serif"/>
          <w:bCs/>
          <w:color w:val="000000" w:themeColor="text1"/>
          <w:lang w:val="id-ID"/>
        </w:rPr>
        <w:t>.p+b)…………………</w:t>
      </w:r>
      <w:r w:rsidRPr="00577BFD">
        <w:rPr>
          <w:rFonts w:eastAsia="Liberation Serif"/>
          <w:bCs/>
          <w:color w:val="000000" w:themeColor="text1"/>
          <w:lang w:val="id-ID"/>
        </w:rPr>
        <w:t>……</w:t>
      </w:r>
      <w:r w:rsidRPr="00577BFD">
        <w:rPr>
          <w:rFonts w:eastAsia="Liberation Serif"/>
          <w:bCs/>
          <w:color w:val="000000" w:themeColor="text1"/>
        </w:rPr>
        <w:t>………</w:t>
      </w:r>
      <w:r>
        <w:rPr>
          <w:rFonts w:eastAsia="Liberation Serif"/>
          <w:bCs/>
          <w:color w:val="000000" w:themeColor="text1"/>
        </w:rPr>
        <w:t>………..</w:t>
      </w:r>
      <w:r w:rsidRPr="00577BFD">
        <w:rPr>
          <w:rFonts w:eastAsia="Liberation Serif"/>
          <w:bCs/>
          <w:color w:val="000000" w:themeColor="text1"/>
          <w:lang w:val="id-ID"/>
        </w:rPr>
        <w:t xml:space="preserve"> (1.1) </w:t>
      </w:r>
    </w:p>
    <w:p w14:paraId="6E9A7575" w14:textId="77777777" w:rsidR="00F36181" w:rsidRDefault="00F36181" w:rsidP="00F36181">
      <w:pPr>
        <w:jc w:val="both"/>
        <w:rPr>
          <w:rFonts w:eastAsia="Liberation Serif"/>
          <w:bCs/>
          <w:color w:val="000000" w:themeColor="text1"/>
        </w:rPr>
      </w:pPr>
      <w:r w:rsidRPr="00577BFD">
        <w:rPr>
          <w:rFonts w:eastAsia="Liberation Serif"/>
          <w:bCs/>
          <w:color w:val="000000" w:themeColor="text1"/>
          <w:lang w:val="id-ID"/>
        </w:rPr>
        <w:t>where f is the activation function, w</w:t>
      </w:r>
      <w:r w:rsidRPr="00577BFD">
        <w:rPr>
          <w:rFonts w:eastAsia="Liberation Serif"/>
          <w:bCs/>
          <w:color w:val="000000" w:themeColor="text1"/>
          <w:vertAlign w:val="superscript"/>
          <w:lang w:val="id-ID"/>
        </w:rPr>
        <w:t>T</w:t>
      </w:r>
      <w:r w:rsidRPr="00577BFD">
        <w:rPr>
          <w:rFonts w:eastAsia="Liberation Serif"/>
          <w:bCs/>
          <w:color w:val="000000" w:themeColor="text1"/>
          <w:lang w:val="id-ID"/>
        </w:rPr>
        <w:t xml:space="preserve"> are the weights and b is the bias term.</w:t>
      </w:r>
    </w:p>
    <w:p w14:paraId="3698F3AE" w14:textId="77777777" w:rsidR="00F36181" w:rsidRPr="00546E37" w:rsidRDefault="00F36181" w:rsidP="00F36181">
      <w:pPr>
        <w:pStyle w:val="H2"/>
        <w:jc w:val="both"/>
        <w:rPr>
          <w:color w:val="595959"/>
        </w:rPr>
      </w:pPr>
      <w:r w:rsidRPr="00546E37">
        <w:rPr>
          <w:color w:val="595959"/>
        </w:rPr>
        <w:t>D.2.</w:t>
      </w:r>
      <w:r w:rsidRPr="00546E37">
        <w:rPr>
          <w:rFonts w:ascii="MS Gothic" w:eastAsia="MS Gothic" w:hAnsi="MS Gothic" w:cs="MS Gothic" w:hint="eastAsia"/>
          <w:color w:val="595959"/>
        </w:rPr>
        <w:t> </w:t>
      </w:r>
      <w:r w:rsidRPr="00546E37">
        <w:rPr>
          <w:color w:val="595959"/>
        </w:rPr>
        <w:t>LSTM</w:t>
      </w:r>
    </w:p>
    <w:p w14:paraId="2AD8A7CF" w14:textId="391EDD3C" w:rsidR="00F36181" w:rsidRDefault="00F36181" w:rsidP="00F36181">
      <w:pPr>
        <w:jc w:val="both"/>
        <w:rPr>
          <w:bCs/>
        </w:rPr>
      </w:pPr>
      <w:r w:rsidRPr="00577BFD">
        <w:rPr>
          <w:rFonts w:eastAsia="Liberation Serif"/>
          <w:bCs/>
          <w:color w:val="000000" w:themeColor="text1"/>
          <w:lang w:val="id-ID"/>
        </w:rPr>
        <w:t>Long short</w:t>
      </w:r>
      <w:r w:rsidRPr="00577BFD">
        <w:rPr>
          <w:rFonts w:eastAsia="Liberation Serif"/>
          <w:bCs/>
          <w:color w:val="000000" w:themeColor="text1"/>
        </w:rPr>
        <w:t>-term</w:t>
      </w:r>
      <w:r w:rsidRPr="00577BFD">
        <w:rPr>
          <w:rFonts w:eastAsia="Liberation Serif"/>
          <w:bCs/>
          <w:color w:val="000000" w:themeColor="text1"/>
          <w:lang w:val="id-ID"/>
        </w:rPr>
        <w:t xml:space="preserve"> memory (LSTM) is a deep learning algorithm </w:t>
      </w:r>
      <w:r w:rsidR="00423865">
        <w:rPr>
          <w:rFonts w:eastAsia="Liberation Serif"/>
          <w:bCs/>
          <w:color w:val="000000" w:themeColor="text1"/>
          <w:lang w:val="id-ID"/>
        </w:rPr>
        <w:t xml:space="preserve">that </w:t>
      </w:r>
      <w:r>
        <w:rPr>
          <w:rFonts w:eastAsia="Liberation Serif"/>
          <w:bCs/>
          <w:color w:val="000000" w:themeColor="text1"/>
        </w:rPr>
        <w:t xml:space="preserve">resembles </w:t>
      </w:r>
      <w:r w:rsidRPr="00577BFD">
        <w:rPr>
          <w:rFonts w:eastAsia="Liberation Serif"/>
          <w:bCs/>
          <w:color w:val="000000" w:themeColor="text1"/>
          <w:lang w:val="id-ID"/>
        </w:rPr>
        <w:t>recurrent neural network (RNN) where connections between nodes form a directed graph along a chronological sequence</w:t>
      </w:r>
      <w:r>
        <w:rPr>
          <w:rFonts w:eastAsia="Liberation Serif"/>
          <w:bCs/>
          <w:color w:val="000000" w:themeColor="text1"/>
        </w:rPr>
        <w:t xml:space="preserve"> </w:t>
      </w:r>
      <w:r w:rsidRPr="009D2495">
        <w:rPr>
          <w:rFonts w:eastAsia="Liberation Serif"/>
          <w:bCs/>
          <w:color w:val="000000" w:themeColor="text1"/>
          <w:highlight w:val="yellow"/>
        </w:rPr>
        <w:fldChar w:fldCharType="begin" w:fldLock="1"/>
      </w:r>
      <w:r w:rsidRPr="009D2495">
        <w:rPr>
          <w:rFonts w:eastAsia="Liberation Serif"/>
          <w:bCs/>
          <w:color w:val="000000" w:themeColor="text1"/>
          <w:highlight w:val="yellow"/>
        </w:rPr>
        <w:instrText>ADDIN CSL_CITATION {"citationItems":[{"id":"ITEM-1","itemData":{"ISSN":"2169-3536","author":[{"dropping-particle":"","family":"Naqvi","given":"Uzma","non-dropping-particle":"","parse-names":false,"suffix":""},{"dropping-particle":"","family":"Majid","given":"Abdul","non-dropping-particle":"","parse-names":false,"suffix":""},{"dropping-particle":"","family":"Abbas","given":"S Ali","non-dropping-particle":"","parse-names":false,"suffix":""}],"container-title":"IEEE Access","id":"ITEM-1","issued":{"date-parts":[["2021"]]},"publisher":"IEEE","title":"UTSA: Urdu Text Sentiment Analysis Using Deep Learning Methods","type":"article-journal"},"uris":["http://www.mendeley.com/documents/?uuid=cc7b34da-e0d3-433e-96b1-49db1ea566ef","http://www.mendeley.com/documents/?uuid=4d38234f-1365-4413-8347-f96f42686e93","http://www.mendeley.com/documents/?uuid=640a7060-1d46-40a8-ae12-b5a112e92b8a"]}],"mendeley":{"formattedCitation":"[27]","plainTextFormattedCitation":"[27]","previouslyFormattedCitation":"[27]"},"properties":{"noteIndex":0},"schema":"https://github.com/citation-style-language/schema/raw/master/csl-citation.json"}</w:instrText>
      </w:r>
      <w:r w:rsidRPr="009D2495">
        <w:rPr>
          <w:rFonts w:eastAsia="Liberation Serif"/>
          <w:bCs/>
          <w:color w:val="000000" w:themeColor="text1"/>
          <w:highlight w:val="yellow"/>
        </w:rPr>
        <w:fldChar w:fldCharType="separate"/>
      </w:r>
      <w:r w:rsidRPr="009D2495">
        <w:rPr>
          <w:rFonts w:eastAsia="Liberation Serif"/>
          <w:bCs/>
          <w:noProof/>
          <w:color w:val="000000" w:themeColor="text1"/>
          <w:highlight w:val="yellow"/>
        </w:rPr>
        <w:t>[27]</w:t>
      </w:r>
      <w:r w:rsidRPr="009D2495">
        <w:rPr>
          <w:rFonts w:eastAsia="Liberation Serif"/>
          <w:bCs/>
          <w:color w:val="000000" w:themeColor="text1"/>
          <w:highlight w:val="yellow"/>
        </w:rPr>
        <w:fldChar w:fldCharType="end"/>
      </w:r>
      <w:r w:rsidRPr="009D2495">
        <w:rPr>
          <w:rFonts w:eastAsia="Liberation Serif"/>
          <w:bCs/>
          <w:color w:val="000000" w:themeColor="text1"/>
          <w:highlight w:val="yellow"/>
          <w:lang w:val="id-ID"/>
        </w:rPr>
        <w:t>.</w:t>
      </w:r>
      <w:r w:rsidRPr="00577BFD">
        <w:rPr>
          <w:rFonts w:eastAsia="Liberation Serif"/>
          <w:bCs/>
          <w:color w:val="000000" w:themeColor="text1"/>
          <w:lang w:val="id-ID"/>
        </w:rPr>
        <w:t xml:space="preserve"> LSTM is an algorithm that can retain information for a long time. Depending on time series data it can classify, predict and process data. LSTM algorithms retain information with the support of cell and memory manipulation with gates.</w:t>
      </w:r>
      <w:r>
        <w:rPr>
          <w:rFonts w:eastAsia="Liberation Serif"/>
          <w:bCs/>
          <w:color w:val="000000" w:themeColor="text1"/>
        </w:rPr>
        <w:t xml:space="preserve"> </w:t>
      </w:r>
      <w:r>
        <w:rPr>
          <w:bCs/>
          <w:color w:val="000000" w:themeColor="text1"/>
        </w:rPr>
        <w:t>Figure 4 describes the generic architecture of LSTM</w:t>
      </w:r>
    </w:p>
    <w:p w14:paraId="2AAFD3A3" w14:textId="444EF84D" w:rsidR="00F36181" w:rsidRDefault="00D17494" w:rsidP="00F36181">
      <w:pPr>
        <w:rPr>
          <w:bCs/>
        </w:rPr>
      </w:pPr>
      <w:r>
        <w:rPr>
          <w:bCs/>
          <w:noProof/>
        </w:rPr>
        <w:drawing>
          <wp:inline distT="0" distB="0" distL="0" distR="0" wp14:anchorId="24987332" wp14:editId="6C0DCDCB">
            <wp:extent cx="3150870" cy="1519555"/>
            <wp:effectExtent l="0" t="0" r="0" b="4445"/>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0870" cy="1519555"/>
                    </a:xfrm>
                    <a:prstGeom prst="rect">
                      <a:avLst/>
                    </a:prstGeom>
                  </pic:spPr>
                </pic:pic>
              </a:graphicData>
            </a:graphic>
          </wp:inline>
        </w:drawing>
      </w:r>
    </w:p>
    <w:p w14:paraId="2DBA023E" w14:textId="3464E8A1" w:rsidR="00F36181" w:rsidRDefault="00F36181" w:rsidP="00F36181">
      <w:pPr>
        <w:rPr>
          <w:bCs/>
        </w:rPr>
      </w:pPr>
    </w:p>
    <w:p w14:paraId="0A29F433" w14:textId="22CE1783" w:rsidR="00F36181" w:rsidRDefault="00F36181" w:rsidP="00F36181">
      <w:pPr>
        <w:rPr>
          <w:bCs/>
        </w:rPr>
      </w:pPr>
      <w:r>
        <w:t xml:space="preserve">Figure </w:t>
      </w:r>
      <w:fldSimple w:instr=" SEQ Figure \* ARABIC ">
        <w:r w:rsidR="00D237DE">
          <w:rPr>
            <w:noProof/>
          </w:rPr>
          <w:t>5</w:t>
        </w:r>
      </w:fldSimple>
      <w:r>
        <w:t xml:space="preserve">. </w:t>
      </w:r>
      <w:r w:rsidRPr="00E65812">
        <w:t xml:space="preserve">Sample </w:t>
      </w:r>
      <w:r w:rsidR="00A254C1" w:rsidRPr="00A254C1">
        <w:t xml:space="preserve">architecture/process </w:t>
      </w:r>
      <w:r w:rsidRPr="00E65812">
        <w:t>of L</w:t>
      </w:r>
      <w:r>
        <w:t>STM</w:t>
      </w:r>
      <w:r>
        <w:fldChar w:fldCharType="begin" w:fldLock="1"/>
      </w:r>
      <w:r>
        <w:instrText>ADDIN CSL_CITATION {"citationItems":[{"id":"ITEM-1","itemData":{"URL":"https://towardsdatascience.com/lstm-networks-a-detailed-explanation-8fae6aefc7f9","author":[{"dropping-particle":"","family":"Dolphin","given":"Rian","non-dropping-particle":"","parse-names":false,"suffix":""}],"container-title":"towards data science","id":"ITEM-1","issued":{"date-parts":[["2020"]]},"title":"LSTM Networks | A Detailed Explanation","type":"webpage"},"uris":["http://www.mendeley.com/documents/?uuid=de4de79c-2965-4ce7-b79a-4165ece0938c","http://www.mendeley.com/documents/?uuid=b85e4abd-765f-4d1a-8abb-8a106629ad95"]}],"mendeley":{"formattedCitation":"[28]","plainTextFormattedCitation":"[28]","previouslyFormattedCitation":"[28]"},"properties":{"noteIndex":0},"schema":"https://github.com/citation-style-language/schema/raw/master/csl-citation.json"}</w:instrText>
      </w:r>
      <w:r>
        <w:fldChar w:fldCharType="separate"/>
      </w:r>
      <w:r w:rsidRPr="00EA4E6F">
        <w:rPr>
          <w:noProof/>
        </w:rPr>
        <w:t>[28]</w:t>
      </w:r>
      <w:r>
        <w:fldChar w:fldCharType="end"/>
      </w:r>
    </w:p>
    <w:p w14:paraId="769B43C6" w14:textId="3D83FA71" w:rsidR="00F36181" w:rsidRDefault="00F36181" w:rsidP="00F36181">
      <w:pPr>
        <w:rPr>
          <w:bCs/>
        </w:rPr>
      </w:pPr>
    </w:p>
    <w:p w14:paraId="0B2B901B" w14:textId="0B2D3C1E" w:rsidR="00F36181" w:rsidRDefault="00F36181" w:rsidP="00F36181">
      <w:pPr>
        <w:rPr>
          <w:bCs/>
        </w:rPr>
      </w:pPr>
      <w:r w:rsidRPr="00577BFD">
        <w:rPr>
          <w:rFonts w:eastAsia="Liberation Serif"/>
          <w:bCs/>
          <w:color w:val="000000" w:themeColor="text1"/>
          <w:lang w:val="id-ID"/>
        </w:rPr>
        <w:t xml:space="preserve">LSTM </w:t>
      </w:r>
      <w:r>
        <w:rPr>
          <w:rFonts w:eastAsia="Liberation Serif"/>
          <w:bCs/>
          <w:color w:val="000000" w:themeColor="text1"/>
        </w:rPr>
        <w:t xml:space="preserve">has </w:t>
      </w:r>
      <w:r w:rsidRPr="00577BFD">
        <w:rPr>
          <w:rFonts w:eastAsia="Liberation Serif"/>
          <w:bCs/>
          <w:color w:val="000000" w:themeColor="text1"/>
          <w:lang w:val="id-ID"/>
        </w:rPr>
        <w:t>three gates: 1. Input Gate(i</w:t>
      </w:r>
      <w:r w:rsidRPr="00577BFD">
        <w:rPr>
          <w:rFonts w:eastAsia="Liberation Serif"/>
          <w:bCs/>
          <w:color w:val="000000" w:themeColor="text1"/>
          <w:vertAlign w:val="subscript"/>
          <w:lang w:val="id-ID"/>
        </w:rPr>
        <w:t>t</w:t>
      </w:r>
      <w:r w:rsidRPr="00577BFD">
        <w:rPr>
          <w:rFonts w:eastAsia="Liberation Serif"/>
          <w:bCs/>
          <w:color w:val="000000" w:themeColor="text1"/>
          <w:lang w:val="id-ID"/>
        </w:rPr>
        <w:t>), 2. Forget Gate(f</w:t>
      </w:r>
      <w:r w:rsidRPr="00577BFD">
        <w:rPr>
          <w:rFonts w:eastAsia="Liberation Serif"/>
          <w:bCs/>
          <w:color w:val="000000" w:themeColor="text1"/>
          <w:vertAlign w:val="subscript"/>
          <w:lang w:val="id-ID"/>
        </w:rPr>
        <w:t>t</w:t>
      </w:r>
      <w:r w:rsidRPr="00577BFD">
        <w:rPr>
          <w:rFonts w:eastAsia="Liberation Serif"/>
          <w:bCs/>
          <w:color w:val="000000" w:themeColor="text1"/>
          <w:lang w:val="id-ID"/>
        </w:rPr>
        <w:t>), 3. Output Gate (o</w:t>
      </w:r>
      <w:r w:rsidRPr="00577BFD">
        <w:rPr>
          <w:rFonts w:eastAsia="Liberation Serif"/>
          <w:bCs/>
          <w:color w:val="000000" w:themeColor="text1"/>
          <w:vertAlign w:val="subscript"/>
          <w:lang w:val="id-ID"/>
        </w:rPr>
        <w:t>t</w:t>
      </w:r>
      <w:r w:rsidRPr="00577BFD">
        <w:rPr>
          <w:rFonts w:eastAsia="Liberation Serif"/>
          <w:bCs/>
          <w:color w:val="000000" w:themeColor="text1"/>
          <w:lang w:val="id-ID"/>
        </w:rPr>
        <w:t>). The gate equations are as follows:</w:t>
      </w:r>
    </w:p>
    <w:p w14:paraId="6C1313FB" w14:textId="32F2704E" w:rsidR="00F36181" w:rsidRDefault="00F36181" w:rsidP="00F36181">
      <w:pPr>
        <w:rPr>
          <w:bCs/>
        </w:rPr>
      </w:pPr>
    </w:p>
    <w:p w14:paraId="3F00BBDB" w14:textId="77777777" w:rsidR="005C5B57" w:rsidRDefault="005C5B57" w:rsidP="005C5B57">
      <w:pPr>
        <w:jc w:val="both"/>
        <w:rPr>
          <w:color w:val="000000" w:themeColor="text1"/>
        </w:rPr>
      </w:pPr>
      <w:r w:rsidRPr="00577BFD">
        <w:rPr>
          <w:rFonts w:eastAsia="Liberation Serif"/>
          <w:color w:val="000000" w:themeColor="text1"/>
        </w:rPr>
        <w:t xml:space="preserve">For gates,  </w:t>
      </w:r>
    </w:p>
    <w:p w14:paraId="1A339C80" w14:textId="77777777" w:rsidR="005C5B57" w:rsidRPr="00577BFD" w:rsidRDefault="00460853" w:rsidP="005C5B57">
      <w:pPr>
        <w:jc w:val="both"/>
        <w:rPr>
          <w:color w:val="000000" w:themeColor="text1"/>
        </w:rPr>
      </w:pPr>
      <m:oMath>
        <m:sSub>
          <m:sSubPr>
            <m:ctrlPr>
              <w:rPr>
                <w:rFonts w:ascii="Cambria Math" w:eastAsia="Liberation Serif" w:hAnsi="Cambria Math"/>
                <w:i/>
                <w:color w:val="000000" w:themeColor="text1"/>
              </w:rPr>
            </m:ctrlPr>
          </m:sSubPr>
          <m:e>
            <m:r>
              <w:rPr>
                <w:rFonts w:ascii="Cambria Math" w:eastAsia="Liberation Serif" w:hAnsi="Cambria Math"/>
                <w:color w:val="000000" w:themeColor="text1"/>
              </w:rPr>
              <m:t>i</m:t>
            </m:r>
          </m:e>
          <m:sub>
            <m:r>
              <w:rPr>
                <w:rFonts w:ascii="Cambria Math" w:eastAsia="Liberation Serif"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5C5B57">
        <w:rPr>
          <w:rFonts w:eastAsia="Liberation Serif"/>
          <w:color w:val="000000" w:themeColor="text1"/>
        </w:rPr>
        <w:t xml:space="preserve"> …</w:t>
      </w:r>
      <w:r w:rsidR="005C5B57" w:rsidRPr="00577BFD">
        <w:rPr>
          <w:rFonts w:eastAsia="Liberation Serif"/>
          <w:color w:val="000000" w:themeColor="text1"/>
        </w:rPr>
        <w:t>……….…………...</w:t>
      </w:r>
      <w:r w:rsidR="005C5B57">
        <w:rPr>
          <w:rFonts w:eastAsia="Liberation Serif"/>
          <w:color w:val="000000" w:themeColor="text1"/>
        </w:rPr>
        <w:t>........</w:t>
      </w:r>
      <w:r w:rsidR="005C5B57" w:rsidRPr="00577BFD">
        <w:rPr>
          <w:rFonts w:eastAsia="Liberation Serif"/>
          <w:color w:val="000000" w:themeColor="text1"/>
        </w:rPr>
        <w:t xml:space="preserve">. </w:t>
      </w:r>
      <w:r w:rsidR="005C5B57" w:rsidRPr="00577BFD">
        <w:rPr>
          <w:rFonts w:eastAsiaTheme="minorEastAsia"/>
          <w:color w:val="000000" w:themeColor="text1"/>
        </w:rPr>
        <w:t>(2)</w:t>
      </w:r>
    </w:p>
    <w:p w14:paraId="4907891B" w14:textId="77777777" w:rsidR="005C5B57" w:rsidRPr="00577BFD" w:rsidRDefault="00460853" w:rsidP="005C5B57">
      <w:pPr>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5C5B57">
        <w:rPr>
          <w:rFonts w:eastAsiaTheme="minorEastAsia"/>
          <w:color w:val="000000" w:themeColor="text1"/>
        </w:rPr>
        <w:t>…………</w:t>
      </w:r>
      <w:r w:rsidR="005C5B57" w:rsidRPr="00577BFD">
        <w:rPr>
          <w:rFonts w:eastAsiaTheme="minorEastAsia"/>
          <w:color w:val="000000" w:themeColor="text1"/>
        </w:rPr>
        <w:t>…</w:t>
      </w:r>
      <w:r w:rsidR="005C5B57">
        <w:rPr>
          <w:rFonts w:eastAsiaTheme="minorEastAsia"/>
          <w:color w:val="000000" w:themeColor="text1"/>
        </w:rPr>
        <w:t>…………….</w:t>
      </w:r>
      <w:r w:rsidR="005C5B57" w:rsidRPr="00577BFD">
        <w:rPr>
          <w:rFonts w:eastAsiaTheme="minorEastAsia"/>
          <w:color w:val="000000" w:themeColor="text1"/>
        </w:rPr>
        <w:t xml:space="preserve"> (2.1)</w:t>
      </w:r>
    </w:p>
    <w:p w14:paraId="4123A9E6" w14:textId="77777777" w:rsidR="005C5B57" w:rsidRPr="00577BFD" w:rsidRDefault="00460853" w:rsidP="005C5B57">
      <w:pPr>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e>
        </m:d>
      </m:oMath>
      <w:r w:rsidR="005C5B57">
        <w:rPr>
          <w:rFonts w:eastAsiaTheme="minorEastAsia"/>
          <w:color w:val="000000" w:themeColor="text1"/>
        </w:rPr>
        <w:t>……</w:t>
      </w:r>
      <w:r w:rsidR="005C5B57" w:rsidRPr="00577BFD">
        <w:rPr>
          <w:rFonts w:eastAsiaTheme="minorEastAsia"/>
          <w:color w:val="000000" w:themeColor="text1"/>
        </w:rPr>
        <w:t>…………………</w:t>
      </w:r>
      <w:r w:rsidR="005C5B57">
        <w:rPr>
          <w:rFonts w:eastAsiaTheme="minorEastAsia"/>
          <w:color w:val="000000" w:themeColor="text1"/>
        </w:rPr>
        <w:t>.</w:t>
      </w:r>
      <w:r w:rsidR="005C5B57" w:rsidRPr="00577BFD">
        <w:rPr>
          <w:rFonts w:eastAsiaTheme="minorEastAsia"/>
          <w:color w:val="000000" w:themeColor="text1"/>
        </w:rPr>
        <w:t>… (2.2)</w:t>
      </w:r>
    </w:p>
    <w:p w14:paraId="1039B546" w14:textId="77777777" w:rsidR="005C5B57" w:rsidRPr="00577BFD" w:rsidRDefault="005C5B57" w:rsidP="005C5B57">
      <w:pPr>
        <w:jc w:val="both"/>
        <w:rPr>
          <w:rFonts w:eastAsia="Liberation Serif"/>
          <w:color w:val="000000" w:themeColor="text1"/>
        </w:rPr>
      </w:pPr>
    </w:p>
    <w:p w14:paraId="10EBF44E" w14:textId="77777777" w:rsidR="005C5B57" w:rsidRPr="00577BFD" w:rsidRDefault="005C5B57" w:rsidP="005C5B57">
      <w:pPr>
        <w:jc w:val="both"/>
        <w:rPr>
          <w:color w:val="000000" w:themeColor="text1"/>
        </w:rPr>
      </w:pPr>
      <w:r w:rsidRPr="00577BFD">
        <w:rPr>
          <w:rFonts w:eastAsia="Liberation Serif"/>
          <w:color w:val="000000" w:themeColor="text1"/>
        </w:rPr>
        <w:t>For Cells,</w:t>
      </w:r>
    </w:p>
    <w:p w14:paraId="47081ED1" w14:textId="77777777" w:rsidR="005C5B57" w:rsidRPr="00577BFD" w:rsidRDefault="00460853" w:rsidP="005C5B57">
      <w:pPr>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=tanh</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m:t>
                </m:r>
              </m:sub>
            </m:sSub>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c</m:t>
                </m:r>
              </m:sub>
            </m:sSub>
          </m:e>
        </m:d>
      </m:oMath>
      <w:r w:rsidR="005C5B57">
        <w:rPr>
          <w:rFonts w:eastAsiaTheme="minorEastAsia"/>
          <w:color w:val="000000" w:themeColor="text1"/>
        </w:rPr>
        <w:t xml:space="preserve"> …………</w:t>
      </w:r>
      <w:r w:rsidR="005C5B57" w:rsidRPr="00577BFD">
        <w:rPr>
          <w:rFonts w:eastAsiaTheme="minorEastAsia"/>
          <w:color w:val="000000" w:themeColor="text1"/>
        </w:rPr>
        <w:t>…………</w:t>
      </w:r>
      <w:r w:rsidR="005C5B57">
        <w:rPr>
          <w:rFonts w:eastAsiaTheme="minorEastAsia"/>
          <w:color w:val="000000" w:themeColor="text1"/>
        </w:rPr>
        <w:t>…....</w:t>
      </w:r>
      <w:r w:rsidR="005C5B57" w:rsidRPr="00577BFD">
        <w:rPr>
          <w:rFonts w:eastAsiaTheme="minorEastAsia"/>
          <w:color w:val="000000" w:themeColor="text1"/>
        </w:rPr>
        <w:t xml:space="preserve"> (3)</w:t>
      </w:r>
    </w:p>
    <w:p w14:paraId="1D930089" w14:textId="77777777" w:rsidR="005C5B57" w:rsidRPr="00577BFD" w:rsidRDefault="00460853" w:rsidP="005C5B57">
      <w:pPr>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5C5B57">
        <w:rPr>
          <w:rFonts w:eastAsiaTheme="minorEastAsia"/>
          <w:color w:val="000000" w:themeColor="text1"/>
        </w:rPr>
        <w:t xml:space="preserve">  ……</w:t>
      </w:r>
      <w:r w:rsidR="005C5B57" w:rsidRPr="00577BFD">
        <w:rPr>
          <w:rFonts w:eastAsiaTheme="minorEastAsia"/>
          <w:color w:val="000000" w:themeColor="text1"/>
        </w:rPr>
        <w:t>..........………………...</w:t>
      </w:r>
      <w:r w:rsidR="005C5B57">
        <w:rPr>
          <w:rFonts w:eastAsiaTheme="minorEastAsia"/>
          <w:color w:val="000000" w:themeColor="text1"/>
        </w:rPr>
        <w:t>..</w:t>
      </w:r>
      <w:r w:rsidR="005C5B57" w:rsidRPr="00577BFD">
        <w:rPr>
          <w:rFonts w:eastAsiaTheme="minorEastAsia"/>
          <w:color w:val="000000" w:themeColor="text1"/>
        </w:rPr>
        <w:t xml:space="preserve"> (3.1)</w:t>
      </w:r>
    </w:p>
    <w:p w14:paraId="2B883B9F" w14:textId="77777777" w:rsidR="005C5B57" w:rsidRPr="00577BFD" w:rsidRDefault="00460853" w:rsidP="005C5B57">
      <w:pPr>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*tanh</m:t>
        </m:r>
        <m:d>
          <m:dPr>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oMath>
      <w:r w:rsidR="005C5B57">
        <w:rPr>
          <w:rFonts w:eastAsiaTheme="minorEastAsia"/>
          <w:color w:val="000000" w:themeColor="text1"/>
        </w:rPr>
        <w:t xml:space="preserve">  …</w:t>
      </w:r>
      <w:r w:rsidR="005C5B57" w:rsidRPr="00577BFD">
        <w:rPr>
          <w:rFonts w:eastAsiaTheme="minorEastAsia"/>
          <w:color w:val="000000" w:themeColor="text1"/>
        </w:rPr>
        <w:t>………………………......…</w:t>
      </w:r>
      <w:r w:rsidR="005C5B57">
        <w:rPr>
          <w:rFonts w:eastAsiaTheme="minorEastAsia"/>
          <w:color w:val="000000" w:themeColor="text1"/>
        </w:rPr>
        <w:t>…</w:t>
      </w:r>
      <w:r w:rsidR="005C5B57" w:rsidRPr="00577BFD">
        <w:rPr>
          <w:rFonts w:eastAsiaTheme="minorEastAsia"/>
          <w:color w:val="000000" w:themeColor="text1"/>
        </w:rPr>
        <w:t xml:space="preserve"> (3.2)</w:t>
      </w:r>
    </w:p>
    <w:p w14:paraId="246410EA" w14:textId="77777777" w:rsidR="005C5B57" w:rsidRPr="00577BFD" w:rsidRDefault="005C5B57" w:rsidP="005C5B57">
      <w:pPr>
        <w:jc w:val="both"/>
        <w:rPr>
          <w:color w:val="000000" w:themeColor="text1"/>
        </w:rPr>
      </w:pPr>
      <w:r w:rsidRPr="00577BFD">
        <w:rPr>
          <w:rFonts w:eastAsia="Liberation Serif"/>
          <w:color w:val="000000" w:themeColor="text1"/>
        </w:rPr>
        <w:t>Here,</w:t>
      </w:r>
    </w:p>
    <w:p w14:paraId="2DE9A5CB" w14:textId="77777777" w:rsidR="005C5B57" w:rsidRPr="00577BFD" w:rsidRDefault="005C5B57" w:rsidP="005C5B57">
      <w:pPr>
        <w:ind w:left="360" w:hanging="360"/>
        <w:rPr>
          <w:color w:val="000000" w:themeColor="text1"/>
        </w:rPr>
      </w:pPr>
      <w:proofErr w:type="spellStart"/>
      <w:r w:rsidRPr="00577BFD">
        <w:rPr>
          <w:rFonts w:eastAsia="Liberation Serif"/>
          <w:color w:val="000000" w:themeColor="text1"/>
        </w:rPr>
        <w:t>c</w:t>
      </w:r>
      <w:r w:rsidRPr="00577BFD">
        <w:rPr>
          <w:rFonts w:eastAsia="Liberation Serif"/>
          <w:color w:val="000000" w:themeColor="text1"/>
          <w:vertAlign w:val="subscript"/>
        </w:rPr>
        <w:t>t</w:t>
      </w:r>
      <w:proofErr w:type="spellEnd"/>
      <w:r w:rsidRPr="00577BFD">
        <w:rPr>
          <w:rFonts w:eastAsia="Liberation Serif"/>
          <w:color w:val="000000" w:themeColor="text1"/>
        </w:rPr>
        <w:t xml:space="preserve"> = Cell state at timestamp (t)</w:t>
      </w:r>
    </w:p>
    <w:p w14:paraId="24377920" w14:textId="778A2CD7" w:rsidR="00F36181" w:rsidRDefault="005C5B57" w:rsidP="005C5B57">
      <w:pPr>
        <w:rPr>
          <w:bCs/>
        </w:rPr>
      </w:pPr>
      <w:r w:rsidRPr="00577BFD">
        <w:rPr>
          <w:rFonts w:eastAsia="Liberation Serif"/>
          <w:bCs/>
          <w:color w:val="000000" w:themeColor="text1"/>
          <w:lang w:val="id-ID"/>
        </w:rPr>
        <w:t>c</w:t>
      </w:r>
      <w:r w:rsidRPr="00577BFD">
        <w:rPr>
          <w:rFonts w:eastAsia="Liberation Serif"/>
          <w:bCs/>
          <w:color w:val="000000" w:themeColor="text1"/>
        </w:rPr>
        <w:t>’</w:t>
      </w:r>
      <w:r w:rsidRPr="00577BFD">
        <w:rPr>
          <w:rFonts w:eastAsia="Liberation Serif"/>
          <w:bCs/>
          <w:color w:val="000000" w:themeColor="text1"/>
          <w:vertAlign w:val="subscript"/>
          <w:lang w:val="id-ID"/>
        </w:rPr>
        <w:t>t</w:t>
      </w:r>
      <w:r w:rsidRPr="00577BFD">
        <w:rPr>
          <w:rFonts w:eastAsia="Liberation Serif"/>
          <w:bCs/>
          <w:color w:val="000000" w:themeColor="text1"/>
          <w:lang w:val="id-ID"/>
        </w:rPr>
        <w:t>= Candidate of cell state at timestamp (t)</w:t>
      </w:r>
    </w:p>
    <w:p w14:paraId="36E63B90" w14:textId="3987D4C3" w:rsidR="00F36181" w:rsidRDefault="00F36181" w:rsidP="00F36181">
      <w:pPr>
        <w:rPr>
          <w:bCs/>
        </w:rPr>
      </w:pPr>
    </w:p>
    <w:p w14:paraId="75889CB2" w14:textId="0AC82DCA" w:rsidR="002E7B34" w:rsidRPr="00546E37" w:rsidRDefault="002E7B34" w:rsidP="008454C8">
      <w:pPr>
        <w:pStyle w:val="H2"/>
        <w:spacing w:before="0"/>
        <w:rPr>
          <w:color w:val="595959"/>
        </w:rPr>
      </w:pPr>
      <w:r w:rsidRPr="00546E37">
        <w:rPr>
          <w:color w:val="595959"/>
        </w:rPr>
        <w:t>D.3. GRU</w:t>
      </w:r>
    </w:p>
    <w:p w14:paraId="14F05413" w14:textId="3DA10241" w:rsidR="002E7B34" w:rsidRDefault="002E7B34" w:rsidP="008454C8">
      <w:pPr>
        <w:jc w:val="both"/>
        <w:rPr>
          <w:color w:val="000000" w:themeColor="text1"/>
        </w:rPr>
      </w:pPr>
      <w:r w:rsidRPr="00577BFD">
        <w:rPr>
          <w:color w:val="000000" w:themeColor="text1"/>
        </w:rPr>
        <w:t>Gated Recurrent Unit (GRU) is an RNN algorithm that uses the hidden states to transfer information. GRU algorithm uses two vectors: weight (W) and unit (U). These two vectors decide what information should take or not for the output. Without removing it through time, they (two</w:t>
      </w:r>
      <w:r w:rsidR="00D57B1A">
        <w:rPr>
          <w:color w:val="000000" w:themeColor="text1"/>
        </w:rPr>
        <w:t xml:space="preserve"> </w:t>
      </w:r>
      <w:r w:rsidRPr="00577BFD">
        <w:rPr>
          <w:color w:val="000000" w:themeColor="text1"/>
        </w:rPr>
        <w:t>vectors) can be</w:t>
      </w:r>
      <w:r w:rsidR="00D57B1A">
        <w:rPr>
          <w:color w:val="000000" w:themeColor="text1"/>
        </w:rPr>
        <w:t xml:space="preserve"> </w:t>
      </w:r>
      <w:r w:rsidRPr="00577BFD">
        <w:rPr>
          <w:color w:val="000000" w:themeColor="text1"/>
        </w:rPr>
        <w:t xml:space="preserve">trained to keep information for a long time. </w:t>
      </w:r>
      <w:r w:rsidR="0005231D">
        <w:rPr>
          <w:bCs/>
          <w:color w:val="000000" w:themeColor="text1"/>
        </w:rPr>
        <w:t xml:space="preserve">Figure </w:t>
      </w:r>
      <w:r w:rsidR="00A521D1">
        <w:rPr>
          <w:bCs/>
          <w:color w:val="000000" w:themeColor="text1"/>
        </w:rPr>
        <w:t>5</w:t>
      </w:r>
      <w:r w:rsidR="0005231D">
        <w:rPr>
          <w:bCs/>
          <w:color w:val="000000" w:themeColor="text1"/>
        </w:rPr>
        <w:t xml:space="preserve"> shows the generic architecture of GRU</w:t>
      </w:r>
      <w:r w:rsidR="0005231D" w:rsidRPr="00577BFD">
        <w:rPr>
          <w:color w:val="000000" w:themeColor="text1"/>
        </w:rPr>
        <w:t xml:space="preserve"> </w:t>
      </w:r>
      <w:r w:rsidRPr="00577BFD">
        <w:rPr>
          <w:color w:val="000000" w:themeColor="text1"/>
        </w:rPr>
        <w:t xml:space="preserve">The equation of gates </w:t>
      </w:r>
      <w:r w:rsidR="00156D50">
        <w:rPr>
          <w:color w:val="000000" w:themeColor="text1"/>
        </w:rPr>
        <w:t>is</w:t>
      </w:r>
      <w:r w:rsidRPr="00577BFD">
        <w:rPr>
          <w:color w:val="000000" w:themeColor="text1"/>
        </w:rPr>
        <w:t xml:space="preserve"> as follows: </w:t>
      </w:r>
    </w:p>
    <w:p w14:paraId="62D616AC" w14:textId="44FB6E34" w:rsidR="00A44966" w:rsidRDefault="00635E52" w:rsidP="008454C8">
      <w:pPr>
        <w:jc w:val="both"/>
        <w:rPr>
          <w:color w:val="000000" w:themeColor="text1"/>
        </w:rPr>
      </w:pPr>
      <w:r>
        <w:rPr>
          <w:rFonts w:eastAsia="Liberation Serif"/>
          <w:bCs/>
          <w:noProof/>
          <w:color w:val="000000" w:themeColor="text1"/>
        </w:rPr>
        <w:drawing>
          <wp:inline distT="0" distB="0" distL="0" distR="0" wp14:anchorId="04CEFE94" wp14:editId="7841E51B">
            <wp:extent cx="3150870" cy="2035175"/>
            <wp:effectExtent l="0" t="0" r="0" b="317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0870" cy="2035175"/>
                    </a:xfrm>
                    <a:prstGeom prst="rect">
                      <a:avLst/>
                    </a:prstGeom>
                  </pic:spPr>
                </pic:pic>
              </a:graphicData>
            </a:graphic>
          </wp:inline>
        </w:drawing>
      </w:r>
    </w:p>
    <w:p w14:paraId="7136F86E" w14:textId="7CA9C33E" w:rsidR="0047775C" w:rsidRPr="0047775C" w:rsidRDefault="0047775C" w:rsidP="0047775C">
      <w:pPr>
        <w:pStyle w:val="Caption"/>
        <w:rPr>
          <w:i w:val="0"/>
          <w:iCs w:val="0"/>
          <w:color w:val="000000" w:themeColor="text1"/>
          <w:lang w:val="id-ID"/>
        </w:rPr>
      </w:pPr>
      <w:r w:rsidRPr="0047775C">
        <w:rPr>
          <w:i w:val="0"/>
          <w:iCs w:val="0"/>
        </w:rPr>
        <w:t xml:space="preserve">Figure </w:t>
      </w:r>
      <w:r w:rsidR="00A375CF" w:rsidRPr="0047775C">
        <w:rPr>
          <w:i w:val="0"/>
          <w:iCs w:val="0"/>
        </w:rPr>
        <w:fldChar w:fldCharType="begin"/>
      </w:r>
      <w:r w:rsidRPr="0047775C">
        <w:rPr>
          <w:i w:val="0"/>
          <w:iCs w:val="0"/>
        </w:rPr>
        <w:instrText xml:space="preserve"> SEQ Figure \* ARABIC </w:instrText>
      </w:r>
      <w:r w:rsidR="00A375CF" w:rsidRPr="0047775C">
        <w:rPr>
          <w:i w:val="0"/>
          <w:iCs w:val="0"/>
        </w:rPr>
        <w:fldChar w:fldCharType="separate"/>
      </w:r>
      <w:r w:rsidR="00D237DE">
        <w:rPr>
          <w:i w:val="0"/>
          <w:iCs w:val="0"/>
          <w:noProof/>
        </w:rPr>
        <w:t>6</w:t>
      </w:r>
      <w:r w:rsidR="00A375CF" w:rsidRPr="0047775C">
        <w:rPr>
          <w:i w:val="0"/>
          <w:iCs w:val="0"/>
        </w:rPr>
        <w:fldChar w:fldCharType="end"/>
      </w:r>
      <w:r w:rsidRPr="0047775C">
        <w:rPr>
          <w:i w:val="0"/>
          <w:iCs w:val="0"/>
        </w:rPr>
        <w:t>. Sample</w:t>
      </w:r>
      <w:r w:rsidR="00A254C1" w:rsidRPr="00A254C1">
        <w:t xml:space="preserve"> </w:t>
      </w:r>
      <w:r w:rsidR="00A254C1" w:rsidRPr="00A254C1">
        <w:rPr>
          <w:i w:val="0"/>
          <w:iCs w:val="0"/>
        </w:rPr>
        <w:t xml:space="preserve">architecture/process </w:t>
      </w:r>
      <w:r w:rsidRPr="0047775C">
        <w:rPr>
          <w:i w:val="0"/>
          <w:iCs w:val="0"/>
        </w:rPr>
        <w:t xml:space="preserve">of GRU </w:t>
      </w:r>
      <w:r w:rsidR="00A375CF" w:rsidRPr="0047775C">
        <w:rPr>
          <w:i w:val="0"/>
          <w:iCs w:val="0"/>
        </w:rPr>
        <w:fldChar w:fldCharType="begin" w:fldLock="1"/>
      </w:r>
      <w:r w:rsidR="00EA4E6F">
        <w:rPr>
          <w:i w:val="0"/>
          <w:iCs w:val="0"/>
        </w:rPr>
        <w:instrText>ADDIN CSL_CITATION {"citationItems":[{"id":"ITEM-1","itemData":{"ISBN":"1509063897","author":[{"dropping-particle":"","family":"Dey","given":"Rahul","non-dropping-particle":"","parse-names":false,"suffix":""},{"dropping-particle":"","family":"Salem","given":"Fathi M","non-dropping-particle":"","parse-names":false,"suffix":""}],"container-title":"2017 IEEE 60th international midwest symposium on circuits and systems (MWSCAS)","id":"ITEM-1","issued":{"date-parts":[["2017"]]},"page":"1597-1600","publisher":"IEEE","title":"Gate-variants of gated recurrent unit (GRU) neural networks","type":"paper-conference"},"uris":["http://www.mendeley.com/documents/?uuid=b7c1ae18-50d9-4b54-b8a7-f3dc08904a1d","http://www.mendeley.com/documents/?uuid=ad8baab9-b507-4e36-96ee-52d73bb3cdd0"]}],"mendeley":{"formattedCitation":"[29]","plainTextFormattedCitation":"[29]","previouslyFormattedCitation":"[29]"},"properties":{"noteIndex":0},"schema":"https://github.com/citation-style-language/schema/raw/master/csl-citation.json"}</w:instrText>
      </w:r>
      <w:r w:rsidR="00A375CF" w:rsidRPr="0047775C">
        <w:rPr>
          <w:i w:val="0"/>
          <w:iCs w:val="0"/>
        </w:rPr>
        <w:fldChar w:fldCharType="separate"/>
      </w:r>
      <w:r w:rsidR="00EA4E6F" w:rsidRPr="00EA4E6F">
        <w:rPr>
          <w:i w:val="0"/>
          <w:iCs w:val="0"/>
          <w:noProof/>
        </w:rPr>
        <w:t>[29]</w:t>
      </w:r>
      <w:r w:rsidR="00A375CF" w:rsidRPr="0047775C">
        <w:rPr>
          <w:i w:val="0"/>
          <w:iCs w:val="0"/>
        </w:rPr>
        <w:fldChar w:fldCharType="end"/>
      </w:r>
    </w:p>
    <w:p w14:paraId="64E579A3" w14:textId="77777777" w:rsidR="002E7B34" w:rsidRDefault="002E7B34" w:rsidP="002E7B34">
      <w:pPr>
        <w:jc w:val="both"/>
        <w:rPr>
          <w:color w:val="000000" w:themeColor="text1"/>
        </w:rPr>
      </w:pPr>
      <w:r w:rsidRPr="00577BFD">
        <w:rPr>
          <w:color w:val="000000" w:themeColor="text1"/>
          <w:lang w:val="id-ID"/>
        </w:rPr>
        <w:t>Update Gate(z</w:t>
      </w:r>
      <w:r w:rsidRPr="00577BFD">
        <w:rPr>
          <w:color w:val="000000" w:themeColor="text1"/>
          <w:vertAlign w:val="subscript"/>
          <w:lang w:val="id-ID"/>
        </w:rPr>
        <w:t>t</w:t>
      </w:r>
      <w:r w:rsidRPr="00577BFD">
        <w:rPr>
          <w:color w:val="000000" w:themeColor="text1"/>
          <w:lang w:val="id-ID"/>
        </w:rPr>
        <w:t>):</w:t>
      </w:r>
      <w:r w:rsidR="00A44966" w:rsidRPr="00A44966">
        <w:rPr>
          <w:noProof/>
          <w:color w:val="000000" w:themeColor="text1"/>
        </w:rPr>
        <w:t xml:space="preserve"> </w:t>
      </w:r>
    </w:p>
    <w:p w14:paraId="6C73566D" w14:textId="77777777" w:rsidR="002E7B34" w:rsidRDefault="002E7B34" w:rsidP="002E7B34">
      <w:pPr>
        <w:jc w:val="both"/>
        <w:rPr>
          <w:color w:val="000000" w:themeColor="text1"/>
        </w:rPr>
      </w:pPr>
      <w:r w:rsidRPr="00577BFD">
        <w:rPr>
          <w:color w:val="000000" w:themeColor="text1"/>
        </w:rPr>
        <w:t>The formula for update gate is,</w:t>
      </w:r>
    </w:p>
    <w:p w14:paraId="1FC77289" w14:textId="77777777" w:rsidR="002E7B34" w:rsidRPr="00577BFD" w:rsidRDefault="00460853" w:rsidP="002E7B34">
      <w:pPr>
        <w:jc w:val="both"/>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color w:val="000000" w:themeColor="text1"/>
                      </w:rPr>
                    </m:ctrlPr>
                  </m:dPr>
                  <m:e>
                    <m:r>
                      <w:rPr>
                        <w:rFonts w:ascii="Cambria Math" w:hAnsi="Cambria Math"/>
                        <w:color w:val="000000" w:themeColor="text1"/>
                      </w:rPr>
                      <m:t>z</m:t>
                    </m:r>
                  </m:e>
                </m:d>
              </m:sup>
            </m:sSup>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U</m:t>
                </m:r>
              </m:e>
              <m:sup>
                <m:d>
                  <m:dPr>
                    <m:ctrlPr>
                      <w:rPr>
                        <w:rFonts w:ascii="Cambria Math" w:hAnsi="Cambria Math"/>
                        <w:color w:val="000000" w:themeColor="text1"/>
                      </w:rPr>
                    </m:ctrlPr>
                  </m:dPr>
                  <m:e>
                    <m:r>
                      <w:rPr>
                        <w:rFonts w:ascii="Cambria Math" w:hAnsi="Cambria Math"/>
                        <w:color w:val="000000" w:themeColor="text1"/>
                      </w:rPr>
                      <m:t>z</m:t>
                    </m:r>
                  </m:e>
                </m:d>
              </m:sup>
            </m:sSup>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e>
        </m:d>
      </m:oMath>
      <w:r w:rsidR="002E7B34" w:rsidRPr="00577BFD">
        <w:rPr>
          <w:rFonts w:eastAsiaTheme="minorEastAsia"/>
          <w:color w:val="000000" w:themeColor="text1"/>
        </w:rPr>
        <w:t>………………………</w:t>
      </w:r>
      <w:r w:rsidR="002E7B34">
        <w:rPr>
          <w:rFonts w:eastAsiaTheme="minorEastAsia"/>
          <w:color w:val="000000" w:themeColor="text1"/>
        </w:rPr>
        <w:t>……</w:t>
      </w:r>
      <w:r w:rsidR="002E7B34" w:rsidRPr="00577BFD">
        <w:rPr>
          <w:rFonts w:eastAsiaTheme="minorEastAsia"/>
          <w:color w:val="000000" w:themeColor="text1"/>
        </w:rPr>
        <w:t xml:space="preserve"> (4)</w:t>
      </w:r>
    </w:p>
    <w:p w14:paraId="4181AAA4" w14:textId="77777777" w:rsidR="002E7B34" w:rsidRDefault="002E7B34" w:rsidP="002E7B34">
      <w:pPr>
        <w:spacing w:before="120" w:after="120"/>
        <w:jc w:val="both"/>
        <w:rPr>
          <w:color w:val="000000" w:themeColor="text1"/>
        </w:rPr>
      </w:pPr>
      <w:r w:rsidRPr="00577BFD">
        <w:rPr>
          <w:color w:val="000000" w:themeColor="text1"/>
        </w:rPr>
        <w:t xml:space="preserve">Here, </w:t>
      </w:r>
      <w:proofErr w:type="spellStart"/>
      <w:r w:rsidRPr="00577BFD">
        <w:rPr>
          <w:color w:val="000000" w:themeColor="text1"/>
        </w:rPr>
        <w:t>x_t</w:t>
      </w:r>
      <w:proofErr w:type="spellEnd"/>
      <w:r w:rsidRPr="00577BFD">
        <w:rPr>
          <w:color w:val="000000" w:themeColor="text1"/>
        </w:rPr>
        <w:t xml:space="preserve"> is multiplied by its weight W(z) when it is plugged into the network unit. The same process is going for h_(t-1) were multiplied by weight U(z).</w:t>
      </w:r>
    </w:p>
    <w:p w14:paraId="267C2A40" w14:textId="77777777" w:rsidR="002E7B34" w:rsidRPr="00577BFD" w:rsidRDefault="002E7B34" w:rsidP="002E7B34">
      <w:pPr>
        <w:spacing w:before="120" w:after="120"/>
        <w:jc w:val="both"/>
        <w:rPr>
          <w:color w:val="000000" w:themeColor="text1"/>
        </w:rPr>
      </w:pPr>
      <w:r w:rsidRPr="00577BFD">
        <w:rPr>
          <w:bCs/>
          <w:color w:val="000000" w:themeColor="text1"/>
        </w:rPr>
        <w:t>Reset Gate (r</w:t>
      </w:r>
      <w:r w:rsidRPr="00577BFD">
        <w:rPr>
          <w:bCs/>
          <w:color w:val="000000" w:themeColor="text1"/>
          <w:vertAlign w:val="subscript"/>
        </w:rPr>
        <w:t>t)</w:t>
      </w:r>
      <w:r w:rsidRPr="00577BFD">
        <w:rPr>
          <w:bCs/>
          <w:color w:val="000000" w:themeColor="text1"/>
        </w:rPr>
        <w:t>:</w:t>
      </w:r>
    </w:p>
    <w:p w14:paraId="046D9678" w14:textId="77777777" w:rsidR="002E7B34" w:rsidRPr="00577BFD" w:rsidRDefault="002E7B34" w:rsidP="002E7B34">
      <w:pPr>
        <w:spacing w:before="120" w:after="120"/>
        <w:jc w:val="both"/>
        <w:rPr>
          <w:color w:val="000000" w:themeColor="text1"/>
        </w:rPr>
      </w:pPr>
      <w:r w:rsidRPr="00577BFD">
        <w:rPr>
          <w:color w:val="000000" w:themeColor="text1"/>
        </w:rPr>
        <w:t>The formula for update gate is,</w:t>
      </w:r>
    </w:p>
    <w:p w14:paraId="7B323C6D" w14:textId="77777777" w:rsidR="002E7B34" w:rsidRPr="00577BFD" w:rsidRDefault="00460853" w:rsidP="002E7B34">
      <w:pPr>
        <w:spacing w:before="120" w:after="120"/>
        <w:jc w:val="both"/>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color w:val="000000" w:themeColor="text1"/>
                      </w:rPr>
                    </m:ctrlPr>
                  </m:dPr>
                  <m:e>
                    <m:r>
                      <w:rPr>
                        <w:rFonts w:ascii="Cambria Math" w:hAnsi="Cambria Math"/>
                        <w:color w:val="000000" w:themeColor="text1"/>
                      </w:rPr>
                      <m:t>r</m:t>
                    </m:r>
                  </m:e>
                </m:d>
              </m:sup>
            </m:sSup>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U</m:t>
                </m:r>
              </m:e>
              <m:sup>
                <m:d>
                  <m:dPr>
                    <m:ctrlPr>
                      <w:rPr>
                        <w:rFonts w:ascii="Cambria Math" w:hAnsi="Cambria Math"/>
                        <w:color w:val="000000" w:themeColor="text1"/>
                      </w:rPr>
                    </m:ctrlPr>
                  </m:dPr>
                  <m:e>
                    <m:r>
                      <w:rPr>
                        <w:rFonts w:ascii="Cambria Math" w:hAnsi="Cambria Math"/>
                        <w:color w:val="000000" w:themeColor="text1"/>
                      </w:rPr>
                      <m:t>r</m:t>
                    </m:r>
                  </m:e>
                </m:d>
              </m:sup>
            </m:sSup>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e>
        </m:d>
      </m:oMath>
      <w:r w:rsidR="002E7B34">
        <w:rPr>
          <w:rFonts w:eastAsiaTheme="minorEastAsia"/>
          <w:color w:val="000000" w:themeColor="text1"/>
        </w:rPr>
        <w:t xml:space="preserve"> ……</w:t>
      </w:r>
      <w:r w:rsidR="002E7B34" w:rsidRPr="00577BFD">
        <w:rPr>
          <w:rFonts w:eastAsiaTheme="minorEastAsia"/>
          <w:color w:val="000000" w:themeColor="text1"/>
        </w:rPr>
        <w:t>…………</w:t>
      </w:r>
      <w:r w:rsidR="002E7B34">
        <w:rPr>
          <w:rFonts w:eastAsiaTheme="minorEastAsia"/>
          <w:color w:val="000000" w:themeColor="text1"/>
        </w:rPr>
        <w:t>……….</w:t>
      </w:r>
      <w:r w:rsidR="002E7B34" w:rsidRPr="00577BFD">
        <w:rPr>
          <w:rFonts w:eastAsiaTheme="minorEastAsia"/>
          <w:color w:val="000000" w:themeColor="text1"/>
        </w:rPr>
        <w:t>….. (5)</w:t>
      </w:r>
    </w:p>
    <w:p w14:paraId="514522B3" w14:textId="77777777" w:rsidR="002E7B34" w:rsidRDefault="002E7B34" w:rsidP="002E7B34">
      <w:pPr>
        <w:jc w:val="both"/>
        <w:rPr>
          <w:color w:val="000000" w:themeColor="text1"/>
        </w:rPr>
      </w:pPr>
      <w:r w:rsidRPr="00577BFD">
        <w:rPr>
          <w:color w:val="000000" w:themeColor="text1"/>
          <w:lang w:val="id-ID"/>
        </w:rPr>
        <w:t>Here, the formula is the same as the update gate. The main difference in weights and the usage of the gate.</w:t>
      </w:r>
    </w:p>
    <w:p w14:paraId="645105AA" w14:textId="77777777" w:rsidR="002E7B34" w:rsidRDefault="002E7B34" w:rsidP="002E7B34">
      <w:pPr>
        <w:jc w:val="both"/>
        <w:rPr>
          <w:color w:val="000000" w:themeColor="text1"/>
        </w:rPr>
      </w:pPr>
    </w:p>
    <w:p w14:paraId="13534664" w14:textId="77777777" w:rsidR="00D71A22" w:rsidRPr="00546E37" w:rsidRDefault="00D71A22" w:rsidP="005C5B57">
      <w:pPr>
        <w:pStyle w:val="H2"/>
        <w:spacing w:before="0"/>
        <w:rPr>
          <w:color w:val="595959"/>
        </w:rPr>
      </w:pPr>
      <w:r w:rsidRPr="00546E37">
        <w:rPr>
          <w:color w:val="595959"/>
        </w:rPr>
        <w:t>D.4. BIDIRECTIONAL LSTM</w:t>
      </w:r>
    </w:p>
    <w:p w14:paraId="7CC038ED" w14:textId="3046FF4D" w:rsidR="002E7B34" w:rsidRDefault="00906E38" w:rsidP="00423865">
      <w:pPr>
        <w:spacing w:line="240" w:lineRule="exact"/>
        <w:jc w:val="both"/>
        <w:rPr>
          <w:bCs/>
          <w:sz w:val="18"/>
          <w:szCs w:val="18"/>
        </w:rPr>
      </w:pPr>
      <w:r w:rsidRPr="00906E38">
        <w:rPr>
          <w:color w:val="000000" w:themeColor="text1"/>
        </w:rPr>
        <w:t>When used in sequence classification, bidirectional LSTMs offer an improvement over regular LSTM. Instead of one LSTM, bidirectional LSTMs train two LSTMs on the input sequence</w:t>
      </w:r>
      <w:r w:rsidR="00D71A22" w:rsidRPr="00577BFD">
        <w:rPr>
          <w:color w:val="000000" w:themeColor="text1"/>
        </w:rPr>
        <w:t>. Bidirectional run inputs in two ways past to future and future to past.</w:t>
      </w:r>
      <w:r w:rsidR="00A521D1" w:rsidRPr="00A521D1">
        <w:rPr>
          <w:bCs/>
          <w:color w:val="000000" w:themeColor="text1"/>
        </w:rPr>
        <w:t xml:space="preserve"> </w:t>
      </w:r>
      <w:r w:rsidR="00A521D1">
        <w:rPr>
          <w:bCs/>
          <w:color w:val="000000" w:themeColor="text1"/>
        </w:rPr>
        <w:t xml:space="preserve">Figure 6 depicts the generic architecture of </w:t>
      </w:r>
      <w:r w:rsidR="00A521D1" w:rsidRPr="00152240">
        <w:rPr>
          <w:bCs/>
          <w:sz w:val="18"/>
          <w:szCs w:val="18"/>
        </w:rPr>
        <w:t>Bidirectional LSTM</w:t>
      </w:r>
      <w:r w:rsidR="00A521D1">
        <w:rPr>
          <w:bCs/>
          <w:sz w:val="18"/>
          <w:szCs w:val="18"/>
        </w:rPr>
        <w:t>.</w:t>
      </w:r>
    </w:p>
    <w:p w14:paraId="2EBCFA13" w14:textId="4502D72E" w:rsidR="00D050B3" w:rsidRDefault="00F25156" w:rsidP="00D71A22">
      <w:pPr>
        <w:jc w:val="both"/>
        <w:rPr>
          <w:color w:val="000000" w:themeColor="text1"/>
        </w:rPr>
      </w:pPr>
      <w:r>
        <w:rPr>
          <w:noProof/>
          <w:color w:val="000000" w:themeColor="text1"/>
        </w:rPr>
        <w:drawing>
          <wp:inline distT="0" distB="0" distL="0" distR="0" wp14:anchorId="614C7565" wp14:editId="2A8036A2">
            <wp:extent cx="3150870" cy="1973580"/>
            <wp:effectExtent l="0" t="0" r="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0870" cy="1973580"/>
                    </a:xfrm>
                    <a:prstGeom prst="rect">
                      <a:avLst/>
                    </a:prstGeom>
                  </pic:spPr>
                </pic:pic>
              </a:graphicData>
            </a:graphic>
          </wp:inline>
        </w:drawing>
      </w:r>
    </w:p>
    <w:p w14:paraId="39ED98CE" w14:textId="671DBDAF" w:rsidR="00D71A22" w:rsidRPr="00152240" w:rsidRDefault="00E65812" w:rsidP="00E65812">
      <w:pPr>
        <w:pStyle w:val="Caption"/>
        <w:rPr>
          <w:b/>
          <w:i w:val="0"/>
          <w:iCs w:val="0"/>
          <w:color w:val="000000" w:themeColor="text1"/>
          <w:sz w:val="14"/>
          <w:szCs w:val="14"/>
        </w:rPr>
      </w:pPr>
      <w:r w:rsidRPr="00152240">
        <w:rPr>
          <w:i w:val="0"/>
          <w:iCs w:val="0"/>
        </w:rPr>
        <w:t xml:space="preserve">Figure </w:t>
      </w:r>
      <w:r w:rsidR="00A375CF" w:rsidRPr="00152240">
        <w:rPr>
          <w:i w:val="0"/>
          <w:iCs w:val="0"/>
        </w:rPr>
        <w:fldChar w:fldCharType="begin"/>
      </w:r>
      <w:r w:rsidRPr="00152240">
        <w:rPr>
          <w:i w:val="0"/>
          <w:iCs w:val="0"/>
        </w:rPr>
        <w:instrText xml:space="preserve"> SEQ Figure \* ARABIC </w:instrText>
      </w:r>
      <w:r w:rsidR="00A375CF" w:rsidRPr="00152240">
        <w:rPr>
          <w:i w:val="0"/>
          <w:iCs w:val="0"/>
        </w:rPr>
        <w:fldChar w:fldCharType="separate"/>
      </w:r>
      <w:r w:rsidR="00D237DE">
        <w:rPr>
          <w:i w:val="0"/>
          <w:iCs w:val="0"/>
          <w:noProof/>
        </w:rPr>
        <w:t>7</w:t>
      </w:r>
      <w:r w:rsidR="00A375CF" w:rsidRPr="00152240">
        <w:rPr>
          <w:i w:val="0"/>
          <w:iCs w:val="0"/>
        </w:rPr>
        <w:fldChar w:fldCharType="end"/>
      </w:r>
      <w:r w:rsidRPr="00152240">
        <w:rPr>
          <w:i w:val="0"/>
          <w:iCs w:val="0"/>
        </w:rPr>
        <w:t>.</w:t>
      </w:r>
      <w:r w:rsidR="00D71A22" w:rsidRPr="00152240">
        <w:rPr>
          <w:bCs/>
          <w:i w:val="0"/>
          <w:iCs w:val="0"/>
          <w:sz w:val="18"/>
          <w:szCs w:val="18"/>
        </w:rPr>
        <w:t xml:space="preserve"> Sample </w:t>
      </w:r>
      <w:r w:rsidR="00A254C1" w:rsidRPr="00A254C1">
        <w:rPr>
          <w:bCs/>
          <w:i w:val="0"/>
          <w:iCs w:val="0"/>
          <w:sz w:val="18"/>
          <w:szCs w:val="18"/>
        </w:rPr>
        <w:t xml:space="preserve">architecture/process </w:t>
      </w:r>
      <w:r w:rsidR="00D71A22" w:rsidRPr="00152240">
        <w:rPr>
          <w:bCs/>
          <w:i w:val="0"/>
          <w:iCs w:val="0"/>
          <w:sz w:val="18"/>
          <w:szCs w:val="18"/>
        </w:rPr>
        <w:t xml:space="preserve"> of Bidirectional LSTM</w:t>
      </w:r>
      <w:r w:rsidR="00CD4CF3">
        <w:rPr>
          <w:bCs/>
          <w:i w:val="0"/>
          <w:iCs w:val="0"/>
          <w:sz w:val="18"/>
          <w:szCs w:val="18"/>
        </w:rPr>
        <w:t xml:space="preserve"> </w:t>
      </w:r>
      <w:r w:rsidR="00A375CF">
        <w:rPr>
          <w:bCs/>
          <w:i w:val="0"/>
          <w:iCs w:val="0"/>
          <w:sz w:val="18"/>
          <w:szCs w:val="18"/>
        </w:rPr>
        <w:fldChar w:fldCharType="begin" w:fldLock="1"/>
      </w:r>
      <w:r w:rsidR="00EA4E6F">
        <w:rPr>
          <w:bCs/>
          <w:i w:val="0"/>
          <w:iCs w:val="0"/>
          <w:sz w:val="18"/>
          <w:szCs w:val="18"/>
        </w:rPr>
        <w:instrText>ADDIN CSL_CITATION {"citationItems":[{"id":"ITEM-1","itemData":{"author":[{"dropping-particle":"","family":"Huang","given":"Zhiheng","non-dropping-particle":"","parse-names":false,"suffix":""},{"dropping-particle":"","family":"Xu","given":"Wei","non-dropping-particle":"","parse-names":false,"suffix":""},{"dropping-particle":"","family":"Yu","given":"Kai","non-dropping-particle":"","parse-names":false,"suffix":""}],"container-title":"arXiv preprint arXiv:1508.01991","id":"ITEM-1","issued":{"date-parts":[["2015"]]},"title":"Bidirectional LSTM-CRF models for sequence tagging","type":"article-journal"},"uris":["http://www.mendeley.com/documents/?uuid=a335ae20-c6ab-4c16-a5f0-d7a099930a38","http://www.mendeley.com/documents/?uuid=d9aa7874-a75c-43c1-a17e-edcca2dc2453"]}],"mendeley":{"formattedCitation":"[30]","plainTextFormattedCitation":"[30]","previouslyFormattedCitation":"[30]"},"properties":{"noteIndex":0},"schema":"https://github.com/citation-style-language/schema/raw/master/csl-citation.json"}</w:instrText>
      </w:r>
      <w:r w:rsidR="00A375CF">
        <w:rPr>
          <w:bCs/>
          <w:i w:val="0"/>
          <w:iCs w:val="0"/>
          <w:sz w:val="18"/>
          <w:szCs w:val="18"/>
        </w:rPr>
        <w:fldChar w:fldCharType="separate"/>
      </w:r>
      <w:r w:rsidR="00EA4E6F" w:rsidRPr="00EA4E6F">
        <w:rPr>
          <w:bCs/>
          <w:i w:val="0"/>
          <w:iCs w:val="0"/>
          <w:noProof/>
          <w:sz w:val="18"/>
          <w:szCs w:val="18"/>
        </w:rPr>
        <w:t>[30]</w:t>
      </w:r>
      <w:r w:rsidR="00A375CF">
        <w:rPr>
          <w:bCs/>
          <w:i w:val="0"/>
          <w:iCs w:val="0"/>
          <w:sz w:val="18"/>
          <w:szCs w:val="18"/>
        </w:rPr>
        <w:fldChar w:fldCharType="end"/>
      </w:r>
    </w:p>
    <w:p w14:paraId="6B0BDACB" w14:textId="77777777" w:rsidR="00D71A22" w:rsidRPr="00577BFD" w:rsidRDefault="00D71A22" w:rsidP="00D71A22">
      <w:pPr>
        <w:jc w:val="both"/>
        <w:rPr>
          <w:color w:val="000000" w:themeColor="text1"/>
        </w:rPr>
      </w:pPr>
      <w:r w:rsidRPr="00577BFD">
        <w:rPr>
          <w:color w:val="000000" w:themeColor="text1"/>
        </w:rPr>
        <w:lastRenderedPageBreak/>
        <w:t>First computes the forward hidden sequence</w:t>
      </w: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oMath>
      <w:r w:rsidRPr="00577BFD">
        <w:rPr>
          <w:color w:val="000000" w:themeColor="text1"/>
        </w:rPr>
        <w:t>. Then compute the background sequence</w:t>
      </w: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oMath>
      <w:r w:rsidRPr="00577BFD">
        <w:rPr>
          <w:color w:val="000000" w:themeColor="text1"/>
        </w:rPr>
        <w:t xml:space="preserve">. Finally generating two computes </w:t>
      </w: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oMath>
      <w:r w:rsidRPr="00577BFD">
        <w:rPr>
          <w:color w:val="000000" w:themeColor="text1"/>
        </w:rPr>
        <w:t xml:space="preserve"> and </w:t>
      </w: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oMath>
      <w:r w:rsidR="00ED20CB">
        <w:rPr>
          <w:color w:val="000000" w:themeColor="text1"/>
        </w:rPr>
        <w:t xml:space="preserve">, </w:t>
      </w:r>
      <w:r w:rsidRPr="00577BFD">
        <w:rPr>
          <w:color w:val="000000" w:themeColor="text1"/>
        </w:rPr>
        <w:t xml:space="preserve">we get an output: </w:t>
      </w:r>
      <w:proofErr w:type="spellStart"/>
      <w:r w:rsidRPr="00577BFD">
        <w:rPr>
          <w:color w:val="000000" w:themeColor="text1"/>
        </w:rPr>
        <w:t>yt</w:t>
      </w:r>
      <w:proofErr w:type="spellEnd"/>
      <w:r w:rsidRPr="00577BFD">
        <w:rPr>
          <w:color w:val="000000" w:themeColor="text1"/>
        </w:rPr>
        <w:t>.</w:t>
      </w:r>
    </w:p>
    <w:p w14:paraId="40D59448" w14:textId="77777777" w:rsidR="00D71A22" w:rsidRDefault="00460853" w:rsidP="00D71A22">
      <w:pPr>
        <w:jc w:val="both"/>
        <w:rPr>
          <w:color w:val="000000" w:themeColor="text1"/>
        </w:rPr>
      </w:pP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r>
          <w:rPr>
            <w:rFonts w:ascii="Cambria Math" w:hAnsi="Cambria Math"/>
            <w:color w:val="000000" w:themeColor="text1"/>
          </w:rPr>
          <m:t>=H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x</m:t>
                </m:r>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sub>
            </m:sSub>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sub>
            </m:sSub>
          </m:e>
        </m:d>
      </m:oMath>
      <w:r w:rsidR="00D71A22">
        <w:rPr>
          <w:rFonts w:eastAsiaTheme="minorEastAsia"/>
          <w:color w:val="000000" w:themeColor="text1"/>
        </w:rPr>
        <w:t xml:space="preserve">  …</w:t>
      </w:r>
      <w:r w:rsidR="00D71A22" w:rsidRPr="00577BFD">
        <w:rPr>
          <w:rFonts w:eastAsiaTheme="minorEastAsia"/>
          <w:color w:val="000000" w:themeColor="text1"/>
        </w:rPr>
        <w:t>…………</w:t>
      </w:r>
      <w:r w:rsidR="00D71A22">
        <w:rPr>
          <w:rFonts w:eastAsiaTheme="minorEastAsia"/>
          <w:color w:val="000000" w:themeColor="text1"/>
        </w:rPr>
        <w:t>………</w:t>
      </w:r>
      <w:r w:rsidR="00D71A22" w:rsidRPr="00577BFD">
        <w:rPr>
          <w:rFonts w:eastAsiaTheme="minorEastAsia"/>
          <w:color w:val="000000" w:themeColor="text1"/>
        </w:rPr>
        <w:t xml:space="preserve"> (6)</w:t>
      </w:r>
    </w:p>
    <w:p w14:paraId="5CA675C8" w14:textId="77777777" w:rsidR="00D71A22" w:rsidRPr="00577BFD" w:rsidRDefault="00460853" w:rsidP="00D71A22">
      <w:pPr>
        <w:jc w:val="both"/>
        <w:rPr>
          <w:color w:val="000000" w:themeColor="text1"/>
        </w:rPr>
      </w:pP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r>
          <w:rPr>
            <w:rFonts w:ascii="Cambria Math" w:hAnsi="Cambria Math"/>
            <w:color w:val="000000" w:themeColor="text1"/>
          </w:rPr>
          <m:t>=H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x</m:t>
                </m:r>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sub>
            </m:sSub>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sub>
            </m:sSub>
          </m:e>
        </m:d>
      </m:oMath>
      <w:r w:rsidR="00D71A22">
        <w:rPr>
          <w:rFonts w:eastAsiaTheme="minorEastAsia"/>
          <w:color w:val="000000" w:themeColor="text1"/>
        </w:rPr>
        <w:t xml:space="preserve"> …………</w:t>
      </w:r>
      <w:r w:rsidR="00D71A22" w:rsidRPr="00577BFD">
        <w:rPr>
          <w:rFonts w:eastAsiaTheme="minorEastAsia"/>
          <w:color w:val="000000" w:themeColor="text1"/>
        </w:rPr>
        <w:t>....</w:t>
      </w:r>
      <w:r w:rsidR="00D71A22">
        <w:rPr>
          <w:rFonts w:eastAsiaTheme="minorEastAsia"/>
          <w:color w:val="000000" w:themeColor="text1"/>
        </w:rPr>
        <w:t>.....</w:t>
      </w:r>
      <w:r w:rsidR="00F651A5">
        <w:rPr>
          <w:rFonts w:eastAsiaTheme="minorEastAsia"/>
          <w:color w:val="000000" w:themeColor="text1"/>
        </w:rPr>
        <w:t>..</w:t>
      </w:r>
      <w:r w:rsidR="00D71A22">
        <w:rPr>
          <w:rFonts w:eastAsiaTheme="minorEastAsia"/>
          <w:color w:val="000000" w:themeColor="text1"/>
        </w:rPr>
        <w:t>..</w:t>
      </w:r>
      <w:r w:rsidR="00D71A22" w:rsidRPr="00577BFD">
        <w:rPr>
          <w:rFonts w:eastAsiaTheme="minorEastAsia"/>
          <w:color w:val="000000" w:themeColor="text1"/>
        </w:rPr>
        <w:t>. (6.1)</w:t>
      </w:r>
    </w:p>
    <w:p w14:paraId="79015B82" w14:textId="77777777" w:rsidR="00D71A22" w:rsidRDefault="00D71A22" w:rsidP="00D71A22">
      <w:pPr>
        <w:jc w:val="both"/>
        <w:rPr>
          <w:rFonts w:eastAsiaTheme="minorEastAsia"/>
          <w:bCs/>
          <w:color w:val="000000" w:themeColor="text1"/>
        </w:rPr>
      </w:pPr>
      <m:oMath>
        <m:r>
          <w:rPr>
            <w:rFonts w:ascii="Cambria Math" w:hAnsi="Cambria Math"/>
            <w:color w:val="000000" w:themeColor="text1"/>
          </w:rPr>
          <m:t>yt=</m:t>
        </m:r>
        <m:sSub>
          <m:sSubPr>
            <m:ctrlPr>
              <w:rPr>
                <w:rFonts w:ascii="Cambria Math" w:hAnsi="Cambria Math"/>
                <w:color w:val="000000" w:themeColor="text1"/>
              </w:rPr>
            </m:ctrlPr>
          </m:sSubPr>
          <m:e>
            <m:r>
              <w:rPr>
                <w:rFonts w:ascii="Cambria Math" w:hAnsi="Cambria Math"/>
                <w:color w:val="000000" w:themeColor="text1"/>
              </w:rPr>
              <m:t>W</m:t>
            </m:r>
          </m:e>
          <m:sub>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r>
              <w:rPr>
                <w:rFonts w:ascii="Cambria Math" w:hAnsi="Cambria Math"/>
                <w:color w:val="000000" w:themeColor="text1"/>
              </w:rPr>
              <m:t>y</m:t>
            </m:r>
          </m:sub>
        </m:sSub>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r>
              <w:rPr>
                <w:rFonts w:ascii="Cambria Math" w:hAnsi="Cambria Math"/>
                <w:color w:val="000000" w:themeColor="text1"/>
              </w:rPr>
              <m:t>y</m:t>
            </m:r>
          </m:sub>
        </m:sSub>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m:t>
            </m:r>
          </m:sub>
        </m:sSub>
        <m:r>
          <w:rPr>
            <w:rFonts w:ascii="Cambria Math" w:hAnsi="Cambria Math"/>
            <w:color w:val="000000" w:themeColor="text1"/>
          </w:rPr>
          <m:t>+by</m:t>
        </m:r>
      </m:oMath>
      <w:r w:rsidRPr="00577BFD">
        <w:rPr>
          <w:rFonts w:eastAsiaTheme="minorEastAsia"/>
          <w:bCs/>
          <w:color w:val="000000" w:themeColor="text1"/>
          <w:lang w:val="id-ID"/>
        </w:rPr>
        <w:t>………………</w:t>
      </w:r>
      <w:r w:rsidRPr="00577BFD">
        <w:rPr>
          <w:rFonts w:eastAsiaTheme="minorEastAsia"/>
          <w:bCs/>
          <w:color w:val="000000" w:themeColor="text1"/>
        </w:rPr>
        <w:t>…</w:t>
      </w:r>
      <w:r>
        <w:rPr>
          <w:rFonts w:eastAsiaTheme="minorEastAsia"/>
          <w:bCs/>
          <w:color w:val="000000" w:themeColor="text1"/>
        </w:rPr>
        <w:t>……</w:t>
      </w:r>
      <w:r w:rsidR="00F651A5">
        <w:rPr>
          <w:rFonts w:eastAsiaTheme="minorEastAsia"/>
          <w:bCs/>
          <w:color w:val="000000" w:themeColor="text1"/>
        </w:rPr>
        <w:t>….</w:t>
      </w:r>
      <w:r>
        <w:rPr>
          <w:rFonts w:eastAsiaTheme="minorEastAsia"/>
          <w:bCs/>
          <w:color w:val="000000" w:themeColor="text1"/>
        </w:rPr>
        <w:t>.</w:t>
      </w:r>
      <w:r w:rsidRPr="00577BFD">
        <w:rPr>
          <w:rFonts w:eastAsiaTheme="minorEastAsia"/>
          <w:bCs/>
          <w:color w:val="000000" w:themeColor="text1"/>
          <w:lang w:val="id-ID"/>
        </w:rPr>
        <w:t xml:space="preserve"> (6.2)</w:t>
      </w:r>
    </w:p>
    <w:p w14:paraId="442092F9" w14:textId="77777777" w:rsidR="00D71A22" w:rsidRDefault="00D71A22" w:rsidP="00D71A22">
      <w:pPr>
        <w:jc w:val="both"/>
        <w:rPr>
          <w:rFonts w:eastAsiaTheme="minorEastAsia"/>
          <w:bCs/>
          <w:color w:val="000000" w:themeColor="text1"/>
        </w:rPr>
      </w:pPr>
    </w:p>
    <w:p w14:paraId="30B320F7" w14:textId="2EBECDEE" w:rsidR="00D71A22" w:rsidRPr="00546E37" w:rsidRDefault="00D71A22" w:rsidP="00641108">
      <w:pPr>
        <w:pStyle w:val="H2"/>
        <w:spacing w:before="0"/>
        <w:rPr>
          <w:color w:val="595959"/>
        </w:rPr>
      </w:pPr>
      <w:r w:rsidRPr="00546E37">
        <w:rPr>
          <w:color w:val="595959"/>
        </w:rPr>
        <w:t>D.5. BIDIRECTIONAL GRU</w:t>
      </w:r>
    </w:p>
    <w:p w14:paraId="0D24C7DD" w14:textId="7AA23DE4" w:rsidR="00A521D1" w:rsidRPr="001B7560" w:rsidRDefault="00D71A22" w:rsidP="00A521D1">
      <w:pPr>
        <w:jc w:val="both"/>
        <w:rPr>
          <w:rFonts w:eastAsia="Liberation Serif"/>
          <w:bCs/>
          <w:color w:val="000000" w:themeColor="text1"/>
        </w:rPr>
      </w:pPr>
      <w:r w:rsidRPr="00577BFD">
        <w:rPr>
          <w:color w:val="000000" w:themeColor="text1"/>
        </w:rPr>
        <w:t xml:space="preserve">A bidirectional GRU can be called </w:t>
      </w:r>
      <w:proofErr w:type="spellStart"/>
      <w:r w:rsidRPr="00577BFD">
        <w:rPr>
          <w:color w:val="000000" w:themeColor="text1"/>
        </w:rPr>
        <w:t>BiGRU</w:t>
      </w:r>
      <w:proofErr w:type="spellEnd"/>
      <w:r w:rsidRPr="00577BFD">
        <w:rPr>
          <w:color w:val="000000" w:themeColor="text1"/>
        </w:rPr>
        <w:t>. GRU means gated recurrent units. It is a sequence processing model which consists of two GRU’s. It is a bidirectional recurrent neural network</w:t>
      </w:r>
      <w:r w:rsidR="002E0474">
        <w:rPr>
          <w:color w:val="000000" w:themeColor="text1"/>
        </w:rPr>
        <w:t xml:space="preserve"> (inputs in forward and backward direction)</w:t>
      </w:r>
      <w:r w:rsidRPr="00577BFD">
        <w:rPr>
          <w:color w:val="000000" w:themeColor="text1"/>
        </w:rPr>
        <w:t xml:space="preserve"> with only the input and forgets gates.</w:t>
      </w:r>
      <w:r w:rsidR="00A521D1" w:rsidRPr="00A521D1">
        <w:rPr>
          <w:bCs/>
          <w:color w:val="000000" w:themeColor="text1"/>
        </w:rPr>
        <w:t xml:space="preserve"> </w:t>
      </w:r>
      <w:r w:rsidR="00A521D1">
        <w:rPr>
          <w:bCs/>
          <w:color w:val="000000" w:themeColor="text1"/>
        </w:rPr>
        <w:t>Figure 7 describes the generic architecture of Bidirectional GRU.</w:t>
      </w:r>
    </w:p>
    <w:p w14:paraId="63047AA5" w14:textId="57142A19" w:rsidR="00D71A22" w:rsidRDefault="00D71A22" w:rsidP="00D71A22">
      <w:pPr>
        <w:jc w:val="both"/>
        <w:rPr>
          <w:color w:val="000000" w:themeColor="text1"/>
        </w:rPr>
      </w:pPr>
    </w:p>
    <w:p w14:paraId="3DE200C1" w14:textId="7678309F" w:rsidR="00D71A22" w:rsidRDefault="00635E52" w:rsidP="00D71A22">
      <w:pPr>
        <w:jc w:val="both"/>
        <w:rPr>
          <w:color w:val="000000" w:themeColor="text1"/>
        </w:rPr>
      </w:pPr>
      <w:r>
        <w:rPr>
          <w:noProof/>
          <w:color w:val="000000" w:themeColor="text1"/>
        </w:rPr>
        <w:drawing>
          <wp:inline distT="0" distB="0" distL="0" distR="0" wp14:anchorId="7593E2D2" wp14:editId="734B9881">
            <wp:extent cx="3150870" cy="21170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0870" cy="2117090"/>
                    </a:xfrm>
                    <a:prstGeom prst="rect">
                      <a:avLst/>
                    </a:prstGeom>
                  </pic:spPr>
                </pic:pic>
              </a:graphicData>
            </a:graphic>
          </wp:inline>
        </w:drawing>
      </w:r>
    </w:p>
    <w:p w14:paraId="2DA39C73" w14:textId="4B1CACF7" w:rsidR="00E82A23" w:rsidRPr="00DD101C" w:rsidRDefault="00DD101C" w:rsidP="00DD101C">
      <w:pPr>
        <w:pStyle w:val="Caption"/>
        <w:rPr>
          <w:i w:val="0"/>
          <w:iCs w:val="0"/>
          <w:color w:val="000000" w:themeColor="text1"/>
        </w:rPr>
      </w:pPr>
      <w:r w:rsidRPr="00DD101C">
        <w:rPr>
          <w:i w:val="0"/>
          <w:iCs w:val="0"/>
        </w:rPr>
        <w:t xml:space="preserve">Figure </w:t>
      </w:r>
      <w:r w:rsidR="00A375CF" w:rsidRPr="00DD101C">
        <w:rPr>
          <w:i w:val="0"/>
          <w:iCs w:val="0"/>
        </w:rPr>
        <w:fldChar w:fldCharType="begin"/>
      </w:r>
      <w:r w:rsidRPr="00DD101C">
        <w:rPr>
          <w:i w:val="0"/>
          <w:iCs w:val="0"/>
        </w:rPr>
        <w:instrText xml:space="preserve"> SEQ Figure \* ARABIC </w:instrText>
      </w:r>
      <w:r w:rsidR="00A375CF" w:rsidRPr="00DD101C">
        <w:rPr>
          <w:i w:val="0"/>
          <w:iCs w:val="0"/>
        </w:rPr>
        <w:fldChar w:fldCharType="separate"/>
      </w:r>
      <w:r w:rsidR="00D237DE">
        <w:rPr>
          <w:i w:val="0"/>
          <w:iCs w:val="0"/>
          <w:noProof/>
        </w:rPr>
        <w:t>8</w:t>
      </w:r>
      <w:r w:rsidR="00A375CF" w:rsidRPr="00DD101C">
        <w:rPr>
          <w:i w:val="0"/>
          <w:iCs w:val="0"/>
        </w:rPr>
        <w:fldChar w:fldCharType="end"/>
      </w:r>
      <w:r w:rsidRPr="00DD101C">
        <w:rPr>
          <w:i w:val="0"/>
          <w:iCs w:val="0"/>
        </w:rPr>
        <w:t xml:space="preserve">. Sample of the process of Bidirectional GRU </w:t>
      </w:r>
      <w:r w:rsidR="00A375CF" w:rsidRPr="00DD101C">
        <w:rPr>
          <w:i w:val="0"/>
          <w:iCs w:val="0"/>
        </w:rPr>
        <w:fldChar w:fldCharType="begin" w:fldLock="1"/>
      </w:r>
      <w:r w:rsidR="00EA4E6F">
        <w:rPr>
          <w:i w:val="0"/>
          <w:iCs w:val="0"/>
        </w:rPr>
        <w:instrText>ADDIN CSL_CITATION {"citationItems":[{"id":"ITEM-1","itemData":{"ISSN":"1094-4087","author":[{"dropping-particle":"","family":"Liu","given":"Xinyu","non-dropping-particle":"","parse-names":false,"suffix":""},{"dropping-particle":"","family":"Wang","given":"Yongjun","non-dropping-particle":"","parse-names":false,"suffix":""},{"dropping-particle":"","family":"Wang","given":"Xishuo","non-dropping-particle":"","parse-names":false,"suffix":""},{"dropping-particle":"","family":"Xu","given":"Hui","non-dropping-particle":"","parse-names":false,"suffix":""},{"dropping-particle":"","family":"Li","given":"Chao","non-dropping-particle":"","parse-names":false,"suffix":""},{"dropping-particle":"","family":"Xin","given":"Xiangjun","non-dropping-particle":"","parse-names":false,"suffix":""}],"container-title":"Optics Express","id":"ITEM-1","issue":"4","issued":{"date-parts":[["2021"]]},"page":"5923-5933","publisher":"Optical Society of America","title":"Bi-directional gated recurrent unit neural network based nonlinear equalizer for coherent optical communication system","type":"article-journal","volume":"29"},"uris":["http://www.mendeley.com/documents/?uuid=064c361c-56a9-499f-89a9-b4009bbb5884","http://www.mendeley.com/documents/?uuid=8835457e-9dfa-47f2-8a9b-acd9b1463b17"]}],"mendeley":{"formattedCitation":"[31]","plainTextFormattedCitation":"[31]","previouslyFormattedCitation":"[31]"},"properties":{"noteIndex":0},"schema":"https://github.com/citation-style-language/schema/raw/master/csl-citation.json"}</w:instrText>
      </w:r>
      <w:r w:rsidR="00A375CF" w:rsidRPr="00DD101C">
        <w:rPr>
          <w:i w:val="0"/>
          <w:iCs w:val="0"/>
        </w:rPr>
        <w:fldChar w:fldCharType="separate"/>
      </w:r>
      <w:r w:rsidR="00EA4E6F" w:rsidRPr="00EA4E6F">
        <w:rPr>
          <w:i w:val="0"/>
          <w:iCs w:val="0"/>
          <w:noProof/>
        </w:rPr>
        <w:t>[31]</w:t>
      </w:r>
      <w:r w:rsidR="00A375CF" w:rsidRPr="00DD101C">
        <w:rPr>
          <w:i w:val="0"/>
          <w:iCs w:val="0"/>
        </w:rPr>
        <w:fldChar w:fldCharType="end"/>
      </w:r>
    </w:p>
    <w:p w14:paraId="47AA54EC" w14:textId="77777777" w:rsidR="0073632D" w:rsidRPr="0073632D" w:rsidRDefault="00855983" w:rsidP="00855983">
      <w:pPr>
        <w:jc w:val="both"/>
        <w:rPr>
          <w:ins w:id="127" w:author="Shamima Akter" w:date="2021-10-21T21:51:00Z"/>
          <w:rFonts w:eastAsiaTheme="minorEastAsia"/>
          <w:color w:val="000000" w:themeColor="text1"/>
          <w:rPrChange w:id="128" w:author="Shamima Akter" w:date="2021-10-21T21:51:00Z">
            <w:rPr>
              <w:ins w:id="129" w:author="Shamima Akter" w:date="2021-10-21T21:51:00Z"/>
              <w:rFonts w:ascii="Cambria Math" w:eastAsiaTheme="minorEastAsia" w:hAnsi="Cambria Math"/>
              <w:i/>
              <w:color w:val="000000" w:themeColor="text1"/>
            </w:rPr>
          </w:rPrChange>
        </w:rPr>
      </w:pPr>
      <w:r w:rsidRPr="00577BFD">
        <w:rPr>
          <w:color w:val="000000" w:themeColor="text1"/>
        </w:rPr>
        <w:t xml:space="preserve">Forward direction: </w:t>
      </w: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e>
          <m:sub>
            <m:r>
              <w:rPr>
                <w:rFonts w:ascii="Cambria Math" w:hAnsi="Cambria Math"/>
                <w:color w:val="000000" w:themeColor="text1"/>
              </w:rPr>
              <m:t>t</m:t>
            </m:r>
          </m:sub>
        </m:sSub>
      </m:oMath>
      <w:r>
        <w:rPr>
          <w:rFonts w:eastAsiaTheme="minorEastAsia"/>
          <w:color w:val="000000" w:themeColor="text1"/>
        </w:rPr>
        <w:t xml:space="preserve">  ………………</w:t>
      </w:r>
      <w:r w:rsidRPr="00577BFD">
        <w:rPr>
          <w:rFonts w:eastAsiaTheme="minorEastAsia"/>
          <w:color w:val="000000" w:themeColor="text1"/>
        </w:rPr>
        <w:t>……………  (7</w:t>
      </w:r>
      <w:r>
        <w:rPr>
          <w:rFonts w:eastAsiaTheme="minorEastAsia"/>
          <w:color w:val="000000" w:themeColor="text1"/>
        </w:rPr>
        <w:t>)</w:t>
      </w:r>
    </w:p>
    <w:p w14:paraId="78B5B4BA" w14:textId="0D5D1990" w:rsidR="00855983"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z</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r>
          <w:rPr>
            <w:rFonts w:ascii="Cambria Math" w:hAnsi="Cambria Math"/>
            <w:color w:val="000000" w:themeColor="text1"/>
          </w:rPr>
          <m:t>=∂</m:t>
        </m:r>
        <m:limUpp>
          <m:limUppPr>
            <m:ctrlPr>
              <w:rPr>
                <w:rFonts w:ascii="Cambria Math" w:hAnsi="Cambria Math"/>
                <w:color w:val="000000" w:themeColor="text1"/>
              </w:rPr>
            </m:ctrlPr>
          </m:limUppPr>
          <m:e>
            <m:d>
              <m:dPr>
                <m:ctrlPr>
                  <w:rPr>
                    <w:rFonts w:ascii="Cambria Math" w:hAnsi="Cambria Math"/>
                    <w:color w:val="000000" w:themeColor="text1"/>
                  </w:rPr>
                </m:ctrlPr>
              </m:dPr>
              <m:e>
                <m:sSubSup>
                  <m:sSubSupPr>
                    <m:ctrlPr>
                      <w:rPr>
                        <w:rFonts w:ascii="Cambria Math" w:hAnsi="Cambria Math"/>
                        <w:color w:val="000000" w:themeColor="text1"/>
                      </w:rPr>
                    </m:ctrlPr>
                  </m:sSubSupPr>
                  <m:e>
                    <m:limUpp>
                      <m:limUppPr>
                        <m:ctrlPr>
                          <w:rPr>
                            <w:rFonts w:ascii="Cambria Math" w:hAnsi="Cambria Math"/>
                            <w:color w:val="000000" w:themeColor="text1"/>
                          </w:rPr>
                        </m:ctrlPr>
                      </m:limUppPr>
                      <m:e>
                        <m:r>
                          <w:rPr>
                            <w:rFonts w:ascii="Cambria Math" w:hAnsi="Cambria Math"/>
                            <w:color w:val="000000" w:themeColor="text1"/>
                          </w:rPr>
                          <m:t>W</m:t>
                        </m:r>
                      </m:e>
                      <m:lim>
                        <m:r>
                          <w:rPr>
                            <w:rFonts w:ascii="Cambria Math" w:hAnsi="Cambria Math"/>
                            <w:color w:val="000000" w:themeColor="text1"/>
                          </w:rPr>
                          <m:t>→</m:t>
                        </m:r>
                      </m:lim>
                    </m:limUpp>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z</m:t>
                        </m:r>
                      </m:e>
                    </m:d>
                  </m:sup>
                </m:sSubSup>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U</m:t>
                    </m:r>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r</m:t>
                        </m:r>
                      </m:e>
                    </m:d>
                  </m:sup>
                </m:sSubSup>
                <m:sSubSup>
                  <m:sSubSupPr>
                    <m:ctrlPr>
                      <w:rPr>
                        <w:rFonts w:ascii="Cambria Math" w:hAnsi="Cambria Math"/>
                        <w:color w:val="000000" w:themeColor="text1"/>
                      </w:rPr>
                    </m:ctrlPr>
                  </m:sSubSupPr>
                  <m:e>
                    <m:r>
                      <w:rPr>
                        <w:rFonts w:ascii="Cambria Math" w:hAnsi="Cambria Math"/>
                        <w:color w:val="000000" w:themeColor="text1"/>
                      </w:rPr>
                      <m:t>h</m:t>
                    </m:r>
                  </m:e>
                  <m:sub>
                    <m:d>
                      <m:dPr>
                        <m:ctrlPr>
                          <w:rPr>
                            <w:rFonts w:ascii="Cambria Math" w:hAnsi="Cambria Math"/>
                            <w:color w:val="000000" w:themeColor="text1"/>
                          </w:rPr>
                        </m:ctrlPr>
                      </m:dPr>
                      <m:e>
                        <m:r>
                          <w:rPr>
                            <w:rFonts w:ascii="Cambria Math" w:hAnsi="Cambria Math"/>
                            <w:color w:val="000000" w:themeColor="text1"/>
                          </w:rPr>
                          <m:t>t-1</m:t>
                        </m:r>
                      </m:e>
                    </m:d>
                  </m:sub>
                  <m:sup>
                    <m:d>
                      <m:dPr>
                        <m:ctrlPr>
                          <w:rPr>
                            <w:rFonts w:ascii="Cambria Math" w:hAnsi="Cambria Math"/>
                            <w:color w:val="000000" w:themeColor="text1"/>
                          </w:rPr>
                        </m:ctrlPr>
                      </m:dPr>
                      <m:e>
                        <m:r>
                          <w:rPr>
                            <w:rFonts w:ascii="Cambria Math" w:hAnsi="Cambria Math"/>
                            <w:color w:val="000000" w:themeColor="text1"/>
                          </w:rPr>
                          <m:t>i</m:t>
                        </m:r>
                      </m:e>
                    </m:d>
                  </m:sup>
                </m:sSubSup>
              </m:e>
            </m:d>
          </m:e>
          <m:lim>
            <m:r>
              <w:rPr>
                <w:rFonts w:ascii="Cambria Math" w:hAnsi="Cambria Math"/>
                <w:color w:val="000000" w:themeColor="text1"/>
              </w:rPr>
              <m:t>→</m:t>
            </m:r>
          </m:lim>
        </m:limUpp>
      </m:oMath>
      <w:r w:rsidR="00855983">
        <w:rPr>
          <w:rFonts w:eastAsiaTheme="minorEastAsia"/>
          <w:color w:val="000000" w:themeColor="text1"/>
        </w:rPr>
        <w:t>…………</w:t>
      </w:r>
      <w:r w:rsidR="00855983" w:rsidRPr="00577BFD">
        <w:rPr>
          <w:rFonts w:eastAsiaTheme="minorEastAsia"/>
          <w:color w:val="000000" w:themeColor="text1"/>
        </w:rPr>
        <w:t>...………</w:t>
      </w:r>
      <w:r w:rsidR="00855983">
        <w:rPr>
          <w:rFonts w:eastAsiaTheme="minorEastAsia"/>
          <w:color w:val="000000" w:themeColor="text1"/>
        </w:rPr>
        <w:t>…</w:t>
      </w:r>
      <w:r w:rsidR="00CA270B">
        <w:rPr>
          <w:rFonts w:eastAsiaTheme="minorEastAsia"/>
          <w:color w:val="000000" w:themeColor="text1"/>
        </w:rPr>
        <w:t>…</w:t>
      </w:r>
      <w:r w:rsidR="00855983" w:rsidRPr="00577BFD">
        <w:rPr>
          <w:rFonts w:eastAsiaTheme="minorEastAsia"/>
          <w:color w:val="000000" w:themeColor="text1"/>
        </w:rPr>
        <w:t xml:space="preserve"> (7.1)</w:t>
      </w:r>
    </w:p>
    <w:p w14:paraId="6DE33250" w14:textId="77777777" w:rsidR="00855983"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r</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r>
          <w:rPr>
            <w:rFonts w:ascii="Cambria Math" w:hAnsi="Cambria Math"/>
            <w:color w:val="000000" w:themeColor="text1"/>
          </w:rPr>
          <m:t>=∂</m:t>
        </m:r>
        <m:limUpp>
          <m:limUppPr>
            <m:ctrlPr>
              <w:rPr>
                <w:rFonts w:ascii="Cambria Math" w:hAnsi="Cambria Math"/>
                <w:color w:val="000000" w:themeColor="text1"/>
              </w:rPr>
            </m:ctrlPr>
          </m:limUppPr>
          <m:e>
            <m:d>
              <m:dPr>
                <m:ctrlPr>
                  <w:rPr>
                    <w:rFonts w:ascii="Cambria Math" w:hAnsi="Cambria Math"/>
                    <w:color w:val="000000" w:themeColor="text1"/>
                  </w:rPr>
                </m:ctrlPr>
              </m:dPr>
              <m:e>
                <m:sSubSup>
                  <m:sSubSupPr>
                    <m:ctrlPr>
                      <w:rPr>
                        <w:rFonts w:ascii="Cambria Math" w:hAnsi="Cambria Math"/>
                        <w:color w:val="000000" w:themeColor="text1"/>
                      </w:rPr>
                    </m:ctrlPr>
                  </m:sSubSupPr>
                  <m:e>
                    <m:limUpp>
                      <m:limUppPr>
                        <m:ctrlPr>
                          <w:rPr>
                            <w:rFonts w:ascii="Cambria Math" w:hAnsi="Cambria Math"/>
                            <w:color w:val="000000" w:themeColor="text1"/>
                          </w:rPr>
                        </m:ctrlPr>
                      </m:limUppPr>
                      <m:e>
                        <m:r>
                          <w:rPr>
                            <w:rFonts w:ascii="Cambria Math" w:hAnsi="Cambria Math"/>
                            <w:color w:val="000000" w:themeColor="text1"/>
                          </w:rPr>
                          <m:t>W</m:t>
                        </m:r>
                      </m:e>
                      <m:lim>
                        <m:r>
                          <w:rPr>
                            <w:rFonts w:ascii="Cambria Math" w:hAnsi="Cambria Math"/>
                            <w:color w:val="000000" w:themeColor="text1"/>
                          </w:rPr>
                          <m:t>→</m:t>
                        </m:r>
                      </m:lim>
                    </m:limUpp>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r</m:t>
                        </m:r>
                      </m:e>
                    </m:d>
                  </m:sup>
                </m:sSubSup>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U</m:t>
                    </m:r>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r</m:t>
                        </m:r>
                      </m:e>
                    </m:d>
                  </m:sup>
                </m:sSubSup>
                <m:sSubSup>
                  <m:sSubSupPr>
                    <m:ctrlPr>
                      <w:rPr>
                        <w:rFonts w:ascii="Cambria Math" w:hAnsi="Cambria Math"/>
                        <w:color w:val="000000" w:themeColor="text1"/>
                      </w:rPr>
                    </m:ctrlPr>
                  </m:sSubSupPr>
                  <m:e>
                    <m:r>
                      <w:rPr>
                        <w:rFonts w:ascii="Cambria Math" w:hAnsi="Cambria Math"/>
                        <w:color w:val="000000" w:themeColor="text1"/>
                      </w:rPr>
                      <m:t>h</m:t>
                    </m:r>
                  </m:e>
                  <m:sub>
                    <m:d>
                      <m:dPr>
                        <m:ctrlPr>
                          <w:rPr>
                            <w:rFonts w:ascii="Cambria Math" w:hAnsi="Cambria Math"/>
                            <w:color w:val="000000" w:themeColor="text1"/>
                          </w:rPr>
                        </m:ctrlPr>
                      </m:dPr>
                      <m:e>
                        <m:r>
                          <w:rPr>
                            <w:rFonts w:ascii="Cambria Math" w:hAnsi="Cambria Math"/>
                            <w:color w:val="000000" w:themeColor="text1"/>
                          </w:rPr>
                          <m:t>t-1</m:t>
                        </m:r>
                      </m:e>
                    </m:d>
                  </m:sub>
                  <m:sup>
                    <m:d>
                      <m:dPr>
                        <m:ctrlPr>
                          <w:rPr>
                            <w:rFonts w:ascii="Cambria Math" w:hAnsi="Cambria Math"/>
                            <w:color w:val="000000" w:themeColor="text1"/>
                          </w:rPr>
                        </m:ctrlPr>
                      </m:dPr>
                      <m:e>
                        <m:r>
                          <w:rPr>
                            <w:rFonts w:ascii="Cambria Math" w:hAnsi="Cambria Math"/>
                            <w:color w:val="000000" w:themeColor="text1"/>
                          </w:rPr>
                          <m:t>i</m:t>
                        </m:r>
                      </m:e>
                    </m:d>
                  </m:sup>
                </m:sSubSup>
              </m:e>
            </m:d>
          </m:e>
          <m:lim>
            <m:r>
              <w:rPr>
                <w:rFonts w:ascii="Cambria Math" w:hAnsi="Cambria Math"/>
                <w:color w:val="000000" w:themeColor="text1"/>
              </w:rPr>
              <m:t>→</m:t>
            </m:r>
          </m:lim>
        </m:limUpp>
      </m:oMath>
      <w:r w:rsidR="00855983">
        <w:rPr>
          <w:rFonts w:eastAsiaTheme="minorEastAsia"/>
          <w:color w:val="000000" w:themeColor="text1"/>
        </w:rPr>
        <w:t>……</w:t>
      </w:r>
      <w:r w:rsidR="00855983" w:rsidRPr="00577BFD">
        <w:rPr>
          <w:rFonts w:eastAsiaTheme="minorEastAsia"/>
          <w:color w:val="000000" w:themeColor="text1"/>
        </w:rPr>
        <w:t xml:space="preserve">……… </w:t>
      </w:r>
      <w:r w:rsidR="00855983">
        <w:rPr>
          <w:rFonts w:eastAsiaTheme="minorEastAsia"/>
          <w:color w:val="000000" w:themeColor="text1"/>
        </w:rPr>
        <w:t>…………</w:t>
      </w:r>
      <w:r w:rsidR="00855983" w:rsidRPr="00577BFD">
        <w:rPr>
          <w:rFonts w:eastAsiaTheme="minorEastAsia"/>
          <w:color w:val="000000" w:themeColor="text1"/>
        </w:rPr>
        <w:t>. (7.2)</w:t>
      </w:r>
    </w:p>
    <w:p w14:paraId="400E12E2" w14:textId="77777777" w:rsidR="00855983" w:rsidRPr="00577BFD"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h</m:t>
            </m:r>
          </m:e>
          <m:lim>
            <m:acc>
              <m:accPr>
                <m:chr m:val="~"/>
                <m:ctrlPr>
                  <w:rPr>
                    <w:rFonts w:ascii="Cambria Math" w:hAnsi="Cambria Math"/>
                    <w:color w:val="000000" w:themeColor="text1"/>
                  </w:rPr>
                </m:ctrlPr>
              </m:accPr>
              <m:e>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e>
            </m:acc>
          </m:lim>
        </m:limUpp>
        <m:r>
          <w:rPr>
            <w:rFonts w:ascii="Cambria Math" w:hAnsi="Cambria Math"/>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W</m:t>
                    </m:r>
                  </m:e>
                  <m:lim>
                    <m:r>
                      <w:rPr>
                        <w:rFonts w:ascii="Cambria Math" w:hAnsi="Cambria Math"/>
                        <w:color w:val="000000" w:themeColor="text1"/>
                      </w:rPr>
                      <m:t>→</m:t>
                    </m:r>
                  </m:lim>
                </m:limUpp>
              </m:e>
              <m:sub>
                <m:d>
                  <m:dPr>
                    <m:ctrlPr>
                      <w:rPr>
                        <w:rFonts w:ascii="Cambria Math" w:hAnsi="Cambria Math"/>
                        <w:color w:val="000000" w:themeColor="text1"/>
                      </w:rPr>
                    </m:ctrlPr>
                  </m:dPr>
                  <m:e>
                    <m:r>
                      <w:rPr>
                        <w:rFonts w:ascii="Cambria Math" w:hAnsi="Cambria Math"/>
                        <w:color w:val="000000" w:themeColor="text1"/>
                      </w:rPr>
                      <m:t>i</m:t>
                    </m:r>
                  </m:e>
                </m:d>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t</m:t>
                </m:r>
              </m:sub>
              <m:sup>
                <m:r>
                  <w:rPr>
                    <w:rFonts w:ascii="Cambria Math" w:hAnsi="Cambria Math"/>
                    <w:color w:val="000000" w:themeColor="text1"/>
                  </w:rPr>
                  <m:t>o</m:t>
                </m:r>
              </m:sup>
            </m:sSubSup>
            <m:sSub>
              <m:sSubPr>
                <m:ctrlPr>
                  <w:rPr>
                    <w:rFonts w:ascii="Cambria Math" w:hAnsi="Cambria Math"/>
                    <w:color w:val="000000" w:themeColor="text1"/>
                  </w:rPr>
                </m:ctrlPr>
              </m:sSubPr>
              <m:e>
                <m:r>
                  <w:rPr>
                    <w:rFonts w:ascii="Cambria Math" w:hAnsi="Cambria Math"/>
                    <w:color w:val="000000" w:themeColor="text1"/>
                  </w:rPr>
                  <m:t>U</m:t>
                </m:r>
              </m:e>
              <m:sub>
                <m:d>
                  <m:dPr>
                    <m:ctrlPr>
                      <w:rPr>
                        <w:rFonts w:ascii="Cambria Math" w:hAnsi="Cambria Math"/>
                        <w:color w:val="000000" w:themeColor="text1"/>
                      </w:rPr>
                    </m:ctrlPr>
                  </m:dPr>
                  <m:e>
                    <m:r>
                      <w:rPr>
                        <w:rFonts w:ascii="Cambria Math" w:hAnsi="Cambria Math"/>
                        <w:color w:val="000000" w:themeColor="text1"/>
                      </w:rPr>
                      <m:t>i</m:t>
                    </m:r>
                  </m:e>
                </m:d>
              </m:sub>
            </m:sSub>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t-1</m:t>
                </m:r>
              </m:sub>
            </m:sSub>
          </m:e>
        </m:d>
      </m:oMath>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  (7.3)</w:t>
      </w:r>
    </w:p>
    <w:p w14:paraId="76F750A0" w14:textId="77777777" w:rsidR="00855983" w:rsidRPr="00577BFD"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d>
              <m:dPr>
                <m:ctrlPr>
                  <w:rPr>
                    <w:rFonts w:ascii="Cambria Math" w:hAnsi="Cambria Math"/>
                    <w:color w:val="000000" w:themeColor="text1"/>
                  </w:rPr>
                </m:ctrlPr>
              </m:dPr>
              <m:e>
                <m:r>
                  <w:rPr>
                    <w:rFonts w:ascii="Cambria Math" w:hAnsi="Cambria Math"/>
                    <w:color w:val="000000" w:themeColor="text1"/>
                  </w:rPr>
                  <m:t>i</m:t>
                </m:r>
              </m:e>
            </m:d>
            <m:r>
              <w:rPr>
                <w:rFonts w:ascii="Cambria Math" w:hAnsi="Cambria Math"/>
                <w:color w:val="000000" w:themeColor="text1"/>
              </w:rPr>
              <m:t>o</m:t>
            </m:r>
          </m:sup>
        </m:sSubSup>
        <m:sSubSup>
          <m:sSubSupPr>
            <m:ctrlPr>
              <w:rPr>
                <w:rFonts w:ascii="Cambria Math" w:hAnsi="Cambria Math"/>
                <w:color w:val="000000" w:themeColor="text1"/>
              </w:rPr>
            </m:ctrlPr>
          </m:sSubSupPr>
          <m:e>
            <m:r>
              <w:rPr>
                <w:rFonts w:ascii="Cambria Math" w:hAnsi="Cambria Math"/>
                <w:color w:val="000000" w:themeColor="text1"/>
              </w:rPr>
              <m:t>h</m:t>
            </m:r>
          </m:e>
          <m:sub>
            <m:r>
              <w:rPr>
                <w:rFonts w:ascii="Cambria Math" w:hAnsi="Cambria Math"/>
                <w:color w:val="000000" w:themeColor="text1"/>
              </w:rPr>
              <m:t>t-1</m:t>
            </m:r>
          </m:sub>
          <m:sup>
            <m:d>
              <m:dPr>
                <m:ctrlPr>
                  <w:rPr>
                    <w:rFonts w:ascii="Cambria Math" w:hAnsi="Cambria Math"/>
                    <w:color w:val="000000" w:themeColor="text1"/>
                  </w:rPr>
                </m:ctrlPr>
              </m:dPr>
              <m:e>
                <m:r>
                  <w:rPr>
                    <w:rFonts w:ascii="Cambria Math" w:hAnsi="Cambria Math"/>
                    <w:color w:val="000000" w:themeColor="text1"/>
                  </w:rPr>
                  <m:t>i</m:t>
                </m:r>
              </m:e>
            </m:d>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1-</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d>
                      <m:dPr>
                        <m:ctrlPr>
                          <w:rPr>
                            <w:rFonts w:ascii="Cambria Math" w:hAnsi="Cambria Math"/>
                            <w:color w:val="000000" w:themeColor="text1"/>
                          </w:rPr>
                        </m:ctrlPr>
                      </m:dPr>
                      <m:e>
                        <m:r>
                          <w:rPr>
                            <w:rFonts w:ascii="Cambria Math" w:hAnsi="Cambria Math"/>
                            <w:color w:val="000000" w:themeColor="text1"/>
                          </w:rPr>
                          <m:t>i</m:t>
                        </m:r>
                      </m:e>
                    </m:d>
                  </m:sup>
                </m:sSubSup>
              </m:e>
            </m:d>
          </m:e>
          <m:sup>
            <m:r>
              <w:rPr>
                <w:rFonts w:ascii="Cambria Math" w:hAnsi="Cambria Math"/>
                <w:color w:val="000000" w:themeColor="text1"/>
              </w:rPr>
              <m:t>o</m:t>
            </m:r>
          </m:sup>
        </m:sSup>
        <m:sSup>
          <m:sSupPr>
            <m:ctrlPr>
              <w:rPr>
                <w:rFonts w:ascii="Cambria Math" w:hAnsi="Cambria Math"/>
                <w:color w:val="000000" w:themeColor="text1"/>
              </w:rPr>
            </m:ctrlPr>
          </m:sSupPr>
          <m:e>
            <m:acc>
              <m:accPr>
                <m:chr m:val="~"/>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e>
            </m:acc>
          </m:e>
          <m:sup>
            <m:d>
              <m:dPr>
                <m:ctrlPr>
                  <w:rPr>
                    <w:rFonts w:ascii="Cambria Math" w:hAnsi="Cambria Math"/>
                    <w:color w:val="000000" w:themeColor="text1"/>
                  </w:rPr>
                </m:ctrlPr>
              </m:dPr>
              <m:e>
                <m:r>
                  <w:rPr>
                    <w:rFonts w:ascii="Cambria Math" w:hAnsi="Cambria Math"/>
                    <w:color w:val="000000" w:themeColor="text1"/>
                  </w:rPr>
                  <m:t>i</m:t>
                </m:r>
              </m:e>
            </m:d>
          </m:sup>
        </m:sSup>
      </m:oMath>
      <w:r w:rsidR="00855983">
        <w:rPr>
          <w:rFonts w:eastAsiaTheme="minorEastAsia"/>
          <w:color w:val="000000" w:themeColor="text1"/>
        </w:rPr>
        <w:t xml:space="preserve"> ………</w:t>
      </w:r>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 (7.4)</w:t>
      </w:r>
    </w:p>
    <w:p w14:paraId="08DCF2E1" w14:textId="77777777" w:rsidR="00855983" w:rsidRPr="00577BFD" w:rsidRDefault="00855983" w:rsidP="00855983">
      <w:pPr>
        <w:jc w:val="both"/>
        <w:rPr>
          <w:color w:val="000000" w:themeColor="text1"/>
        </w:rPr>
      </w:pPr>
    </w:p>
    <w:p w14:paraId="1F5E52D2" w14:textId="77777777" w:rsidR="00855983" w:rsidRDefault="00855983" w:rsidP="00855983">
      <w:pPr>
        <w:jc w:val="both"/>
        <w:rPr>
          <w:color w:val="000000" w:themeColor="text1"/>
        </w:rPr>
      </w:pPr>
      <w:r w:rsidRPr="00577BFD">
        <w:rPr>
          <w:color w:val="000000" w:themeColor="text1"/>
        </w:rPr>
        <w:t xml:space="preserve">Backward direction: </w:t>
      </w:r>
      <m:oMath>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e>
          <m:sub>
            <m:r>
              <w:rPr>
                <w:rFonts w:ascii="Cambria Math" w:hAnsi="Cambria Math"/>
                <w:color w:val="000000" w:themeColor="text1"/>
              </w:rPr>
              <m:t>t</m:t>
            </m:r>
          </m:sub>
        </m:sSub>
      </m:oMath>
      <w:r>
        <w:rPr>
          <w:rFonts w:eastAsiaTheme="minorEastAsia"/>
          <w:color w:val="000000" w:themeColor="text1"/>
        </w:rPr>
        <w:t xml:space="preserve"> ……</w:t>
      </w:r>
      <w:r w:rsidRPr="00577BFD">
        <w:rPr>
          <w:rFonts w:eastAsiaTheme="minorEastAsia"/>
          <w:color w:val="000000" w:themeColor="text1"/>
        </w:rPr>
        <w:t>.......................................... (8)</w:t>
      </w:r>
    </w:p>
    <w:p w14:paraId="009BF4CC" w14:textId="77777777" w:rsidR="00855983"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z</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r>
          <w:rPr>
            <w:rFonts w:ascii="Cambria Math" w:hAnsi="Cambria Math"/>
            <w:color w:val="000000" w:themeColor="text1"/>
          </w:rPr>
          <m:t>=∂</m:t>
        </m:r>
        <m:limUpp>
          <m:limUppPr>
            <m:ctrlPr>
              <w:rPr>
                <w:rFonts w:ascii="Cambria Math" w:hAnsi="Cambria Math"/>
                <w:color w:val="000000" w:themeColor="text1"/>
              </w:rPr>
            </m:ctrlPr>
          </m:limUppPr>
          <m:e>
            <m:d>
              <m:dPr>
                <m:ctrlPr>
                  <w:rPr>
                    <w:rFonts w:ascii="Cambria Math" w:hAnsi="Cambria Math"/>
                    <w:color w:val="000000" w:themeColor="text1"/>
                  </w:rPr>
                </m:ctrlPr>
              </m:dPr>
              <m:e>
                <m:sSubSup>
                  <m:sSubSupPr>
                    <m:ctrlPr>
                      <w:rPr>
                        <w:rFonts w:ascii="Cambria Math" w:hAnsi="Cambria Math"/>
                        <w:color w:val="000000" w:themeColor="text1"/>
                      </w:rPr>
                    </m:ctrlPr>
                  </m:sSubSupPr>
                  <m:e>
                    <m:limUpp>
                      <m:limUppPr>
                        <m:ctrlPr>
                          <w:rPr>
                            <w:rFonts w:ascii="Cambria Math" w:hAnsi="Cambria Math"/>
                            <w:color w:val="000000" w:themeColor="text1"/>
                          </w:rPr>
                        </m:ctrlPr>
                      </m:limUppPr>
                      <m:e>
                        <m:r>
                          <w:rPr>
                            <w:rFonts w:ascii="Cambria Math" w:hAnsi="Cambria Math"/>
                            <w:color w:val="000000" w:themeColor="text1"/>
                          </w:rPr>
                          <m:t>W</m:t>
                        </m:r>
                      </m:e>
                      <m:lim>
                        <m:r>
                          <w:rPr>
                            <w:rFonts w:ascii="Cambria Math" w:hAnsi="Cambria Math"/>
                            <w:color w:val="000000" w:themeColor="text1"/>
                          </w:rPr>
                          <m:t>←</m:t>
                        </m:r>
                      </m:lim>
                    </m:limUpp>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z</m:t>
                        </m:r>
                      </m:e>
                    </m:d>
                  </m:sup>
                </m:sSubSup>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U</m:t>
                    </m:r>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r</m:t>
                        </m:r>
                      </m:e>
                    </m:d>
                  </m:sup>
                </m:sSubSup>
                <m:sSubSup>
                  <m:sSubSupPr>
                    <m:ctrlPr>
                      <w:rPr>
                        <w:rFonts w:ascii="Cambria Math" w:hAnsi="Cambria Math"/>
                        <w:color w:val="000000" w:themeColor="text1"/>
                      </w:rPr>
                    </m:ctrlPr>
                  </m:sSubSupPr>
                  <m:e>
                    <m:r>
                      <w:rPr>
                        <w:rFonts w:ascii="Cambria Math" w:hAnsi="Cambria Math"/>
                        <w:color w:val="000000" w:themeColor="text1"/>
                      </w:rPr>
                      <m:t>h</m:t>
                    </m:r>
                  </m:e>
                  <m:sub>
                    <m:d>
                      <m:dPr>
                        <m:ctrlPr>
                          <w:rPr>
                            <w:rFonts w:ascii="Cambria Math" w:hAnsi="Cambria Math"/>
                            <w:color w:val="000000" w:themeColor="text1"/>
                          </w:rPr>
                        </m:ctrlPr>
                      </m:dPr>
                      <m:e>
                        <m:r>
                          <w:rPr>
                            <w:rFonts w:ascii="Cambria Math" w:hAnsi="Cambria Math"/>
                            <w:color w:val="000000" w:themeColor="text1"/>
                          </w:rPr>
                          <m:t>t-1</m:t>
                        </m:r>
                      </m:e>
                    </m:d>
                  </m:sub>
                  <m:sup>
                    <m:d>
                      <m:dPr>
                        <m:ctrlPr>
                          <w:rPr>
                            <w:rFonts w:ascii="Cambria Math" w:hAnsi="Cambria Math"/>
                            <w:color w:val="000000" w:themeColor="text1"/>
                          </w:rPr>
                        </m:ctrlPr>
                      </m:dPr>
                      <m:e>
                        <m:r>
                          <w:rPr>
                            <w:rFonts w:ascii="Cambria Math" w:hAnsi="Cambria Math"/>
                            <w:color w:val="000000" w:themeColor="text1"/>
                          </w:rPr>
                          <m:t>i</m:t>
                        </m:r>
                      </m:e>
                    </m:d>
                  </m:sup>
                </m:sSubSup>
              </m:e>
            </m:d>
          </m:e>
          <m:lim>
            <m:r>
              <w:rPr>
                <w:rFonts w:ascii="Cambria Math" w:hAnsi="Cambria Math"/>
                <w:color w:val="000000" w:themeColor="text1"/>
              </w:rPr>
              <m:t>←</m:t>
            </m:r>
          </m:lim>
        </m:limUpp>
      </m:oMath>
      <w:r w:rsidR="00855983">
        <w:rPr>
          <w:rFonts w:eastAsiaTheme="minorEastAsia"/>
          <w:color w:val="000000" w:themeColor="text1"/>
        </w:rPr>
        <w:t xml:space="preserve"> …</w:t>
      </w:r>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 (8.1)</w:t>
      </w:r>
    </w:p>
    <w:p w14:paraId="7A0AD38E" w14:textId="77777777" w:rsidR="00855983" w:rsidRPr="00577BFD"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r</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r>
          <w:rPr>
            <w:rFonts w:ascii="Cambria Math" w:hAnsi="Cambria Math"/>
            <w:color w:val="000000" w:themeColor="text1"/>
          </w:rPr>
          <m:t>=∂</m:t>
        </m:r>
        <m:limUpp>
          <m:limUppPr>
            <m:ctrlPr>
              <w:rPr>
                <w:rFonts w:ascii="Cambria Math" w:hAnsi="Cambria Math"/>
                <w:color w:val="000000" w:themeColor="text1"/>
              </w:rPr>
            </m:ctrlPr>
          </m:limUppPr>
          <m:e>
            <m:d>
              <m:dPr>
                <m:ctrlPr>
                  <w:rPr>
                    <w:rFonts w:ascii="Cambria Math" w:hAnsi="Cambria Math"/>
                    <w:color w:val="000000" w:themeColor="text1"/>
                  </w:rPr>
                </m:ctrlPr>
              </m:dPr>
              <m:e>
                <m:sSubSup>
                  <m:sSubSupPr>
                    <m:ctrlPr>
                      <w:rPr>
                        <w:rFonts w:ascii="Cambria Math" w:hAnsi="Cambria Math"/>
                        <w:color w:val="000000" w:themeColor="text1"/>
                      </w:rPr>
                    </m:ctrlPr>
                  </m:sSubSupPr>
                  <m:e>
                    <m:limUpp>
                      <m:limUppPr>
                        <m:ctrlPr>
                          <w:rPr>
                            <w:rFonts w:ascii="Cambria Math" w:hAnsi="Cambria Math"/>
                            <w:color w:val="000000" w:themeColor="text1"/>
                          </w:rPr>
                        </m:ctrlPr>
                      </m:limUppPr>
                      <m:e>
                        <m:r>
                          <w:rPr>
                            <w:rFonts w:ascii="Cambria Math" w:hAnsi="Cambria Math"/>
                            <w:color w:val="000000" w:themeColor="text1"/>
                          </w:rPr>
                          <m:t>W</m:t>
                        </m:r>
                      </m:e>
                      <m:lim>
                        <m:r>
                          <w:rPr>
                            <w:rFonts w:ascii="Cambria Math" w:hAnsi="Cambria Math"/>
                            <w:color w:val="000000" w:themeColor="text1"/>
                          </w:rPr>
                          <m:t>←</m:t>
                        </m:r>
                      </m:lim>
                    </m:limUpp>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r</m:t>
                        </m:r>
                      </m:e>
                    </m:d>
                  </m:sup>
                </m:sSubSup>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U</m:t>
                    </m:r>
                  </m:e>
                  <m:sub>
                    <m:d>
                      <m:dPr>
                        <m:ctrlPr>
                          <w:rPr>
                            <w:rFonts w:ascii="Cambria Math" w:hAnsi="Cambria Math"/>
                            <w:color w:val="000000" w:themeColor="text1"/>
                          </w:rPr>
                        </m:ctrlPr>
                      </m:dPr>
                      <m:e>
                        <m:r>
                          <w:rPr>
                            <w:rFonts w:ascii="Cambria Math" w:hAnsi="Cambria Math"/>
                            <w:color w:val="000000" w:themeColor="text1"/>
                          </w:rPr>
                          <m:t>i</m:t>
                        </m:r>
                      </m:e>
                    </m:d>
                  </m:sub>
                  <m:sup>
                    <m:d>
                      <m:dPr>
                        <m:ctrlPr>
                          <w:rPr>
                            <w:rFonts w:ascii="Cambria Math" w:hAnsi="Cambria Math"/>
                            <w:color w:val="000000" w:themeColor="text1"/>
                          </w:rPr>
                        </m:ctrlPr>
                      </m:dPr>
                      <m:e>
                        <m:r>
                          <w:rPr>
                            <w:rFonts w:ascii="Cambria Math" w:hAnsi="Cambria Math"/>
                            <w:color w:val="000000" w:themeColor="text1"/>
                          </w:rPr>
                          <m:t>r</m:t>
                        </m:r>
                      </m:e>
                    </m:d>
                  </m:sup>
                </m:sSubSup>
                <m:sSubSup>
                  <m:sSubSupPr>
                    <m:ctrlPr>
                      <w:rPr>
                        <w:rFonts w:ascii="Cambria Math" w:hAnsi="Cambria Math"/>
                        <w:color w:val="000000" w:themeColor="text1"/>
                      </w:rPr>
                    </m:ctrlPr>
                  </m:sSubSupPr>
                  <m:e>
                    <m:r>
                      <w:rPr>
                        <w:rFonts w:ascii="Cambria Math" w:hAnsi="Cambria Math"/>
                        <w:color w:val="000000" w:themeColor="text1"/>
                      </w:rPr>
                      <m:t>h</m:t>
                    </m:r>
                  </m:e>
                  <m:sub>
                    <m:d>
                      <m:dPr>
                        <m:ctrlPr>
                          <w:rPr>
                            <w:rFonts w:ascii="Cambria Math" w:hAnsi="Cambria Math"/>
                            <w:color w:val="000000" w:themeColor="text1"/>
                          </w:rPr>
                        </m:ctrlPr>
                      </m:dPr>
                      <m:e>
                        <m:r>
                          <w:rPr>
                            <w:rFonts w:ascii="Cambria Math" w:hAnsi="Cambria Math"/>
                            <w:color w:val="000000" w:themeColor="text1"/>
                          </w:rPr>
                          <m:t>t-1</m:t>
                        </m:r>
                      </m:e>
                    </m:d>
                  </m:sub>
                  <m:sup>
                    <m:d>
                      <m:dPr>
                        <m:ctrlPr>
                          <w:rPr>
                            <w:rFonts w:ascii="Cambria Math" w:hAnsi="Cambria Math"/>
                            <w:color w:val="000000" w:themeColor="text1"/>
                          </w:rPr>
                        </m:ctrlPr>
                      </m:dPr>
                      <m:e>
                        <m:r>
                          <w:rPr>
                            <w:rFonts w:ascii="Cambria Math" w:hAnsi="Cambria Math"/>
                            <w:color w:val="000000" w:themeColor="text1"/>
                          </w:rPr>
                          <m:t>i</m:t>
                        </m:r>
                      </m:e>
                    </m:d>
                  </m:sup>
                </m:sSubSup>
              </m:e>
            </m:d>
          </m:e>
          <m:lim>
            <m:r>
              <w:rPr>
                <w:rFonts w:ascii="Cambria Math" w:hAnsi="Cambria Math"/>
                <w:color w:val="000000" w:themeColor="text1"/>
              </w:rPr>
              <m:t>←</m:t>
            </m:r>
          </m:lim>
        </m:limUpp>
      </m:oMath>
      <w:r w:rsidR="00855983" w:rsidRPr="00577BFD">
        <w:rPr>
          <w:rFonts w:eastAsiaTheme="minorEastAsia"/>
          <w:color w:val="000000" w:themeColor="text1"/>
        </w:rPr>
        <w:t xml:space="preserve"> …………………...</w:t>
      </w:r>
      <w:r w:rsidR="00855983">
        <w:rPr>
          <w:rFonts w:eastAsiaTheme="minorEastAsia"/>
          <w:color w:val="000000" w:themeColor="text1"/>
        </w:rPr>
        <w:t>...</w:t>
      </w:r>
      <w:r w:rsidR="00855983" w:rsidRPr="00577BFD">
        <w:rPr>
          <w:rFonts w:eastAsiaTheme="minorEastAsia"/>
          <w:color w:val="000000" w:themeColor="text1"/>
        </w:rPr>
        <w:t>..  (8.2)</w:t>
      </w:r>
    </w:p>
    <w:p w14:paraId="0C62D731" w14:textId="77777777" w:rsidR="00855983" w:rsidRPr="00577BFD"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h</m:t>
            </m:r>
          </m:e>
          <m:lim>
            <m:acc>
              <m:accPr>
                <m:chr m:val="~"/>
                <m:ctrlPr>
                  <w:rPr>
                    <w:rFonts w:ascii="Cambria Math" w:hAnsi="Cambria Math"/>
                    <w:color w:val="000000" w:themeColor="text1"/>
                  </w:rPr>
                </m:ctrlPr>
              </m:accPr>
              <m:e>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e>
            </m:acc>
          </m:lim>
        </m:limUpp>
        <m:r>
          <w:rPr>
            <w:rFonts w:ascii="Cambria Math" w:hAnsi="Cambria Math"/>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W</m:t>
                    </m:r>
                  </m:e>
                  <m:lim>
                    <m:r>
                      <w:rPr>
                        <w:rFonts w:ascii="Cambria Math" w:hAnsi="Cambria Math"/>
                        <w:color w:val="000000" w:themeColor="text1"/>
                      </w:rPr>
                      <m:t>←</m:t>
                    </m:r>
                  </m:lim>
                </m:limUpp>
              </m:e>
              <m:sub>
                <m:d>
                  <m:dPr>
                    <m:ctrlPr>
                      <w:rPr>
                        <w:rFonts w:ascii="Cambria Math" w:hAnsi="Cambria Math"/>
                        <w:color w:val="000000" w:themeColor="text1"/>
                      </w:rPr>
                    </m:ctrlPr>
                  </m:dPr>
                  <m:e>
                    <m:r>
                      <w:rPr>
                        <w:rFonts w:ascii="Cambria Math" w:hAnsi="Cambria Math"/>
                        <w:color w:val="000000" w:themeColor="text1"/>
                      </w:rPr>
                      <m:t>i</m:t>
                    </m:r>
                  </m:e>
                </m:d>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t</m:t>
                </m:r>
              </m:sub>
              <m:sup>
                <m:r>
                  <w:rPr>
                    <w:rFonts w:ascii="Cambria Math" w:hAnsi="Cambria Math"/>
                    <w:color w:val="000000" w:themeColor="text1"/>
                  </w:rPr>
                  <m:t>o</m:t>
                </m:r>
              </m:sup>
            </m:sSubSup>
            <m:sSub>
              <m:sSubPr>
                <m:ctrlPr>
                  <w:rPr>
                    <w:rFonts w:ascii="Cambria Math" w:hAnsi="Cambria Math"/>
                    <w:color w:val="000000" w:themeColor="text1"/>
                  </w:rPr>
                </m:ctrlPr>
              </m:sSubPr>
              <m:e>
                <m:r>
                  <w:rPr>
                    <w:rFonts w:ascii="Cambria Math" w:hAnsi="Cambria Math"/>
                    <w:color w:val="000000" w:themeColor="text1"/>
                  </w:rPr>
                  <m:t>U</m:t>
                </m:r>
              </m:e>
              <m:sub>
                <m:d>
                  <m:dPr>
                    <m:ctrlPr>
                      <w:rPr>
                        <w:rFonts w:ascii="Cambria Math" w:hAnsi="Cambria Math"/>
                        <w:color w:val="000000" w:themeColor="text1"/>
                      </w:rPr>
                    </m:ctrlPr>
                  </m:dPr>
                  <m:e>
                    <m:r>
                      <w:rPr>
                        <w:rFonts w:ascii="Cambria Math" w:hAnsi="Cambria Math"/>
                        <w:color w:val="000000" w:themeColor="text1"/>
                      </w:rPr>
                      <m:t>i</m:t>
                    </m:r>
                  </m:e>
                </m:d>
              </m:sub>
            </m:sSub>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lim>
                </m:limUpp>
              </m:e>
              <m:sub>
                <m:r>
                  <w:rPr>
                    <w:rFonts w:ascii="Cambria Math" w:hAnsi="Cambria Math"/>
                    <w:color w:val="000000" w:themeColor="text1"/>
                  </w:rPr>
                  <m:t>t-1</m:t>
                </m:r>
              </m:sub>
            </m:sSub>
          </m:e>
        </m:d>
      </m:oMath>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 xml:space="preserve"> (8.3)</w:t>
      </w:r>
    </w:p>
    <w:p w14:paraId="46E62155" w14:textId="77777777" w:rsidR="00855983" w:rsidRPr="00577BFD" w:rsidRDefault="00460853" w:rsidP="00855983">
      <w:pPr>
        <w:jc w:val="both"/>
        <w:rPr>
          <w:color w:val="000000" w:themeColor="text1"/>
        </w:rPr>
      </w:pPr>
      <m:oMath>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i</m:t>
                </m:r>
              </m:e>
            </m:d>
          </m:lim>
        </m:limUp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d>
              <m:dPr>
                <m:ctrlPr>
                  <w:rPr>
                    <w:rFonts w:ascii="Cambria Math" w:hAnsi="Cambria Math"/>
                    <w:color w:val="000000" w:themeColor="text1"/>
                  </w:rPr>
                </m:ctrlPr>
              </m:dPr>
              <m:e>
                <m:r>
                  <w:rPr>
                    <w:rFonts w:ascii="Cambria Math" w:hAnsi="Cambria Math"/>
                    <w:color w:val="000000" w:themeColor="text1"/>
                  </w:rPr>
                  <m:t>i</m:t>
                </m:r>
              </m:e>
            </m:d>
            <m:r>
              <w:rPr>
                <w:rFonts w:ascii="Cambria Math" w:hAnsi="Cambria Math"/>
                <w:color w:val="000000" w:themeColor="text1"/>
              </w:rPr>
              <m:t>o</m:t>
            </m:r>
          </m:sup>
        </m:sSubSup>
        <m:sSubSup>
          <m:sSubSupPr>
            <m:ctrlPr>
              <w:rPr>
                <w:rFonts w:ascii="Cambria Math" w:hAnsi="Cambria Math"/>
                <w:color w:val="000000" w:themeColor="text1"/>
              </w:rPr>
            </m:ctrlPr>
          </m:sSubSupPr>
          <m:e>
            <m:r>
              <w:rPr>
                <w:rFonts w:ascii="Cambria Math" w:hAnsi="Cambria Math"/>
                <w:color w:val="000000" w:themeColor="text1"/>
              </w:rPr>
              <m:t>h</m:t>
            </m:r>
          </m:e>
          <m:sub>
            <m:r>
              <w:rPr>
                <w:rFonts w:ascii="Cambria Math" w:hAnsi="Cambria Math"/>
                <w:color w:val="000000" w:themeColor="text1"/>
              </w:rPr>
              <m:t>t-1</m:t>
            </m:r>
          </m:sub>
          <m:sup>
            <m:d>
              <m:dPr>
                <m:ctrlPr>
                  <w:rPr>
                    <w:rFonts w:ascii="Cambria Math" w:hAnsi="Cambria Math"/>
                    <w:color w:val="000000" w:themeColor="text1"/>
                  </w:rPr>
                </m:ctrlPr>
              </m:dPr>
              <m:e>
                <m:r>
                  <w:rPr>
                    <w:rFonts w:ascii="Cambria Math" w:hAnsi="Cambria Math"/>
                    <w:color w:val="000000" w:themeColor="text1"/>
                  </w:rPr>
                  <m:t>i</m:t>
                </m:r>
              </m:e>
            </m:d>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1-</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d>
                      <m:dPr>
                        <m:ctrlPr>
                          <w:rPr>
                            <w:rFonts w:ascii="Cambria Math" w:hAnsi="Cambria Math"/>
                            <w:color w:val="000000" w:themeColor="text1"/>
                          </w:rPr>
                        </m:ctrlPr>
                      </m:dPr>
                      <m:e>
                        <m:r>
                          <w:rPr>
                            <w:rFonts w:ascii="Cambria Math" w:hAnsi="Cambria Math"/>
                            <w:color w:val="000000" w:themeColor="text1"/>
                          </w:rPr>
                          <m:t>i</m:t>
                        </m:r>
                      </m:e>
                    </m:d>
                  </m:sup>
                </m:sSubSup>
              </m:e>
            </m:d>
          </m:e>
          <m:sup>
            <m:r>
              <w:rPr>
                <w:rFonts w:ascii="Cambria Math" w:hAnsi="Cambria Math"/>
                <w:color w:val="000000" w:themeColor="text1"/>
              </w:rPr>
              <m:t>o</m:t>
            </m:r>
          </m:sup>
        </m:sSup>
        <m:sSup>
          <m:sSupPr>
            <m:ctrlPr>
              <w:rPr>
                <w:rFonts w:ascii="Cambria Math" w:hAnsi="Cambria Math"/>
                <w:color w:val="000000" w:themeColor="text1"/>
              </w:rPr>
            </m:ctrlPr>
          </m:sSupPr>
          <m:e>
            <m:acc>
              <m:accPr>
                <m:chr m:val="~"/>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e>
            </m:acc>
          </m:e>
          <m:sup>
            <m:d>
              <m:dPr>
                <m:ctrlPr>
                  <w:rPr>
                    <w:rFonts w:ascii="Cambria Math" w:hAnsi="Cambria Math"/>
                    <w:color w:val="000000" w:themeColor="text1"/>
                  </w:rPr>
                </m:ctrlPr>
              </m:dPr>
              <m:e>
                <m:r>
                  <w:rPr>
                    <w:rFonts w:ascii="Cambria Math" w:hAnsi="Cambria Math"/>
                    <w:color w:val="000000" w:themeColor="text1"/>
                  </w:rPr>
                  <m:t>i</m:t>
                </m:r>
              </m:e>
            </m:d>
          </m:sup>
        </m:sSup>
      </m:oMath>
      <w:r w:rsidR="00855983" w:rsidRPr="00577BFD">
        <w:rPr>
          <w:rFonts w:eastAsiaTheme="minorEastAsia"/>
          <w:color w:val="000000" w:themeColor="text1"/>
        </w:rPr>
        <w:t xml:space="preserve"> …</w:t>
      </w:r>
      <w:r w:rsidR="00855983">
        <w:rPr>
          <w:rFonts w:eastAsiaTheme="minorEastAsia"/>
          <w:color w:val="000000" w:themeColor="text1"/>
        </w:rPr>
        <w:t>…</w:t>
      </w:r>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  (8.4)</w:t>
      </w:r>
    </w:p>
    <w:p w14:paraId="05998C01" w14:textId="77777777" w:rsidR="00855983" w:rsidRPr="00577BFD" w:rsidRDefault="00855983" w:rsidP="00855983">
      <w:pPr>
        <w:jc w:val="both"/>
        <w:rPr>
          <w:color w:val="000000" w:themeColor="text1"/>
        </w:rPr>
      </w:pPr>
      <w:r w:rsidRPr="00577BFD">
        <w:rPr>
          <w:color w:val="000000" w:themeColor="text1"/>
        </w:rPr>
        <w:t>Output:</w:t>
      </w:r>
    </w:p>
    <w:p w14:paraId="6E9CB8D5" w14:textId="77777777" w:rsidR="00855983" w:rsidRPr="00577BFD" w:rsidRDefault="00460853" w:rsidP="00855983">
      <w:pPr>
        <w:jc w:val="both"/>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=softmax</m:t>
        </m:r>
        <m:d>
          <m:dPr>
            <m:ctrlPr>
              <w:rPr>
                <w:rFonts w:ascii="Cambria Math" w:hAnsi="Cambria Math"/>
                <w:color w:val="000000" w:themeColor="text1"/>
              </w:rPr>
            </m:ctrlPr>
          </m:dPr>
          <m:e>
            <m:r>
              <w:rPr>
                <w:rFonts w:ascii="Cambria Math" w:hAnsi="Cambria Math"/>
                <w:color w:val="000000" w:themeColor="text1"/>
              </w:rPr>
              <m:t>U</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top</m:t>
                            </m:r>
                          </m:e>
                        </m:d>
                      </m:lim>
                    </m:limUpp>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limUpp>
                      <m:limUppPr>
                        <m:ctrlPr>
                          <w:rPr>
                            <w:rFonts w:ascii="Cambria Math" w:hAnsi="Cambria Math"/>
                            <w:color w:val="000000" w:themeColor="text1"/>
                          </w:rPr>
                        </m:ctrlPr>
                      </m:limUppPr>
                      <m:e>
                        <m:r>
                          <w:rPr>
                            <w:rFonts w:ascii="Cambria Math" w:hAnsi="Cambria Math"/>
                            <w:color w:val="000000" w:themeColor="text1"/>
                          </w:rPr>
                          <m:t>h</m:t>
                        </m:r>
                      </m:e>
                      <m:lim>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top</m:t>
                            </m:r>
                          </m:e>
                        </m:d>
                      </m:lim>
                    </m:limUpp>
                  </m:e>
                  <m:sub>
                    <m:r>
                      <w:rPr>
                        <w:rFonts w:ascii="Cambria Math" w:hAnsi="Cambria Math"/>
                        <w:color w:val="000000" w:themeColor="text1"/>
                      </w:rPr>
                      <m:t>t</m:t>
                    </m:r>
                  </m:sub>
                </m:sSub>
              </m:e>
            </m:d>
            <m:r>
              <w:rPr>
                <w:rFonts w:ascii="Cambria Math" w:hAnsi="Cambria Math"/>
                <w:color w:val="000000" w:themeColor="text1"/>
              </w:rPr>
              <m:t>+a</m:t>
            </m:r>
          </m:e>
        </m:d>
      </m:oMath>
      <w:r w:rsidR="00855983">
        <w:rPr>
          <w:rFonts w:eastAsiaTheme="minorEastAsia"/>
          <w:color w:val="000000" w:themeColor="text1"/>
        </w:rPr>
        <w:t xml:space="preserve"> …………</w:t>
      </w:r>
      <w:r w:rsidR="00855983" w:rsidRPr="00577BFD">
        <w:rPr>
          <w:rFonts w:eastAsiaTheme="minorEastAsia"/>
          <w:color w:val="000000" w:themeColor="text1"/>
        </w:rPr>
        <w:t>…</w:t>
      </w:r>
      <w:r w:rsidR="00855983">
        <w:rPr>
          <w:rFonts w:eastAsiaTheme="minorEastAsia"/>
          <w:color w:val="000000" w:themeColor="text1"/>
        </w:rPr>
        <w:t>.</w:t>
      </w:r>
      <w:r w:rsidR="00855983" w:rsidRPr="00577BFD">
        <w:rPr>
          <w:rFonts w:eastAsiaTheme="minorEastAsia"/>
          <w:color w:val="000000" w:themeColor="text1"/>
        </w:rPr>
        <w:t>. (9)</w:t>
      </w:r>
    </w:p>
    <w:p w14:paraId="0D6BC59C" w14:textId="77777777" w:rsidR="00504271" w:rsidRDefault="00855983" w:rsidP="00855983">
      <w:pPr>
        <w:jc w:val="both"/>
        <w:rPr>
          <w:color w:val="000000" w:themeColor="text1"/>
        </w:rPr>
      </w:pPr>
      <w:r w:rsidRPr="00577BFD">
        <w:rPr>
          <w:color w:val="000000" w:themeColor="text1"/>
          <w:lang w:val="id-ID"/>
        </w:rPr>
        <w:t>here z</w:t>
      </w:r>
      <w:r w:rsidRPr="00577BFD">
        <w:rPr>
          <w:color w:val="000000" w:themeColor="text1"/>
          <w:vertAlign w:val="subscript"/>
          <w:lang w:val="id-ID"/>
        </w:rPr>
        <w:t>t</w:t>
      </w:r>
      <w:r w:rsidRPr="00577BFD">
        <w:rPr>
          <w:color w:val="000000" w:themeColor="text1"/>
          <w:lang w:val="id-ID"/>
        </w:rPr>
        <w:t xml:space="preserve"> update gate, r</w:t>
      </w:r>
      <w:r w:rsidRPr="00577BFD">
        <w:rPr>
          <w:color w:val="000000" w:themeColor="text1"/>
          <w:vertAlign w:val="subscript"/>
          <w:lang w:val="id-ID"/>
        </w:rPr>
        <w:t>t</w:t>
      </w:r>
      <w:r w:rsidRPr="00577BFD">
        <w:rPr>
          <w:color w:val="000000" w:themeColor="text1"/>
          <w:lang w:val="id-ID"/>
        </w:rPr>
        <w:t xml:space="preserve"> reset gate h</w:t>
      </w:r>
      <w:r w:rsidRPr="00577BFD">
        <w:rPr>
          <w:color w:val="000000" w:themeColor="text1"/>
          <w:vertAlign w:val="subscript"/>
          <w:lang w:val="id-ID"/>
        </w:rPr>
        <w:t>t i</w:t>
      </w:r>
      <w:r w:rsidRPr="00577BFD">
        <w:rPr>
          <w:color w:val="000000" w:themeColor="text1"/>
          <w:lang w:val="id-ID"/>
        </w:rPr>
        <w:t xml:space="preserve">is new memory and </w:t>
      </w:r>
      <m:oMath>
        <m:acc>
          <m:accPr>
            <m:chr m:val="~"/>
            <m:ctrlPr>
              <w:rPr>
                <w:rFonts w:ascii="Cambria Math" w:hAnsi="Cambria Math"/>
                <w:color w:val="000000" w:themeColor="text1"/>
              </w:rPr>
            </m:ctrlPr>
          </m:acc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e>
        </m:acc>
      </m:oMath>
      <w:r w:rsidRPr="00577BFD">
        <w:rPr>
          <w:color w:val="000000" w:themeColor="text1"/>
          <w:lang w:val="id-ID"/>
        </w:rPr>
        <w:t>is reset the memory.</w:t>
      </w:r>
    </w:p>
    <w:p w14:paraId="7A889975" w14:textId="50229D69" w:rsidR="00855983" w:rsidRDefault="00855983" w:rsidP="00855983">
      <w:pPr>
        <w:jc w:val="both"/>
        <w:rPr>
          <w:color w:val="000000" w:themeColor="text1"/>
        </w:rPr>
      </w:pPr>
    </w:p>
    <w:p w14:paraId="657408A6" w14:textId="3A0EDAC2" w:rsidR="00F04F46" w:rsidRPr="00546E37" w:rsidRDefault="00F04F46" w:rsidP="00641108">
      <w:pPr>
        <w:pStyle w:val="H2"/>
        <w:spacing w:before="0"/>
        <w:rPr>
          <w:color w:val="595959"/>
        </w:rPr>
      </w:pPr>
      <w:r w:rsidRPr="00546E37">
        <w:rPr>
          <w:color w:val="595959"/>
        </w:rPr>
        <w:t xml:space="preserve">D.6. </w:t>
      </w:r>
      <w:r w:rsidR="00A521D1">
        <w:rPr>
          <w:color w:val="595959"/>
        </w:rPr>
        <w:t>MLP</w:t>
      </w:r>
    </w:p>
    <w:p w14:paraId="5FB50573" w14:textId="425215A7" w:rsidR="00F04F46" w:rsidRDefault="00A521D1" w:rsidP="00AE59B7">
      <w:pPr>
        <w:spacing w:line="240" w:lineRule="exact"/>
        <w:jc w:val="both"/>
        <w:rPr>
          <w:color w:val="000000" w:themeColor="text1"/>
        </w:rPr>
      </w:pPr>
      <w:r w:rsidRPr="00AE59B7">
        <w:t>Multi-layer perceptron (MLP)</w:t>
      </w:r>
      <w:r w:rsidR="00AE59B7" w:rsidRPr="00AE59B7">
        <w:t xml:space="preserve"> </w:t>
      </w:r>
      <w:r w:rsidR="00F04F46" w:rsidRPr="00AE59B7">
        <w:t>algorithm can be used for facilitating supervised learning of binary classifiers through a linear classifier or an algorithm. There are 5 primary components of perceptron: Input, Weights, Bias, Step function, weighted summation</w:t>
      </w:r>
      <w:r w:rsidRPr="00AE59B7">
        <w:rPr>
          <w:highlight w:val="yellow"/>
        </w:rPr>
        <w:t xml:space="preserve">. </w:t>
      </w:r>
      <w:r w:rsidR="00A347D3" w:rsidRPr="00AE59B7">
        <w:t>T</w:t>
      </w:r>
      <w:r w:rsidR="00F04F46" w:rsidRPr="00AE59B7">
        <w:t>he features must be added to train in the first layer as input. Later, the result of weights and inputs are multiplied</w:t>
      </w:r>
      <w:r w:rsidRPr="00AE59B7">
        <w:rPr>
          <w:highlight w:val="yellow"/>
        </w:rPr>
        <w:t>.</w:t>
      </w:r>
      <w:r w:rsidRPr="00AE59B7">
        <w:t xml:space="preserve"> </w:t>
      </w:r>
      <w:r w:rsidRPr="00AE59B7">
        <w:rPr>
          <w:bCs/>
        </w:rPr>
        <w:t>Figure 8 describes the generic architecture of MLP</w:t>
      </w:r>
      <w:r>
        <w:rPr>
          <w:bCs/>
          <w:color w:val="000000" w:themeColor="text1"/>
        </w:rPr>
        <w:t>.</w:t>
      </w:r>
    </w:p>
    <w:p w14:paraId="4AB49F99" w14:textId="54F37D53" w:rsidR="00F04F46" w:rsidRDefault="00F25156" w:rsidP="00D71A22">
      <w:pPr>
        <w:jc w:val="both"/>
        <w:rPr>
          <w:rFonts w:eastAsia="Liberation Serif"/>
          <w:bCs/>
          <w:color w:val="000000" w:themeColor="text1"/>
        </w:rPr>
      </w:pPr>
      <w:r>
        <w:rPr>
          <w:rFonts w:eastAsia="Liberation Serif"/>
          <w:bCs/>
          <w:noProof/>
          <w:color w:val="000000" w:themeColor="text1"/>
        </w:rPr>
        <w:drawing>
          <wp:inline distT="0" distB="0" distL="0" distR="0" wp14:anchorId="0E1C6D74" wp14:editId="65C173E1">
            <wp:extent cx="3150870" cy="261239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0870" cy="2612390"/>
                    </a:xfrm>
                    <a:prstGeom prst="rect">
                      <a:avLst/>
                    </a:prstGeom>
                  </pic:spPr>
                </pic:pic>
              </a:graphicData>
            </a:graphic>
          </wp:inline>
        </w:drawing>
      </w:r>
    </w:p>
    <w:p w14:paraId="47A32600" w14:textId="124C311C" w:rsidR="00F04F46" w:rsidRPr="0047775C" w:rsidRDefault="00DD101C" w:rsidP="00DD101C">
      <w:pPr>
        <w:pStyle w:val="Caption"/>
        <w:rPr>
          <w:i w:val="0"/>
          <w:iCs w:val="0"/>
        </w:rPr>
      </w:pPr>
      <w:r w:rsidRPr="0047775C">
        <w:rPr>
          <w:i w:val="0"/>
          <w:iCs w:val="0"/>
        </w:rPr>
        <w:t xml:space="preserve">Figure </w:t>
      </w:r>
      <w:r w:rsidR="00A375CF" w:rsidRPr="0047775C">
        <w:rPr>
          <w:i w:val="0"/>
          <w:iCs w:val="0"/>
        </w:rPr>
        <w:fldChar w:fldCharType="begin"/>
      </w:r>
      <w:r w:rsidRPr="0047775C">
        <w:rPr>
          <w:i w:val="0"/>
          <w:iCs w:val="0"/>
        </w:rPr>
        <w:instrText xml:space="preserve"> SEQ Figure \* ARABIC </w:instrText>
      </w:r>
      <w:r w:rsidR="00A375CF" w:rsidRPr="0047775C">
        <w:rPr>
          <w:i w:val="0"/>
          <w:iCs w:val="0"/>
        </w:rPr>
        <w:fldChar w:fldCharType="separate"/>
      </w:r>
      <w:r w:rsidR="00D237DE">
        <w:rPr>
          <w:i w:val="0"/>
          <w:iCs w:val="0"/>
          <w:noProof/>
        </w:rPr>
        <w:t>9</w:t>
      </w:r>
      <w:r w:rsidR="00A375CF" w:rsidRPr="0047775C">
        <w:rPr>
          <w:i w:val="0"/>
          <w:iCs w:val="0"/>
        </w:rPr>
        <w:fldChar w:fldCharType="end"/>
      </w:r>
      <w:r w:rsidRPr="0047775C">
        <w:rPr>
          <w:i w:val="0"/>
          <w:iCs w:val="0"/>
        </w:rPr>
        <w:t>. Sample</w:t>
      </w:r>
      <w:r w:rsidR="00A254C1" w:rsidRPr="00A254C1">
        <w:t xml:space="preserve"> </w:t>
      </w:r>
      <w:r w:rsidR="00A254C1" w:rsidRPr="00A254C1">
        <w:rPr>
          <w:i w:val="0"/>
          <w:iCs w:val="0"/>
        </w:rPr>
        <w:t xml:space="preserve">architecture/process </w:t>
      </w:r>
      <w:r w:rsidRPr="0047775C">
        <w:rPr>
          <w:i w:val="0"/>
          <w:iCs w:val="0"/>
        </w:rPr>
        <w:t>of MLP</w:t>
      </w:r>
      <w:r w:rsidR="00C95132">
        <w:rPr>
          <w:i w:val="0"/>
          <w:iCs w:val="0"/>
        </w:rPr>
        <w:t xml:space="preserve"> </w:t>
      </w:r>
      <w:r w:rsidR="00A375CF" w:rsidRPr="0047775C">
        <w:rPr>
          <w:i w:val="0"/>
          <w:iCs w:val="0"/>
        </w:rPr>
        <w:fldChar w:fldCharType="begin" w:fldLock="1"/>
      </w:r>
      <w:r w:rsidR="00EA4E6F">
        <w:rPr>
          <w:i w:val="0"/>
          <w:iCs w:val="0"/>
        </w:rPr>
        <w:instrText>ADDIN CSL_CITATION {"citationItems":[{"id":"ITEM-1","itemData":{"author":[{"dropping-particle":"","family":"Ruck","given":"Dennis W","non-dropping-particle":"","parse-names":false,"suffix":""},{"dropping-particle":"","family":"Rogers","given":"Steven K","non-dropping-particle":"","parse-names":false,"suffix":""},{"dropping-particle":"","family":"Kabrisky","given":"Matthew","non-dropping-particle":"","parse-names":false,"suffix":""}],"container-title":"Journal of Neural Network Computing","id":"ITEM-1","issue":"2","issued":{"date-parts":[["1990"]]},"page":"40-48","title":"Feature selection using a multilayer perceptron","type":"article-journal","volume":"2"},"uris":["http://www.mendeley.com/documents/?uuid=702b356e-409c-482e-8509-6b9cc63e8946","http://www.mendeley.com/documents/?uuid=b4dfafa5-aa43-438b-b4d9-26c0eec53591"]}],"mendeley":{"formattedCitation":"[32]","plainTextFormattedCitation":"[32]","previouslyFormattedCitation":"[32]"},"properties":{"noteIndex":0},"schema":"https://github.com/citation-style-language/schema/raw/master/csl-citation.json"}</w:instrText>
      </w:r>
      <w:r w:rsidR="00A375CF" w:rsidRPr="0047775C">
        <w:rPr>
          <w:i w:val="0"/>
          <w:iCs w:val="0"/>
        </w:rPr>
        <w:fldChar w:fldCharType="separate"/>
      </w:r>
      <w:r w:rsidR="00EA4E6F" w:rsidRPr="00EA4E6F">
        <w:rPr>
          <w:i w:val="0"/>
          <w:iCs w:val="0"/>
          <w:noProof/>
        </w:rPr>
        <w:t>[32]</w:t>
      </w:r>
      <w:r w:rsidR="00A375CF" w:rsidRPr="0047775C">
        <w:rPr>
          <w:i w:val="0"/>
          <w:iCs w:val="0"/>
        </w:rPr>
        <w:fldChar w:fldCharType="end"/>
      </w:r>
    </w:p>
    <w:p w14:paraId="58F5A823" w14:textId="77777777" w:rsidR="00F04F46" w:rsidRPr="00577BFD" w:rsidRDefault="00F04F46" w:rsidP="00F04F46">
      <w:pPr>
        <w:spacing w:before="120" w:after="120"/>
        <w:jc w:val="both"/>
        <w:rPr>
          <w:color w:val="000000" w:themeColor="text1"/>
        </w:rPr>
      </w:pPr>
      <w:r w:rsidRPr="00577BFD">
        <w:rPr>
          <w:color w:val="000000" w:themeColor="text1"/>
          <w:highlight w:val="yellow"/>
        </w:rPr>
        <w:t xml:space="preserve"> Bias value-added for shifting output function. The equation of Perceptron is given below:</w:t>
      </w:r>
    </w:p>
    <w:p w14:paraId="63403442" w14:textId="77777777" w:rsidR="00F04F46" w:rsidRPr="00577BFD" w:rsidRDefault="00F04F46" w:rsidP="00F04F46">
      <w:pPr>
        <w:spacing w:before="120" w:after="120"/>
        <w:jc w:val="both"/>
        <w:rPr>
          <w:color w:val="000000" w:themeColor="text1"/>
        </w:rPr>
      </w:pPr>
      <m:oMath>
        <m:r>
          <w:rPr>
            <w:rFonts w:ascii="Cambria Math" w:hAnsi="Cambria Math"/>
            <w:color w:val="000000" w:themeColor="text1"/>
          </w:rPr>
          <m:t xml:space="preserve">y=1 if </m:t>
        </m:r>
        <m:nary>
          <m:naryPr>
            <m:chr m:val="∑"/>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 0</m:t>
        </m:r>
      </m:oMath>
      <w:r>
        <w:rPr>
          <w:color w:val="000000" w:themeColor="text1"/>
        </w:rPr>
        <w:t xml:space="preserve">  …………</w:t>
      </w:r>
      <w:r w:rsidRPr="00577BFD">
        <w:rPr>
          <w:color w:val="000000" w:themeColor="text1"/>
        </w:rPr>
        <w:t>……………</w:t>
      </w:r>
      <w:r>
        <w:rPr>
          <w:color w:val="000000" w:themeColor="text1"/>
        </w:rPr>
        <w:t>….</w:t>
      </w:r>
      <w:r w:rsidRPr="00577BFD">
        <w:rPr>
          <w:color w:val="000000" w:themeColor="text1"/>
        </w:rPr>
        <w:t>. (10)</w:t>
      </w:r>
    </w:p>
    <w:p w14:paraId="3121B73F" w14:textId="1D3985CC" w:rsidR="00F04F46" w:rsidRPr="00577BFD" w:rsidRDefault="00F04F46" w:rsidP="00F04F46">
      <w:pPr>
        <w:spacing w:before="120" w:after="120"/>
        <w:jc w:val="both"/>
        <w:rPr>
          <w:color w:val="000000" w:themeColor="text1"/>
        </w:rPr>
      </w:pPr>
      <m:oMath>
        <m:r>
          <w:rPr>
            <w:rFonts w:ascii="Cambria Math" w:hAnsi="Cambria Math"/>
            <w:color w:val="000000" w:themeColor="text1"/>
          </w:rPr>
          <m:t xml:space="preserve">y=0 if </m:t>
        </m:r>
        <m:nary>
          <m:naryPr>
            <m:chr m:val="∑"/>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&lt; 0</m:t>
        </m:r>
      </m:oMath>
      <w:r w:rsidRPr="00577BFD">
        <w:rPr>
          <w:color w:val="000000" w:themeColor="text1"/>
        </w:rPr>
        <w:t>…………………</w:t>
      </w:r>
      <w:ins w:id="130" w:author="Shamima Akter" w:date="2021-10-21T21:52:00Z">
        <w:r w:rsidR="0073632D">
          <w:rPr>
            <w:color w:val="000000" w:themeColor="text1"/>
          </w:rPr>
          <w:t>..</w:t>
        </w:r>
      </w:ins>
      <w:r w:rsidRPr="00577BFD">
        <w:rPr>
          <w:color w:val="000000" w:themeColor="text1"/>
        </w:rPr>
        <w:t>…</w:t>
      </w:r>
      <w:r>
        <w:rPr>
          <w:color w:val="000000" w:themeColor="text1"/>
        </w:rPr>
        <w:t>……</w:t>
      </w:r>
      <w:r w:rsidRPr="00577BFD">
        <w:rPr>
          <w:color w:val="000000" w:themeColor="text1"/>
        </w:rPr>
        <w:t xml:space="preserve"> (10.1)</w:t>
      </w:r>
    </w:p>
    <w:p w14:paraId="757FBB9C" w14:textId="77777777" w:rsidR="00F04F46" w:rsidRDefault="00F04F46" w:rsidP="00F04F46">
      <w:pPr>
        <w:jc w:val="both"/>
        <w:rPr>
          <w:color w:val="000000" w:themeColor="text1"/>
        </w:rPr>
      </w:pPr>
      <w:r w:rsidRPr="00577BFD">
        <w:rPr>
          <w:color w:val="000000" w:themeColor="text1"/>
        </w:rPr>
        <w:t>Here x</w:t>
      </w:r>
      <w:r w:rsidRPr="00577BFD">
        <w:rPr>
          <w:color w:val="000000" w:themeColor="text1"/>
          <w:vertAlign w:val="subscript"/>
        </w:rPr>
        <w:t xml:space="preserve">0 </w:t>
      </w:r>
      <w:r w:rsidRPr="00577BFD">
        <w:rPr>
          <w:color w:val="000000" w:themeColor="text1"/>
        </w:rPr>
        <w:t>= 1 and w</w:t>
      </w:r>
      <w:r w:rsidRPr="00577BFD">
        <w:rPr>
          <w:color w:val="000000" w:themeColor="text1"/>
          <w:vertAlign w:val="subscript"/>
        </w:rPr>
        <w:t xml:space="preserve">0 </w:t>
      </w:r>
      <w:r w:rsidRPr="00577BFD">
        <w:rPr>
          <w:color w:val="000000" w:themeColor="text1"/>
        </w:rPr>
        <w:t>= - θ</w:t>
      </w:r>
    </w:p>
    <w:p w14:paraId="404D33B4" w14:textId="77777777" w:rsidR="00357F9C" w:rsidRDefault="00357F9C" w:rsidP="008454C8">
      <w:pPr>
        <w:pStyle w:val="H2"/>
        <w:spacing w:before="0"/>
        <w:rPr>
          <w:color w:val="595959"/>
        </w:rPr>
      </w:pPr>
    </w:p>
    <w:p w14:paraId="6CC546BF" w14:textId="77777777" w:rsidR="00454F62" w:rsidRPr="00546E37" w:rsidRDefault="00454F62" w:rsidP="008454C8">
      <w:pPr>
        <w:pStyle w:val="H2"/>
        <w:spacing w:before="0"/>
        <w:rPr>
          <w:color w:val="595959"/>
        </w:rPr>
      </w:pPr>
      <w:r w:rsidRPr="00546E37">
        <w:rPr>
          <w:color w:val="595959"/>
        </w:rPr>
        <w:t>D.7. SIMPLE RNN</w:t>
      </w:r>
    </w:p>
    <w:p w14:paraId="6737FCBA" w14:textId="45B4F653" w:rsidR="00454F62" w:rsidRPr="00577BFD" w:rsidRDefault="00454F62" w:rsidP="00AE59B7">
      <w:pPr>
        <w:spacing w:after="120" w:line="240" w:lineRule="exact"/>
        <w:jc w:val="both"/>
        <w:rPr>
          <w:color w:val="000000" w:themeColor="text1"/>
        </w:rPr>
      </w:pPr>
      <w:r w:rsidRPr="00577BFD">
        <w:rPr>
          <w:color w:val="000000" w:themeColor="text1"/>
        </w:rPr>
        <w:t xml:space="preserve">Simple RNN is the collection of neurons where it can work with the variable length of sequences. </w:t>
      </w:r>
      <w:r w:rsidR="000418FC" w:rsidRPr="00577BFD">
        <w:rPr>
          <w:color w:val="000000" w:themeColor="text1"/>
          <w:lang w:val="id-ID"/>
        </w:rPr>
        <w:t>RNN has been considered as a state model for its feedback loop. The state develops over</w:t>
      </w:r>
      <w:r w:rsidR="006B360D">
        <w:rPr>
          <w:color w:val="000000" w:themeColor="text1"/>
          <w:lang w:val="id-ID"/>
        </w:rPr>
        <w:t xml:space="preserve"> </w:t>
      </w:r>
      <w:r w:rsidR="000418FC" w:rsidRPr="00577BFD">
        <w:rPr>
          <w:color w:val="000000" w:themeColor="text1"/>
          <w:lang w:val="id-ID"/>
        </w:rPr>
        <w:t>time for the nature of recurrence relation and the feedback is used in the state with one timestep delay. The delay feedback loop works as a memory causing it stores information between timesteps.</w:t>
      </w:r>
      <w:r w:rsidR="000418FC" w:rsidRPr="000418FC">
        <w:rPr>
          <w:color w:val="000000" w:themeColor="text1"/>
        </w:rPr>
        <w:t xml:space="preserve"> Figure </w:t>
      </w:r>
      <w:r w:rsidR="000418FC">
        <w:rPr>
          <w:color w:val="000000" w:themeColor="text1"/>
        </w:rPr>
        <w:t>9</w:t>
      </w:r>
      <w:r w:rsidR="000418FC" w:rsidRPr="000418FC">
        <w:rPr>
          <w:color w:val="000000" w:themeColor="text1"/>
        </w:rPr>
        <w:t xml:space="preserve"> describes the generic architecture of</w:t>
      </w:r>
      <w:r w:rsidR="000418FC">
        <w:rPr>
          <w:color w:val="000000" w:themeColor="text1"/>
        </w:rPr>
        <w:t xml:space="preserve"> </w:t>
      </w:r>
      <w:proofErr w:type="spellStart"/>
      <w:r w:rsidR="000418FC">
        <w:rPr>
          <w:color w:val="000000" w:themeColor="text1"/>
        </w:rPr>
        <w:t>SimpleRNN</w:t>
      </w:r>
      <w:proofErr w:type="spellEnd"/>
      <w:r w:rsidR="000418FC">
        <w:rPr>
          <w:color w:val="000000" w:themeColor="text1"/>
        </w:rPr>
        <w:t xml:space="preserve">. </w:t>
      </w:r>
      <w:r w:rsidRPr="00577BFD">
        <w:rPr>
          <w:color w:val="000000" w:themeColor="text1"/>
        </w:rPr>
        <w:t>The recurrence relation over timesteps is given below:</w:t>
      </w:r>
    </w:p>
    <w:p w14:paraId="69E768C6" w14:textId="77777777" w:rsidR="00454F62" w:rsidRPr="00577BFD" w:rsidRDefault="00460853" w:rsidP="00454F62">
      <w:pPr>
        <w:spacing w:before="120" w:after="120"/>
        <w:jc w:val="both"/>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k</m:t>
            </m:r>
          </m:sub>
        </m:sSub>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rec</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x</m:t>
                </m:r>
              </m:sub>
            </m:sSub>
          </m:e>
        </m:d>
      </m:oMath>
      <w:r w:rsidR="00454F62">
        <w:rPr>
          <w:color w:val="000000" w:themeColor="text1"/>
        </w:rPr>
        <w:t xml:space="preserve"> …</w:t>
      </w:r>
      <w:r w:rsidR="00454F62" w:rsidRPr="00577BFD">
        <w:rPr>
          <w:color w:val="000000" w:themeColor="text1"/>
        </w:rPr>
        <w:t>…………………</w:t>
      </w:r>
      <w:r w:rsidR="00454F62">
        <w:rPr>
          <w:color w:val="000000" w:themeColor="text1"/>
        </w:rPr>
        <w:t>….</w:t>
      </w:r>
      <w:r w:rsidR="00454F62" w:rsidRPr="00577BFD">
        <w:rPr>
          <w:color w:val="000000" w:themeColor="text1"/>
        </w:rPr>
        <w:t xml:space="preserve"> (11)                          </w:t>
      </w:r>
    </w:p>
    <w:p w14:paraId="62D2CDB5" w14:textId="399441BE" w:rsidR="00E65812" w:rsidRDefault="00F25156" w:rsidP="003F6819">
      <w:pPr>
        <w:keepNext/>
      </w:pPr>
      <w:r>
        <w:rPr>
          <w:noProof/>
          <w:color w:val="000000" w:themeColor="text1"/>
        </w:rPr>
        <w:drawing>
          <wp:inline distT="0" distB="0" distL="0" distR="0" wp14:anchorId="668EC341" wp14:editId="7C15D3DD">
            <wp:extent cx="3150870" cy="1655445"/>
            <wp:effectExtent l="0" t="0" r="0" b="1905"/>
            <wp:docPr id="27" name="Picture 27" descr="Graphical user interface, application,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background patter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0870" cy="1655445"/>
                    </a:xfrm>
                    <a:prstGeom prst="rect">
                      <a:avLst/>
                    </a:prstGeom>
                  </pic:spPr>
                </pic:pic>
              </a:graphicData>
            </a:graphic>
          </wp:inline>
        </w:drawing>
      </w:r>
    </w:p>
    <w:p w14:paraId="4C2A7E6E" w14:textId="6BC92287" w:rsidR="00454F62" w:rsidRPr="00D83973" w:rsidRDefault="00E65812" w:rsidP="00E65812">
      <w:pPr>
        <w:pStyle w:val="Caption"/>
        <w:rPr>
          <w:i w:val="0"/>
          <w:iCs w:val="0"/>
          <w:color w:val="000000" w:themeColor="text1"/>
        </w:rPr>
      </w:pPr>
      <w:r w:rsidRPr="00D83973">
        <w:rPr>
          <w:i w:val="0"/>
          <w:iCs w:val="0"/>
        </w:rPr>
        <w:t xml:space="preserve">Figure </w:t>
      </w:r>
      <w:r w:rsidR="00A375CF" w:rsidRPr="00D83973">
        <w:rPr>
          <w:i w:val="0"/>
          <w:iCs w:val="0"/>
        </w:rPr>
        <w:fldChar w:fldCharType="begin"/>
      </w:r>
      <w:r w:rsidRPr="00D83973">
        <w:rPr>
          <w:i w:val="0"/>
          <w:iCs w:val="0"/>
        </w:rPr>
        <w:instrText xml:space="preserve"> SEQ Figure \* ARABIC </w:instrText>
      </w:r>
      <w:r w:rsidR="00A375CF" w:rsidRPr="00D83973">
        <w:rPr>
          <w:i w:val="0"/>
          <w:iCs w:val="0"/>
        </w:rPr>
        <w:fldChar w:fldCharType="separate"/>
      </w:r>
      <w:r w:rsidR="00D237DE">
        <w:rPr>
          <w:i w:val="0"/>
          <w:iCs w:val="0"/>
          <w:noProof/>
        </w:rPr>
        <w:t>10</w:t>
      </w:r>
      <w:r w:rsidR="00A375CF" w:rsidRPr="00D83973">
        <w:rPr>
          <w:i w:val="0"/>
          <w:iCs w:val="0"/>
        </w:rPr>
        <w:fldChar w:fldCharType="end"/>
      </w:r>
      <w:r w:rsidRPr="00D83973">
        <w:rPr>
          <w:i w:val="0"/>
          <w:iCs w:val="0"/>
        </w:rPr>
        <w:t xml:space="preserve">. Sample </w:t>
      </w:r>
      <w:bookmarkStart w:id="131" w:name="_Hlk81931777"/>
      <w:r w:rsidR="00A254C1">
        <w:rPr>
          <w:i w:val="0"/>
          <w:iCs w:val="0"/>
        </w:rPr>
        <w:t>architecture/</w:t>
      </w:r>
      <w:r w:rsidRPr="00D83973">
        <w:rPr>
          <w:i w:val="0"/>
          <w:iCs w:val="0"/>
        </w:rPr>
        <w:t xml:space="preserve">process </w:t>
      </w:r>
      <w:bookmarkEnd w:id="131"/>
      <w:r w:rsidRPr="00D83973">
        <w:rPr>
          <w:i w:val="0"/>
          <w:iCs w:val="0"/>
        </w:rPr>
        <w:t>of Simple RNN</w:t>
      </w:r>
      <w:r w:rsidR="00A375CF">
        <w:rPr>
          <w:i w:val="0"/>
          <w:iCs w:val="0"/>
        </w:rPr>
        <w:fldChar w:fldCharType="begin" w:fldLock="1"/>
      </w:r>
      <w:r w:rsidR="00EA4E6F">
        <w:rPr>
          <w:i w:val="0"/>
          <w:iCs w:val="0"/>
        </w:rPr>
        <w:instrText>ADDIN CSL_CITATION {"citationItems":[{"id":"ITEM-1","itemData":{"URL":"https://www.analyticsvidhya.com/blog/2017/12/introduction-to-recurrent-neural-networks/","author":[{"dropping-particle":"","family":"Dishashree Gupta","given":"","non-dropping-particle":"","parse-names":false,"suffix":""}],"container-title":"Analytics Vidhya","id":"ITEM-1","issued":{"date-parts":[["2017"]]},"title":"Fundamentals of Deep Learning – Introduction to Recurrent Neural Networks","type":"webpage"},"uris":["http://www.mendeley.com/documents/?uuid=43effa4e-f437-49e7-95f6-9b80e255cae7","http://www.mendeley.com/documents/?uuid=b04cbd1e-5df3-4630-8286-54aaeba892c6"]}],"mendeley":{"formattedCitation":"[33]","plainTextFormattedCitation":"[33]","previouslyFormattedCitation":"[33]"},"properties":{"noteIndex":0},"schema":"https://github.com/citation-style-language/schema/raw/master/csl-citation.json"}</w:instrText>
      </w:r>
      <w:r w:rsidR="00A375CF">
        <w:rPr>
          <w:i w:val="0"/>
          <w:iCs w:val="0"/>
        </w:rPr>
        <w:fldChar w:fldCharType="separate"/>
      </w:r>
      <w:r w:rsidR="00EA4E6F" w:rsidRPr="00EA4E6F">
        <w:rPr>
          <w:i w:val="0"/>
          <w:iCs w:val="0"/>
          <w:noProof/>
        </w:rPr>
        <w:t>[33]</w:t>
      </w:r>
      <w:r w:rsidR="00A375CF">
        <w:rPr>
          <w:i w:val="0"/>
          <w:iCs w:val="0"/>
        </w:rPr>
        <w:fldChar w:fldCharType="end"/>
      </w:r>
    </w:p>
    <w:p w14:paraId="66FE9591" w14:textId="77777777" w:rsidR="00C51322" w:rsidRDefault="00A521D1" w:rsidP="00A521D1">
      <w:pPr>
        <w:jc w:val="both"/>
        <w:rPr>
          <w:color w:val="000000" w:themeColor="text1"/>
        </w:rPr>
      </w:pPr>
      <w:r w:rsidRPr="00577BFD">
        <w:rPr>
          <w:color w:val="000000" w:themeColor="text1"/>
        </w:rPr>
        <w:t xml:space="preserve">Where </w:t>
      </w:r>
      <w:proofErr w:type="spellStart"/>
      <w:r w:rsidRPr="00577BFD">
        <w:rPr>
          <w:color w:val="000000" w:themeColor="text1"/>
        </w:rPr>
        <w:t>S</w:t>
      </w:r>
      <w:r w:rsidRPr="00577BFD">
        <w:rPr>
          <w:color w:val="000000" w:themeColor="text1"/>
          <w:vertAlign w:val="subscript"/>
        </w:rPr>
        <w:t>k</w:t>
      </w:r>
      <w:proofErr w:type="spellEnd"/>
      <w:r w:rsidRPr="00577BFD">
        <w:rPr>
          <w:color w:val="000000" w:themeColor="text1"/>
        </w:rPr>
        <w:t xml:space="preserve"> represents the state at k time. </w:t>
      </w:r>
    </w:p>
    <w:p w14:paraId="19329099" w14:textId="77777777" w:rsidR="00C51322" w:rsidRDefault="00A521D1" w:rsidP="00A521D1">
      <w:pPr>
        <w:jc w:val="both"/>
        <w:rPr>
          <w:color w:val="000000" w:themeColor="text1"/>
        </w:rPr>
      </w:pPr>
      <w:proofErr w:type="spellStart"/>
      <w:r w:rsidRPr="00577BFD">
        <w:rPr>
          <w:color w:val="000000" w:themeColor="text1"/>
        </w:rPr>
        <w:lastRenderedPageBreak/>
        <w:t>X</w:t>
      </w:r>
      <w:r w:rsidRPr="00577BFD">
        <w:rPr>
          <w:color w:val="000000" w:themeColor="text1"/>
          <w:vertAlign w:val="subscript"/>
        </w:rPr>
        <w:t>k</w:t>
      </w:r>
      <w:proofErr w:type="spellEnd"/>
      <w:r w:rsidRPr="00577BFD">
        <w:rPr>
          <w:color w:val="000000" w:themeColor="text1"/>
        </w:rPr>
        <w:t xml:space="preserve"> means input at k time. </w:t>
      </w:r>
    </w:p>
    <w:p w14:paraId="4E59B914" w14:textId="11E7E0CE" w:rsidR="00C51322" w:rsidRDefault="00A521D1" w:rsidP="00A521D1">
      <w:pPr>
        <w:jc w:val="both"/>
        <w:rPr>
          <w:color w:val="000000" w:themeColor="text1"/>
        </w:rPr>
      </w:pPr>
      <w:proofErr w:type="spellStart"/>
      <w:r w:rsidRPr="00577BFD">
        <w:rPr>
          <w:color w:val="000000" w:themeColor="text1"/>
        </w:rPr>
        <w:t>W</w:t>
      </w:r>
      <w:r w:rsidRPr="00577BFD">
        <w:rPr>
          <w:color w:val="000000" w:themeColor="text1"/>
          <w:vertAlign w:val="subscript"/>
        </w:rPr>
        <w:t>rec</w:t>
      </w:r>
      <w:proofErr w:type="spellEnd"/>
      <w:r>
        <w:rPr>
          <w:color w:val="000000" w:themeColor="text1"/>
          <w:vertAlign w:val="subscript"/>
        </w:rPr>
        <w:t xml:space="preserve"> </w:t>
      </w:r>
      <w:r w:rsidRPr="00577BFD">
        <w:rPr>
          <w:color w:val="000000" w:themeColor="text1"/>
        </w:rPr>
        <w:t>and</w:t>
      </w:r>
      <w:r>
        <w:rPr>
          <w:color w:val="000000" w:themeColor="text1"/>
        </w:rPr>
        <w:t xml:space="preserve"> </w:t>
      </w:r>
      <w:proofErr w:type="spellStart"/>
      <w:r w:rsidRPr="00577BFD">
        <w:rPr>
          <w:color w:val="000000" w:themeColor="text1"/>
        </w:rPr>
        <w:t>W</w:t>
      </w:r>
      <w:r w:rsidRPr="00577BFD">
        <w:rPr>
          <w:color w:val="000000" w:themeColor="text1"/>
          <w:vertAlign w:val="subscript"/>
        </w:rPr>
        <w:t>x</w:t>
      </w:r>
      <w:proofErr w:type="spellEnd"/>
      <w:r w:rsidRPr="00577BFD">
        <w:rPr>
          <w:color w:val="000000" w:themeColor="text1"/>
        </w:rPr>
        <w:t xml:space="preserve"> are the weight parameter and free forward nets. </w:t>
      </w:r>
      <w:proofErr w:type="spellStart"/>
      <w:r w:rsidRPr="00577BFD">
        <w:rPr>
          <w:color w:val="000000" w:themeColor="text1"/>
        </w:rPr>
        <w:t>S</w:t>
      </w:r>
      <w:r w:rsidRPr="00577BFD">
        <w:rPr>
          <w:color w:val="000000" w:themeColor="text1"/>
          <w:vertAlign w:val="subscript"/>
        </w:rPr>
        <w:t>k</w:t>
      </w:r>
      <w:proofErr w:type="spellEnd"/>
      <w:r w:rsidRPr="00577BFD">
        <w:rPr>
          <w:color w:val="000000" w:themeColor="text1"/>
        </w:rPr>
        <w:t xml:space="preserve"> is the final output of the network with k timestep, which is typically calculated as </w:t>
      </w:r>
      <w:proofErr w:type="spellStart"/>
      <w:r w:rsidRPr="00577BFD">
        <w:rPr>
          <w:color w:val="000000" w:themeColor="text1"/>
        </w:rPr>
        <w:t>S</w:t>
      </w:r>
      <w:r w:rsidRPr="00577BFD">
        <w:rPr>
          <w:color w:val="000000" w:themeColor="text1"/>
          <w:vertAlign w:val="subscript"/>
        </w:rPr>
        <w:t>k-i</w:t>
      </w:r>
      <w:r w:rsidRPr="00577BFD">
        <w:rPr>
          <w:rFonts w:ascii="Cambria Math" w:hAnsi="Cambria Math" w:cs="Cambria Math"/>
          <w:color w:val="000000" w:themeColor="text1"/>
        </w:rPr>
        <w:t>⋯</w:t>
      </w:r>
      <w:r w:rsidRPr="00577BFD">
        <w:rPr>
          <w:color w:val="000000" w:themeColor="text1"/>
        </w:rPr>
        <w:t>S</w:t>
      </w:r>
      <w:r w:rsidRPr="00577BFD">
        <w:rPr>
          <w:color w:val="000000" w:themeColor="text1"/>
          <w:vertAlign w:val="subscript"/>
        </w:rPr>
        <w:t>k+j</w:t>
      </w:r>
      <w:proofErr w:type="spellEnd"/>
      <w:r w:rsidRPr="00577BFD">
        <w:rPr>
          <w:color w:val="000000" w:themeColor="text1"/>
        </w:rPr>
        <w:t xml:space="preserve">. </w:t>
      </w:r>
    </w:p>
    <w:p w14:paraId="07A7F457" w14:textId="77777777" w:rsidR="00C51322" w:rsidRDefault="00C51322" w:rsidP="00A521D1">
      <w:pPr>
        <w:jc w:val="both"/>
        <w:rPr>
          <w:color w:val="000000" w:themeColor="text1"/>
        </w:rPr>
      </w:pPr>
    </w:p>
    <w:p w14:paraId="3312C9BF" w14:textId="631E0663" w:rsidR="00A521D1" w:rsidRDefault="00A521D1" w:rsidP="00A521D1">
      <w:pPr>
        <w:jc w:val="both"/>
        <w:rPr>
          <w:color w:val="000000" w:themeColor="text1"/>
        </w:rPr>
      </w:pPr>
      <w:r w:rsidRPr="00577BFD">
        <w:rPr>
          <w:color w:val="000000" w:themeColor="text1"/>
        </w:rPr>
        <w:t xml:space="preserve">The current state </w:t>
      </w:r>
      <w:proofErr w:type="spellStart"/>
      <w:r w:rsidRPr="00577BFD">
        <w:rPr>
          <w:color w:val="000000" w:themeColor="text1"/>
        </w:rPr>
        <w:t>Sk</w:t>
      </w:r>
      <w:proofErr w:type="spellEnd"/>
      <w:r w:rsidR="00C51322">
        <w:rPr>
          <w:color w:val="000000" w:themeColor="text1"/>
        </w:rPr>
        <w:t xml:space="preserve"> </w:t>
      </w:r>
      <w:r w:rsidRPr="00577BFD">
        <w:rPr>
          <w:color w:val="000000" w:themeColor="text1"/>
        </w:rPr>
        <w:t xml:space="preserve">can be calculated from current input </w:t>
      </w:r>
      <w:proofErr w:type="spellStart"/>
      <w:proofErr w:type="gramStart"/>
      <w:r w:rsidRPr="00577BFD">
        <w:rPr>
          <w:color w:val="000000" w:themeColor="text1"/>
        </w:rPr>
        <w:t>X</w:t>
      </w:r>
      <w:r w:rsidRPr="00577BFD">
        <w:rPr>
          <w:color w:val="000000" w:themeColor="text1"/>
          <w:vertAlign w:val="subscript"/>
        </w:rPr>
        <w:t>k</w:t>
      </w:r>
      <w:proofErr w:type="spellEnd"/>
      <w:proofErr w:type="gramEnd"/>
      <w:r>
        <w:rPr>
          <w:color w:val="000000" w:themeColor="text1"/>
          <w:vertAlign w:val="subscript"/>
        </w:rPr>
        <w:t xml:space="preserve"> </w:t>
      </w:r>
      <w:r w:rsidRPr="00577BFD">
        <w:rPr>
          <w:color w:val="000000" w:themeColor="text1"/>
        </w:rPr>
        <w:t>or else previous state S</w:t>
      </w:r>
      <w:r w:rsidRPr="00577BFD">
        <w:rPr>
          <w:color w:val="000000" w:themeColor="text1"/>
          <w:vertAlign w:val="subscript"/>
        </w:rPr>
        <w:t>k-1</w:t>
      </w:r>
      <w:r w:rsidRPr="00577BFD">
        <w:rPr>
          <w:color w:val="000000" w:themeColor="text1"/>
        </w:rPr>
        <w:t xml:space="preserve"> and it can predict the next state from S</w:t>
      </w:r>
      <w:r w:rsidRPr="00577BFD">
        <w:rPr>
          <w:color w:val="000000" w:themeColor="text1"/>
          <w:vertAlign w:val="subscript"/>
        </w:rPr>
        <w:t xml:space="preserve">k+1 </w:t>
      </w:r>
      <w:r w:rsidRPr="00577BFD">
        <w:rPr>
          <w:color w:val="000000" w:themeColor="text1"/>
        </w:rPr>
        <w:t xml:space="preserve">where the current state is Skad current input is </w:t>
      </w:r>
      <w:proofErr w:type="spellStart"/>
      <w:r w:rsidRPr="00577BFD">
        <w:rPr>
          <w:color w:val="000000" w:themeColor="text1"/>
        </w:rPr>
        <w:t>X</w:t>
      </w:r>
      <w:r w:rsidRPr="00577BFD">
        <w:rPr>
          <w:color w:val="000000" w:themeColor="text1"/>
          <w:vertAlign w:val="subscript"/>
        </w:rPr>
        <w:t>k</w:t>
      </w:r>
      <w:proofErr w:type="spellEnd"/>
      <w:r w:rsidRPr="00577BFD">
        <w:rPr>
          <w:color w:val="000000" w:themeColor="text1"/>
        </w:rPr>
        <w:t>.</w:t>
      </w:r>
    </w:p>
    <w:p w14:paraId="15412E76" w14:textId="7DB887B0" w:rsidR="00454F62" w:rsidRDefault="00454F62" w:rsidP="00454F62">
      <w:pPr>
        <w:jc w:val="both"/>
        <w:rPr>
          <w:color w:val="000000" w:themeColor="text1"/>
        </w:rPr>
      </w:pPr>
    </w:p>
    <w:p w14:paraId="18E9B89C" w14:textId="77777777" w:rsidR="00454F62" w:rsidRPr="00546E37" w:rsidRDefault="00454F62" w:rsidP="008454C8">
      <w:pPr>
        <w:pStyle w:val="H2"/>
        <w:spacing w:before="0"/>
        <w:rPr>
          <w:color w:val="595959"/>
        </w:rPr>
      </w:pPr>
      <w:r>
        <w:rPr>
          <w:color w:val="595959"/>
        </w:rPr>
        <w:t>D.8</w:t>
      </w:r>
      <w:r w:rsidRPr="00546E37">
        <w:rPr>
          <w:color w:val="595959"/>
        </w:rPr>
        <w:t>. ADABOOST</w:t>
      </w:r>
    </w:p>
    <w:p w14:paraId="595BF118" w14:textId="1C2327BA" w:rsidR="00454F62" w:rsidRDefault="00454F62" w:rsidP="008454C8">
      <w:pPr>
        <w:jc w:val="both"/>
        <w:rPr>
          <w:color w:val="000000"/>
          <w:shd w:val="clear" w:color="auto" w:fill="FFFFFF"/>
        </w:rPr>
      </w:pPr>
      <w:r w:rsidRPr="00577BFD">
        <w:rPr>
          <w:color w:val="000000"/>
          <w:shd w:val="clear" w:color="auto" w:fill="FFFFFF"/>
        </w:rPr>
        <w:t>AdaBoost may be a collective learning process (also referred to as “meta-learning”) that was first shaped to raise the productivity of binary classifiers. AdaBoost uses an iterative tactic to soak up from the errors of weak classifiers and check out them into strong ones.</w:t>
      </w:r>
      <w:r w:rsidR="00904300" w:rsidRPr="00904300">
        <w:rPr>
          <w:bCs/>
          <w:color w:val="000000" w:themeColor="text1"/>
        </w:rPr>
        <w:t xml:space="preserve"> </w:t>
      </w:r>
      <w:r w:rsidR="00904300">
        <w:rPr>
          <w:bCs/>
          <w:color w:val="000000" w:themeColor="text1"/>
        </w:rPr>
        <w:t>Figure 10 describes the generic architecture of MLP</w:t>
      </w:r>
    </w:p>
    <w:p w14:paraId="373D0272" w14:textId="6AEDCD3A" w:rsidR="00454F62" w:rsidRDefault="00454F62" w:rsidP="00454F62">
      <w:pPr>
        <w:jc w:val="both"/>
        <w:rPr>
          <w:color w:val="000000"/>
          <w:shd w:val="clear" w:color="auto" w:fill="FFFFFF"/>
        </w:rPr>
      </w:pPr>
    </w:p>
    <w:p w14:paraId="3A938D9B" w14:textId="4F8FEB9C" w:rsidR="00454F62" w:rsidRDefault="004A45C2" w:rsidP="00454F62">
      <w:pPr>
        <w:jc w:val="both"/>
        <w:rPr>
          <w:color w:val="000000"/>
          <w:shd w:val="clear" w:color="auto" w:fill="FFFFFF"/>
        </w:rPr>
      </w:pPr>
      <w:r>
        <w:rPr>
          <w:noProof/>
          <w:color w:val="000000"/>
          <w:shd w:val="clear" w:color="auto" w:fill="FFFFFF"/>
        </w:rPr>
        <w:drawing>
          <wp:inline distT="0" distB="0" distL="0" distR="0" wp14:anchorId="5F4EAC64" wp14:editId="24B69CF7">
            <wp:extent cx="3150870" cy="1650365"/>
            <wp:effectExtent l="0" t="0" r="0" b="6985"/>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0870" cy="1650365"/>
                    </a:xfrm>
                    <a:prstGeom prst="rect">
                      <a:avLst/>
                    </a:prstGeom>
                  </pic:spPr>
                </pic:pic>
              </a:graphicData>
            </a:graphic>
          </wp:inline>
        </w:drawing>
      </w:r>
    </w:p>
    <w:p w14:paraId="3CD618E5" w14:textId="208D42AE" w:rsidR="00454F62" w:rsidRPr="009D2495" w:rsidRDefault="00E65812" w:rsidP="00E65812">
      <w:pPr>
        <w:pStyle w:val="Caption"/>
        <w:rPr>
          <w:i w:val="0"/>
          <w:iCs w:val="0"/>
        </w:rPr>
      </w:pPr>
      <w:r w:rsidRPr="00A254C1">
        <w:rPr>
          <w:i w:val="0"/>
          <w:iCs w:val="0"/>
        </w:rPr>
        <w:t xml:space="preserve">Figure </w:t>
      </w:r>
      <w:r w:rsidR="00A375CF" w:rsidRPr="00635E52">
        <w:rPr>
          <w:i w:val="0"/>
          <w:iCs w:val="0"/>
        </w:rPr>
        <w:fldChar w:fldCharType="begin"/>
      </w:r>
      <w:r w:rsidRPr="00A254C1">
        <w:rPr>
          <w:i w:val="0"/>
          <w:iCs w:val="0"/>
        </w:rPr>
        <w:instrText xml:space="preserve"> SEQ Figure \* ARABIC </w:instrText>
      </w:r>
      <w:r w:rsidR="00A375CF" w:rsidRPr="00635E52">
        <w:rPr>
          <w:i w:val="0"/>
          <w:iCs w:val="0"/>
        </w:rPr>
        <w:fldChar w:fldCharType="separate"/>
      </w:r>
      <w:r w:rsidR="00D237DE">
        <w:rPr>
          <w:i w:val="0"/>
          <w:iCs w:val="0"/>
          <w:noProof/>
        </w:rPr>
        <w:t>11</w:t>
      </w:r>
      <w:r w:rsidR="00A375CF" w:rsidRPr="00635E52">
        <w:rPr>
          <w:i w:val="0"/>
          <w:iCs w:val="0"/>
        </w:rPr>
        <w:fldChar w:fldCharType="end"/>
      </w:r>
      <w:r w:rsidR="00454F62" w:rsidRPr="009D2495">
        <w:rPr>
          <w:rStyle w:val="CaptionColor"/>
          <w:rFonts w:ascii="Times New Roman" w:hAnsi="Times New Roman" w:cs="Times New Roman"/>
          <w:bCs w:val="0"/>
          <w:i w:val="0"/>
          <w:iCs w:val="0"/>
          <w:sz w:val="20"/>
          <w:szCs w:val="20"/>
        </w:rPr>
        <w:t xml:space="preserve">. </w:t>
      </w:r>
      <w:r w:rsidR="00454F62" w:rsidRPr="009D2495">
        <w:rPr>
          <w:i w:val="0"/>
          <w:iCs w:val="0"/>
        </w:rPr>
        <w:t xml:space="preserve">Sample </w:t>
      </w:r>
      <w:r w:rsidR="00A254C1" w:rsidRPr="00A254C1">
        <w:rPr>
          <w:i w:val="0"/>
          <w:iCs w:val="0"/>
        </w:rPr>
        <w:t xml:space="preserve">architecture/process </w:t>
      </w:r>
      <w:r w:rsidR="00454F62" w:rsidRPr="009D2495">
        <w:rPr>
          <w:i w:val="0"/>
          <w:iCs w:val="0"/>
        </w:rPr>
        <w:t>of AdaBoost</w:t>
      </w:r>
      <w:r w:rsidR="00C95132" w:rsidRPr="009D2495">
        <w:rPr>
          <w:i w:val="0"/>
          <w:iCs w:val="0"/>
        </w:rPr>
        <w:t xml:space="preserve"> </w:t>
      </w:r>
      <w:r w:rsidR="00A375CF" w:rsidRPr="009D2495">
        <w:rPr>
          <w:i w:val="0"/>
          <w:iCs w:val="0"/>
        </w:rPr>
        <w:fldChar w:fldCharType="begin" w:fldLock="1"/>
      </w:r>
      <w:r w:rsidR="00EA4E6F" w:rsidRPr="009D2495">
        <w:rPr>
          <w:i w:val="0"/>
          <w:iCs w:val="0"/>
        </w:rPr>
        <w:instrText>ADDIN CSL_CITATION {"citationItems":[{"id":"ITEM-1","itemData":{"URL":"https://towardsdatascience.com/boosting-algorithm-adaboost-b6737a9ee60c","author":[{"dropping-particle":"","family":"Li","given":"Jiangchun","non-dropping-particle":"","parse-names":false,"suffix":""}],"container-title":"towards data science","id":"ITEM-1","issued":{"date-parts":[["2017"]]},"title":"Boosting algorithm: AdaBoost","type":"webpage"},"uris":["http://www.mendeley.com/documents/?uuid=33aec20b-d025-407d-be8a-47ab6cd22280","http://www.mendeley.com/documents/?uuid=35110a9b-1a09-4af0-9c46-9d771ffcdb9d"]}],"mendeley":{"formattedCitation":"[34]","plainTextFormattedCitation":"[34]","previouslyFormattedCitation":"[34]"},"properties":{"noteIndex":0},"schema":"https://github.com/citation-style-language/schema/raw/master/csl-citation.json"}</w:instrText>
      </w:r>
      <w:r w:rsidR="00A375CF" w:rsidRPr="009D2495">
        <w:rPr>
          <w:i w:val="0"/>
          <w:iCs w:val="0"/>
        </w:rPr>
        <w:fldChar w:fldCharType="separate"/>
      </w:r>
      <w:r w:rsidR="00EA4E6F" w:rsidRPr="009D2495">
        <w:rPr>
          <w:i w:val="0"/>
          <w:iCs w:val="0"/>
          <w:noProof/>
        </w:rPr>
        <w:t>[34]</w:t>
      </w:r>
      <w:r w:rsidR="00A375CF" w:rsidRPr="009D2495">
        <w:rPr>
          <w:i w:val="0"/>
          <w:iCs w:val="0"/>
        </w:rPr>
        <w:fldChar w:fldCharType="end"/>
      </w:r>
    </w:p>
    <w:p w14:paraId="7C85DE88" w14:textId="77777777" w:rsidR="00454F62" w:rsidRPr="00577BFD" w:rsidRDefault="00E117EE" w:rsidP="00454F62">
      <w:r>
        <w:t>The overall equation for AdaBoost is summarized as</w:t>
      </w:r>
    </w:p>
    <w:p w14:paraId="36B70357" w14:textId="77777777" w:rsidR="00454F62" w:rsidRDefault="00454F62" w:rsidP="00454F62"/>
    <w:p w14:paraId="2607E4DE" w14:textId="77777777" w:rsidR="00454F62" w:rsidRPr="00F62821" w:rsidRDefault="00E117EE" w:rsidP="00F62821">
      <w:pPr>
        <w:tabs>
          <w:tab w:val="left" w:pos="1260"/>
        </w:tabs>
        <w:ind w:left="1350" w:right="2802" w:hanging="90"/>
      </w:pPr>
      <m:oMathPara>
        <m:oMathParaPr>
          <m:jc m:val="left"/>
        </m:oMathParaPr>
        <m:oMath>
          <m:r>
            <w:rPr>
              <w:rFonts w:ascii="Cambria Math" w:hAnsi="Cambria Math"/>
            </w:rPr>
            <m:t>F(x)= sign (</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e>
          </m:nary>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m:oMathPara>
    </w:p>
    <w:p w14:paraId="17E3DE56" w14:textId="77777777" w:rsidR="00E117EE" w:rsidRDefault="00E117EE" w:rsidP="00E117EE">
      <w:proofErr w:type="spellStart"/>
      <w:r>
        <w:t>F_m</w:t>
      </w:r>
      <w:proofErr w:type="spellEnd"/>
      <w:r>
        <w:t xml:space="preserve"> = the </w:t>
      </w:r>
      <w:proofErr w:type="spellStart"/>
      <w:r>
        <w:t>m_th</w:t>
      </w:r>
      <w:proofErr w:type="spellEnd"/>
      <w:r>
        <w:t xml:space="preserve"> weak classifier </w:t>
      </w:r>
    </w:p>
    <w:p w14:paraId="1BD539E0" w14:textId="27E0DF48" w:rsidR="00E117EE" w:rsidRDefault="00E117EE" w:rsidP="00E117EE">
      <m:oMath>
        <m:r>
          <w:rPr>
            <w:rFonts w:ascii="Cambria Math" w:hAnsi="Cambria Math"/>
          </w:rPr>
          <m:t>θ_m</m:t>
        </m:r>
      </m:oMath>
      <w:r>
        <w:t xml:space="preserve"> </w:t>
      </w:r>
      <w:r w:rsidR="00904300">
        <w:t>= corresponding</w:t>
      </w:r>
      <w:r w:rsidRPr="00E117EE">
        <w:t xml:space="preserve"> weight</w:t>
      </w:r>
    </w:p>
    <w:p w14:paraId="0680A42C" w14:textId="1026E874" w:rsidR="0029045F" w:rsidRDefault="0029045F" w:rsidP="00E117EE"/>
    <w:p w14:paraId="3FB07405" w14:textId="174CEE70" w:rsidR="0029045F" w:rsidDel="00C8506E" w:rsidRDefault="0029045F" w:rsidP="00CC0BAB">
      <w:pPr>
        <w:pStyle w:val="H2"/>
        <w:spacing w:before="0"/>
        <w:rPr>
          <w:moveFrom w:id="132" w:author="Ahmed, Manik" w:date="2021-10-18T23:32:00Z"/>
          <w:color w:val="595959"/>
        </w:rPr>
      </w:pPr>
      <w:moveFromRangeStart w:id="133" w:author="Ahmed, Manik" w:date="2021-10-18T23:32:00Z" w:name="move85492373"/>
      <w:moveFrom w:id="134" w:author="Ahmed, Manik" w:date="2021-10-18T23:32:00Z">
        <w:r w:rsidRPr="00CC0BAB" w:rsidDel="00C8506E">
          <w:rPr>
            <w:color w:val="595959"/>
          </w:rPr>
          <w:t>D.9. IoMT Platform</w:t>
        </w:r>
      </w:moveFrom>
    </w:p>
    <w:p w14:paraId="5625CC8B" w14:textId="29779FA4" w:rsidR="00AC6349" w:rsidRPr="005559B6" w:rsidDel="00C8506E" w:rsidRDefault="00AC6349" w:rsidP="005C0B0A">
      <w:pPr>
        <w:pStyle w:val="H2"/>
        <w:spacing w:before="0" w:line="240" w:lineRule="exact"/>
        <w:rPr>
          <w:moveFrom w:id="135" w:author="Ahmed, Manik" w:date="2021-10-18T23:32:00Z"/>
          <w:rFonts w:ascii="Times New Roman" w:hAnsi="Times New Roman" w:cs="Times New Roman"/>
          <w:b w:val="0"/>
          <w:bCs/>
          <w:i w:val="0"/>
          <w:iCs/>
          <w:color w:val="000000" w:themeColor="text1"/>
          <w:sz w:val="20"/>
          <w:szCs w:val="20"/>
        </w:rPr>
      </w:pPr>
      <w:moveFrom w:id="136" w:author="Ahmed, Manik" w:date="2021-10-18T23:32:00Z">
        <w:r w:rsidRPr="00AC6349" w:rsidDel="00C8506E">
          <w:rPr>
            <w:rFonts w:ascii="Times New Roman" w:hAnsi="Times New Roman" w:cs="Times New Roman"/>
            <w:b w:val="0"/>
            <w:bCs/>
            <w:i w:val="0"/>
            <w:iCs/>
            <w:color w:val="000000" w:themeColor="text1"/>
            <w:sz w:val="20"/>
            <w:szCs w:val="20"/>
          </w:rPr>
          <w:t>Hardware plays a critical role in IOMT. Various hardware can be used to collect real-time data from CKD patients. CKD patient data can be collected from a range of medical devices such as ECG (Electro Cardiogram) to provide heart monitoring data, fitness tracker to provide data like stress, breathing, Oxygen level, and glucometer to provide diabetes in blood, and blood monitoring devices will provide the pressure of blood. All these devices are interconnected via the internet and are responsible for data transmission to the cloud through connectivity technologies such as networks and gateway. In many instances, data are uploaded from time to time through an API (Application Programming Interface) key for a secured connection. These API keys will allow the specific devices to access and store data on the IoT platform. Subsequently, deep learning algorithms provide health care providers and patients with data analytics, reporting, and device control opportunities through software solutions. The approach to utilize IoMT components to manage CKD data and adopt a replicable application of using deep learning algorithms to predict  CKD is presented in the study.</w:t>
        </w:r>
      </w:moveFrom>
    </w:p>
    <w:moveFromRangeEnd w:id="133"/>
    <w:p w14:paraId="5E19F56E" w14:textId="77777777" w:rsidR="005C59F0" w:rsidRPr="005C59F0" w:rsidRDefault="005C59F0" w:rsidP="005C59F0">
      <w:pPr>
        <w:spacing w:line="240" w:lineRule="exact"/>
        <w:jc w:val="both"/>
        <w:rPr>
          <w:color w:val="000000" w:themeColor="text1"/>
          <w:sz w:val="16"/>
        </w:rPr>
      </w:pPr>
    </w:p>
    <w:p w14:paraId="24E95980" w14:textId="578722CA" w:rsidR="005C59F0" w:rsidRDefault="00A007F6" w:rsidP="008454C8">
      <w:pPr>
        <w:pStyle w:val="H1"/>
        <w:spacing w:before="0"/>
        <w:rPr>
          <w:rFonts w:cs="Helvetica"/>
          <w:color w:val="2F5496"/>
          <w:sz w:val="20"/>
          <w:szCs w:val="20"/>
        </w:rPr>
      </w:pPr>
      <w:r>
        <w:rPr>
          <w:rFonts w:cs="Helvetica"/>
          <w:color w:val="2F5496"/>
          <w:sz w:val="20"/>
          <w:szCs w:val="20"/>
        </w:rPr>
        <w:t>I</w:t>
      </w:r>
      <w:r w:rsidR="005C59F0" w:rsidRPr="001A4825">
        <w:rPr>
          <w:rFonts w:cs="Helvetica"/>
          <w:color w:val="2F5496"/>
          <w:sz w:val="20"/>
          <w:szCs w:val="20"/>
        </w:rPr>
        <w:t>V.</w:t>
      </w:r>
      <w:r w:rsidR="005C59F0" w:rsidRPr="001A4825">
        <w:rPr>
          <w:rFonts w:eastAsia="MS Gothic" w:cs="Helvetica"/>
          <w:color w:val="2F5496"/>
          <w:sz w:val="20"/>
          <w:szCs w:val="20"/>
        </w:rPr>
        <w:t> </w:t>
      </w:r>
      <w:r w:rsidR="005C59F0" w:rsidRPr="001A4825">
        <w:rPr>
          <w:rFonts w:cs="Helvetica"/>
          <w:color w:val="2F5496"/>
          <w:sz w:val="20"/>
          <w:szCs w:val="20"/>
        </w:rPr>
        <w:t>EXPERIMENTS AND RESULTS</w:t>
      </w:r>
    </w:p>
    <w:p w14:paraId="271B437E" w14:textId="6290FAB0" w:rsidR="00454F62" w:rsidRDefault="005C59F0" w:rsidP="00AE59B7">
      <w:pPr>
        <w:spacing w:line="240" w:lineRule="exact"/>
        <w:jc w:val="both"/>
        <w:rPr>
          <w:bCs/>
          <w:color w:val="000000" w:themeColor="text1"/>
        </w:rPr>
      </w:pPr>
      <w:r w:rsidRPr="00577BFD">
        <w:rPr>
          <w:bCs/>
          <w:color w:val="000000" w:themeColor="text1"/>
        </w:rPr>
        <w:t xml:space="preserve">In this paper, we have presented </w:t>
      </w:r>
      <w:ins w:id="137" w:author="Ahmed, Manik" w:date="2021-10-18T23:37:00Z">
        <w:r w:rsidR="00AC2CC9">
          <w:rPr>
            <w:bCs/>
            <w:color w:val="000000" w:themeColor="text1"/>
          </w:rPr>
          <w:t xml:space="preserve">the </w:t>
        </w:r>
      </w:ins>
      <w:r w:rsidR="006B360D">
        <w:rPr>
          <w:bCs/>
          <w:color w:val="000000" w:themeColor="text1"/>
        </w:rPr>
        <w:t>DL model-</w:t>
      </w:r>
      <w:r w:rsidRPr="00577BFD">
        <w:rPr>
          <w:bCs/>
          <w:color w:val="000000" w:themeColor="text1"/>
        </w:rPr>
        <w:t>based prediction of CKD. For classification of the disease</w:t>
      </w:r>
      <w:r>
        <w:rPr>
          <w:bCs/>
          <w:color w:val="000000" w:themeColor="text1"/>
        </w:rPr>
        <w:t>,</w:t>
      </w:r>
      <w:r w:rsidRPr="00577BFD">
        <w:rPr>
          <w:bCs/>
          <w:color w:val="000000" w:themeColor="text1"/>
        </w:rPr>
        <w:t xml:space="preserve"> we evaluated the accuracy, precision, Recall</w:t>
      </w:r>
      <w:r>
        <w:rPr>
          <w:bCs/>
          <w:color w:val="000000" w:themeColor="text1"/>
        </w:rPr>
        <w:t>,</w:t>
      </w:r>
      <w:r w:rsidRPr="00577BFD">
        <w:rPr>
          <w:bCs/>
          <w:color w:val="000000" w:themeColor="text1"/>
        </w:rPr>
        <w:t xml:space="preserve"> and F1 Score, ROC </w:t>
      </w:r>
      <w:r w:rsidR="0029045F" w:rsidRPr="00577BFD">
        <w:rPr>
          <w:bCs/>
          <w:color w:val="000000" w:themeColor="text1"/>
        </w:rPr>
        <w:t>curve area</w:t>
      </w:r>
      <w:r w:rsidRPr="00577BFD">
        <w:rPr>
          <w:bCs/>
          <w:color w:val="000000" w:themeColor="text1"/>
        </w:rPr>
        <w:t xml:space="preserve">, loss, and validation </w:t>
      </w:r>
      <w:r w:rsidR="00884783" w:rsidRPr="00577BFD">
        <w:rPr>
          <w:bCs/>
          <w:color w:val="000000" w:themeColor="text1"/>
        </w:rPr>
        <w:t>loss of</w:t>
      </w:r>
      <w:r w:rsidRPr="00577BFD">
        <w:rPr>
          <w:bCs/>
          <w:color w:val="000000" w:themeColor="text1"/>
        </w:rPr>
        <w:t xml:space="preserve"> the model</w:t>
      </w:r>
      <w:r w:rsidR="003A1FBD">
        <w:rPr>
          <w:bCs/>
          <w:color w:val="000000" w:themeColor="text1"/>
        </w:rPr>
        <w:t>s</w:t>
      </w:r>
      <w:r w:rsidRPr="00577BFD">
        <w:rPr>
          <w:bCs/>
          <w:color w:val="000000" w:themeColor="text1"/>
        </w:rPr>
        <w:t>.</w:t>
      </w:r>
      <w:ins w:id="138" w:author="Ahmed, Manik" w:date="2021-10-18T23:34:00Z">
        <w:r w:rsidR="00AC2CC9">
          <w:rPr>
            <w:bCs/>
            <w:color w:val="000000" w:themeColor="text1"/>
          </w:rPr>
          <w:t xml:space="preserve"> The results </w:t>
        </w:r>
      </w:ins>
      <w:ins w:id="139" w:author="Ahmed, Manik" w:date="2021-10-18T23:35:00Z">
        <w:r w:rsidR="00AC2CC9">
          <w:rPr>
            <w:bCs/>
            <w:color w:val="000000" w:themeColor="text1"/>
          </w:rPr>
          <w:t xml:space="preserve">of </w:t>
        </w:r>
      </w:ins>
      <w:ins w:id="140" w:author="Ahmed, Manik" w:date="2021-10-18T23:37:00Z">
        <w:r w:rsidR="00AC2CC9">
          <w:rPr>
            <w:bCs/>
            <w:color w:val="000000" w:themeColor="text1"/>
          </w:rPr>
          <w:t xml:space="preserve">the </w:t>
        </w:r>
      </w:ins>
      <w:ins w:id="141" w:author="Ahmed, Manik" w:date="2021-10-18T23:35:00Z">
        <w:r w:rsidR="00AC2CC9">
          <w:rPr>
            <w:bCs/>
            <w:color w:val="000000" w:themeColor="text1"/>
          </w:rPr>
          <w:t>performance of the seven al</w:t>
        </w:r>
      </w:ins>
      <w:ins w:id="142" w:author="Ahmed, Manik" w:date="2021-10-18T23:37:00Z">
        <w:r w:rsidR="00AC2CC9">
          <w:rPr>
            <w:bCs/>
            <w:color w:val="000000" w:themeColor="text1"/>
          </w:rPr>
          <w:t>gorithm</w:t>
        </w:r>
      </w:ins>
      <w:ins w:id="143" w:author="Ahmed, Manik" w:date="2021-10-18T23:35:00Z">
        <w:r w:rsidR="00AC2CC9">
          <w:rPr>
            <w:bCs/>
            <w:color w:val="000000" w:themeColor="text1"/>
          </w:rPr>
          <w:t xml:space="preserve">s are shown </w:t>
        </w:r>
      </w:ins>
      <w:proofErr w:type="spellStart"/>
      <w:ins w:id="144" w:author="Ahmed, Manik" w:date="2021-10-19T18:27:00Z">
        <w:r w:rsidR="00213228">
          <w:rPr>
            <w:bCs/>
            <w:color w:val="000000" w:themeColor="text1"/>
          </w:rPr>
          <w:t>accrding</w:t>
        </w:r>
        <w:proofErr w:type="spellEnd"/>
        <w:r w:rsidR="00213228">
          <w:rPr>
            <w:bCs/>
            <w:color w:val="000000" w:themeColor="text1"/>
          </w:rPr>
          <w:t xml:space="preserve"> to </w:t>
        </w:r>
      </w:ins>
      <w:ins w:id="145" w:author="Ahmed, Manik" w:date="2021-10-18T23:35:00Z">
        <w:r w:rsidR="00AC2CC9">
          <w:rPr>
            <w:bCs/>
            <w:color w:val="000000" w:themeColor="text1"/>
          </w:rPr>
          <w:t>four feature sel</w:t>
        </w:r>
      </w:ins>
      <w:ins w:id="146" w:author="Ahmed, Manik" w:date="2021-10-18T23:37:00Z">
        <w:r w:rsidR="00AC2CC9">
          <w:rPr>
            <w:bCs/>
            <w:color w:val="000000" w:themeColor="text1"/>
          </w:rPr>
          <w:t>e</w:t>
        </w:r>
      </w:ins>
      <w:ins w:id="147" w:author="Ahmed, Manik" w:date="2021-10-18T23:35:00Z">
        <w:r w:rsidR="00AC2CC9">
          <w:rPr>
            <w:bCs/>
            <w:color w:val="000000" w:themeColor="text1"/>
          </w:rPr>
          <w:t xml:space="preserve">ction </w:t>
        </w:r>
      </w:ins>
      <w:ins w:id="148" w:author="Ahmed, Manik" w:date="2021-10-18T23:36:00Z">
        <w:r w:rsidR="00AC2CC9">
          <w:rPr>
            <w:bCs/>
            <w:color w:val="000000" w:themeColor="text1"/>
          </w:rPr>
          <w:t>methods followed by the perform</w:t>
        </w:r>
      </w:ins>
      <w:ins w:id="149" w:author="Ahmed, Manik" w:date="2021-10-18T23:37:00Z">
        <w:r w:rsidR="00AC2CC9">
          <w:rPr>
            <w:bCs/>
            <w:color w:val="000000" w:themeColor="text1"/>
          </w:rPr>
          <w:t>anc</w:t>
        </w:r>
      </w:ins>
      <w:ins w:id="150" w:author="Ahmed, Manik" w:date="2021-10-18T23:36:00Z">
        <w:r w:rsidR="00AC2CC9">
          <w:rPr>
            <w:bCs/>
            <w:color w:val="000000" w:themeColor="text1"/>
          </w:rPr>
          <w:t>e with</w:t>
        </w:r>
      </w:ins>
      <w:ins w:id="151" w:author="Ahmed, Manik" w:date="2021-10-18T23:37:00Z">
        <w:r w:rsidR="00AC2CC9">
          <w:rPr>
            <w:bCs/>
            <w:color w:val="000000" w:themeColor="text1"/>
          </w:rPr>
          <w:t>out</w:t>
        </w:r>
      </w:ins>
      <w:ins w:id="152" w:author="Ahmed, Manik" w:date="2021-10-18T23:36:00Z">
        <w:r w:rsidR="00AC2CC9">
          <w:rPr>
            <w:bCs/>
            <w:color w:val="000000" w:themeColor="text1"/>
          </w:rPr>
          <w:t xml:space="preserve"> feature selection</w:t>
        </w:r>
      </w:ins>
      <w:ins w:id="153" w:author="Ahmed, Manik" w:date="2021-10-18T23:37:00Z">
        <w:r w:rsidR="00AC2CC9">
          <w:rPr>
            <w:bCs/>
            <w:color w:val="000000" w:themeColor="text1"/>
          </w:rPr>
          <w:t xml:space="preserve">. </w:t>
        </w:r>
      </w:ins>
      <w:r w:rsidRPr="00577BFD">
        <w:rPr>
          <w:bCs/>
          <w:color w:val="000000" w:themeColor="text1"/>
        </w:rPr>
        <w:t xml:space="preserve"> We determined the prediction ratio and computational time </w:t>
      </w:r>
      <w:ins w:id="154" w:author="Ahmed, Manik" w:date="2021-10-18T23:38:00Z">
        <w:r w:rsidR="00AC2CC9">
          <w:rPr>
            <w:bCs/>
            <w:color w:val="000000" w:themeColor="text1"/>
          </w:rPr>
          <w:t xml:space="preserve">of each model </w:t>
        </w:r>
      </w:ins>
      <w:r w:rsidRPr="00577BFD">
        <w:rPr>
          <w:bCs/>
          <w:color w:val="000000" w:themeColor="text1"/>
        </w:rPr>
        <w:t xml:space="preserve">for </w:t>
      </w:r>
      <w:r>
        <w:rPr>
          <w:bCs/>
          <w:color w:val="000000" w:themeColor="text1"/>
        </w:rPr>
        <w:t xml:space="preserve">a </w:t>
      </w:r>
      <w:ins w:id="155" w:author="Ahmed, Manik" w:date="2021-10-18T23:39:00Z">
        <w:r w:rsidR="00AC2CC9">
          <w:rPr>
            <w:bCs/>
            <w:color w:val="000000" w:themeColor="text1"/>
          </w:rPr>
          <w:t xml:space="preserve">comprehensive </w:t>
        </w:r>
      </w:ins>
      <w:del w:id="156" w:author="Ahmed, Manik" w:date="2021-10-18T23:39:00Z">
        <w:r w:rsidRPr="00577BFD" w:rsidDel="00AC2CC9">
          <w:rPr>
            <w:bCs/>
            <w:color w:val="000000" w:themeColor="text1"/>
          </w:rPr>
          <w:delText xml:space="preserve">better </w:delText>
        </w:r>
      </w:del>
      <w:r w:rsidRPr="00577BFD">
        <w:rPr>
          <w:bCs/>
          <w:color w:val="000000" w:themeColor="text1"/>
        </w:rPr>
        <w:t xml:space="preserve">understanding </w:t>
      </w:r>
      <w:r>
        <w:rPr>
          <w:bCs/>
          <w:color w:val="000000" w:themeColor="text1"/>
        </w:rPr>
        <w:t xml:space="preserve">of </w:t>
      </w:r>
      <w:r w:rsidRPr="00577BFD">
        <w:rPr>
          <w:bCs/>
          <w:color w:val="000000" w:themeColor="text1"/>
        </w:rPr>
        <w:t>the model</w:t>
      </w:r>
      <w:ins w:id="157" w:author="Ahmed, Manik" w:date="2021-10-18T23:39:00Z">
        <w:r w:rsidR="00AC2CC9">
          <w:rPr>
            <w:bCs/>
            <w:color w:val="000000" w:themeColor="text1"/>
          </w:rPr>
          <w:t>s</w:t>
        </w:r>
      </w:ins>
      <w:r w:rsidRPr="00577BFD">
        <w:rPr>
          <w:bCs/>
          <w:color w:val="000000" w:themeColor="text1"/>
        </w:rPr>
        <w:t>.</w:t>
      </w:r>
      <w:ins w:id="158" w:author="Ahmed, Manik" w:date="2021-10-18T23:41:00Z">
        <w:r w:rsidR="003F586B">
          <w:rPr>
            <w:bCs/>
            <w:color w:val="000000" w:themeColor="text1"/>
          </w:rPr>
          <w:t xml:space="preserve"> </w:t>
        </w:r>
      </w:ins>
      <w:ins w:id="159" w:author="Ahmed, Manik" w:date="2021-10-18T23:40:00Z">
        <w:r w:rsidR="003F586B">
          <w:rPr>
            <w:bCs/>
            <w:color w:val="000000" w:themeColor="text1"/>
          </w:rPr>
          <w:t>Finally</w:t>
        </w:r>
      </w:ins>
      <w:ins w:id="160" w:author="Ahmed, Manik" w:date="2021-10-18T23:41:00Z">
        <w:r w:rsidR="003F586B">
          <w:rPr>
            <w:bCs/>
            <w:color w:val="000000" w:themeColor="text1"/>
          </w:rPr>
          <w:t>,</w:t>
        </w:r>
      </w:ins>
      <w:ins w:id="161" w:author="Ahmed, Manik" w:date="2021-10-18T23:40:00Z">
        <w:r w:rsidR="003F586B">
          <w:rPr>
            <w:bCs/>
            <w:color w:val="000000" w:themeColor="text1"/>
          </w:rPr>
          <w:t xml:space="preserve"> statistical significanc</w:t>
        </w:r>
      </w:ins>
      <w:ins w:id="162" w:author="Ahmed, Manik" w:date="2021-10-18T23:41:00Z">
        <w:r w:rsidR="003F586B">
          <w:rPr>
            <w:bCs/>
            <w:color w:val="000000" w:themeColor="text1"/>
          </w:rPr>
          <w:t>e</w:t>
        </w:r>
      </w:ins>
      <w:ins w:id="163" w:author="Ahmed, Manik" w:date="2021-10-18T23:40:00Z">
        <w:r w:rsidR="003F586B">
          <w:rPr>
            <w:bCs/>
            <w:color w:val="000000" w:themeColor="text1"/>
          </w:rPr>
          <w:t xml:space="preserve"> analys</w:t>
        </w:r>
      </w:ins>
      <w:ins w:id="164" w:author="Ahmed, Manik" w:date="2021-10-18T23:41:00Z">
        <w:r w:rsidR="003F586B">
          <w:rPr>
            <w:bCs/>
            <w:color w:val="000000" w:themeColor="text1"/>
          </w:rPr>
          <w:t xml:space="preserve">es </w:t>
        </w:r>
      </w:ins>
      <w:ins w:id="165" w:author="Ahmed, Manik" w:date="2021-10-18T23:40:00Z">
        <w:r w:rsidR="003F586B">
          <w:rPr>
            <w:bCs/>
            <w:color w:val="000000" w:themeColor="text1"/>
          </w:rPr>
          <w:t>were perf</w:t>
        </w:r>
      </w:ins>
      <w:ins w:id="166" w:author="Ahmed, Manik" w:date="2021-10-18T23:41:00Z">
        <w:r w:rsidR="003F586B">
          <w:rPr>
            <w:bCs/>
            <w:color w:val="000000" w:themeColor="text1"/>
          </w:rPr>
          <w:t>ormed</w:t>
        </w:r>
      </w:ins>
      <w:ins w:id="167" w:author="Ahmed, Manik" w:date="2021-10-18T23:40:00Z">
        <w:r w:rsidR="003F586B">
          <w:rPr>
            <w:bCs/>
            <w:color w:val="000000" w:themeColor="text1"/>
          </w:rPr>
          <w:t xml:space="preserve"> to e</w:t>
        </w:r>
      </w:ins>
      <w:ins w:id="168" w:author="Ahmed, Manik" w:date="2021-10-18T23:41:00Z">
        <w:r w:rsidR="003F586B">
          <w:rPr>
            <w:bCs/>
            <w:color w:val="000000" w:themeColor="text1"/>
          </w:rPr>
          <w:t>valuate the reliability of the performance.</w:t>
        </w:r>
      </w:ins>
      <w:r w:rsidRPr="00577BFD">
        <w:rPr>
          <w:bCs/>
          <w:color w:val="000000" w:themeColor="text1"/>
        </w:rPr>
        <w:t xml:space="preserve"> </w:t>
      </w:r>
      <w:ins w:id="169" w:author="Ahmed, Manik" w:date="2021-10-18T23:41:00Z">
        <w:r w:rsidR="003F586B">
          <w:rPr>
            <w:bCs/>
            <w:color w:val="000000" w:themeColor="text1"/>
          </w:rPr>
          <w:t xml:space="preserve">In addition, </w:t>
        </w:r>
      </w:ins>
      <w:r w:rsidRPr="00577BFD">
        <w:rPr>
          <w:bCs/>
          <w:color w:val="000000" w:themeColor="text1"/>
        </w:rPr>
        <w:t>AdaBoost and perceptron algorithms are applied to find the significant risk factor</w:t>
      </w:r>
      <w:r w:rsidR="003A1FBD">
        <w:rPr>
          <w:bCs/>
          <w:color w:val="000000" w:themeColor="text1"/>
        </w:rPr>
        <w:t>s</w:t>
      </w:r>
      <w:r w:rsidRPr="00577BFD">
        <w:rPr>
          <w:bCs/>
          <w:color w:val="000000" w:themeColor="text1"/>
        </w:rPr>
        <w:t xml:space="preserve"> of CKD.</w:t>
      </w:r>
    </w:p>
    <w:p w14:paraId="5BF8F0E5" w14:textId="77777777" w:rsidR="005C59F0" w:rsidRDefault="005C59F0" w:rsidP="005C59F0">
      <w:pPr>
        <w:jc w:val="both"/>
        <w:rPr>
          <w:bCs/>
          <w:color w:val="000000" w:themeColor="text1"/>
        </w:rPr>
      </w:pPr>
    </w:p>
    <w:p w14:paraId="783E5CE7" w14:textId="77777777" w:rsidR="005C59F0" w:rsidRPr="00546E37" w:rsidRDefault="005C59F0" w:rsidP="00AC5656">
      <w:pPr>
        <w:pStyle w:val="H2"/>
        <w:spacing w:before="0"/>
        <w:jc w:val="both"/>
        <w:rPr>
          <w:color w:val="595959"/>
        </w:rPr>
      </w:pPr>
      <w:r w:rsidRPr="00546E37">
        <w:rPr>
          <w:color w:val="595959"/>
        </w:rPr>
        <w:t>A.</w:t>
      </w:r>
      <w:r w:rsidRPr="00546E37">
        <w:rPr>
          <w:rFonts w:ascii="MS Gothic" w:eastAsia="MS Gothic" w:hAnsi="MS Gothic" w:cs="MS Gothic" w:hint="eastAsia"/>
          <w:color w:val="595959"/>
        </w:rPr>
        <w:t> </w:t>
      </w:r>
      <w:r w:rsidRPr="00546E37">
        <w:rPr>
          <w:color w:val="595959"/>
        </w:rPr>
        <w:t>MODEL PERFORMANCE: ACCURACY, PRECISION, RECALL, F1 SCORE</w:t>
      </w:r>
    </w:p>
    <w:p w14:paraId="0B7EF059" w14:textId="7064D2AB" w:rsidR="005C59F0" w:rsidRDefault="005C59F0" w:rsidP="005C59F0">
      <w:pPr>
        <w:jc w:val="both"/>
        <w:rPr>
          <w:ins w:id="170" w:author="Ahmed, Manik" w:date="2021-10-18T23:57:00Z"/>
          <w:color w:val="000000" w:themeColor="text1"/>
        </w:rPr>
      </w:pPr>
      <w:r w:rsidRPr="00577BFD">
        <w:rPr>
          <w:color w:val="000000" w:themeColor="text1"/>
        </w:rPr>
        <w:t xml:space="preserve">For classification prediction, it is important to </w:t>
      </w:r>
      <w:r w:rsidR="00ED20CB" w:rsidRPr="00577BFD">
        <w:rPr>
          <w:color w:val="000000" w:themeColor="text1"/>
        </w:rPr>
        <w:t>explain the</w:t>
      </w:r>
      <w:r w:rsidRPr="00577BFD">
        <w:rPr>
          <w:color w:val="000000" w:themeColor="text1"/>
        </w:rPr>
        <w:t xml:space="preserve"> concept of a confusion matrix. A confusion matrix is defined by 2×2 matrices, containing 4 </w:t>
      </w:r>
      <w:r w:rsidR="002E0474" w:rsidRPr="00577BFD">
        <w:rPr>
          <w:color w:val="000000" w:themeColor="text1"/>
        </w:rPr>
        <w:t>attributes</w:t>
      </w:r>
      <w:r w:rsidRPr="00577BFD">
        <w:rPr>
          <w:color w:val="000000" w:themeColor="text1"/>
        </w:rPr>
        <w:t xml:space="preserve"> namely true positive (TP), true negative (TN), false positive (FP), and false-negative (FN)</w:t>
      </w:r>
      <w:r w:rsidR="003A1FBD">
        <w:rPr>
          <w:color w:val="000000" w:themeColor="text1"/>
        </w:rPr>
        <w:t xml:space="preserve">(Table 3) </w:t>
      </w:r>
      <w:r w:rsidR="00A375CF" w:rsidRPr="00577BFD">
        <w:rPr>
          <w:color w:val="000000" w:themeColor="text1"/>
        </w:rPr>
        <w:fldChar w:fldCharType="begin" w:fldLock="1"/>
      </w:r>
      <w:r w:rsidR="00EA4E6F">
        <w:rPr>
          <w:color w:val="000000" w:themeColor="text1"/>
        </w:rPr>
        <w:instrText>ADDIN CSL_CITATION {"citationItems":[{"id":"ITEM-1","itemData":{"ISSN":"1568-4946","author":[{"dropping-particle":"","family":"Lakshmanaprabu","given":"S K","non-dropping-particle":"","parse-names":false,"suffix":""},{"dropping-particle":"","family":"Mohanty","given":"Sachi Nandan","non-dropping-particle":"","parse-names":false,"suffix":""},{"dropping-particle":"","family":"Krishnamoorthy","given":"Sujatha","non-dropping-particle":"","parse-names":false,"suffix":""},{"dropping-particle":"","family":"Uthayakumar","given":"J","non-dropping-particle":"","parse-names":false,"suffix":""},{"dropping-particle":"","family":"Shankar","given":"K","non-dropping-particle":"","parse-names":false,"suffix":""}],"container-title":"Applied Soft Computing","id":"ITEM-1","issued":{"date-parts":[["2019"]]},"page":"105487","publisher":"Elsevier","title":"Online clinical decision support system using optimal deep neural networks","type":"article-journal","volume":"81"},"uris":["http://www.mendeley.com/documents/?uuid=a15ac247-dd64-4916-a138-2ab2cc970f4a"]}],"mendeley":{"formattedCitation":"[21]","plainTextFormattedCitation":"[21]","previouslyFormattedCitation":"[21]"},"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[21]</w:t>
      </w:r>
      <w:r w:rsidR="00A375CF" w:rsidRPr="00577BFD">
        <w:rPr>
          <w:color w:val="000000" w:themeColor="text1"/>
        </w:rPr>
        <w:fldChar w:fldCharType="end"/>
      </w:r>
      <w:r w:rsidRPr="00577BFD">
        <w:rPr>
          <w:color w:val="000000" w:themeColor="text1"/>
        </w:rPr>
        <w:t>.</w:t>
      </w:r>
    </w:p>
    <w:p w14:paraId="66F2CF33" w14:textId="77777777" w:rsidR="004A0955" w:rsidRDefault="004A0955" w:rsidP="005C59F0">
      <w:pPr>
        <w:jc w:val="both"/>
        <w:rPr>
          <w:color w:val="000000" w:themeColor="text1"/>
        </w:rPr>
      </w:pPr>
    </w:p>
    <w:p w14:paraId="1FD74580" w14:textId="77777777" w:rsidR="005C59F0" w:rsidRDefault="005C59F0" w:rsidP="005C59F0">
      <w:pPr>
        <w:jc w:val="both"/>
        <w:rPr>
          <w:color w:val="000000" w:themeColor="text1"/>
        </w:rPr>
      </w:pPr>
    </w:p>
    <w:p w14:paraId="2091F7B3" w14:textId="5C6B3580" w:rsidR="00E65812" w:rsidRPr="004C0D34" w:rsidRDefault="00E65812" w:rsidP="005C5B57">
      <w:pPr>
        <w:pStyle w:val="Caption"/>
        <w:keepNext/>
        <w:spacing w:line="240" w:lineRule="auto"/>
        <w:rPr>
          <w:i w:val="0"/>
          <w:iCs w:val="0"/>
        </w:rPr>
      </w:pPr>
      <w:r w:rsidRPr="004C0D34">
        <w:rPr>
          <w:i w:val="0"/>
          <w:iCs w:val="0"/>
        </w:rPr>
        <w:t xml:space="preserve">Table </w:t>
      </w:r>
      <w:r w:rsidR="00A375CF" w:rsidRPr="004C0D34">
        <w:rPr>
          <w:i w:val="0"/>
          <w:iCs w:val="0"/>
        </w:rPr>
        <w:fldChar w:fldCharType="begin"/>
      </w:r>
      <w:r w:rsidRPr="004C0D34">
        <w:rPr>
          <w:i w:val="0"/>
          <w:iCs w:val="0"/>
        </w:rPr>
        <w:instrText xml:space="preserve"> SEQ Table \* ARABIC </w:instrText>
      </w:r>
      <w:r w:rsidR="00A375CF" w:rsidRPr="004C0D34">
        <w:rPr>
          <w:i w:val="0"/>
          <w:iCs w:val="0"/>
        </w:rPr>
        <w:fldChar w:fldCharType="separate"/>
      </w:r>
      <w:r w:rsidR="00E33931">
        <w:rPr>
          <w:i w:val="0"/>
          <w:iCs w:val="0"/>
          <w:noProof/>
        </w:rPr>
        <w:t>3</w:t>
      </w:r>
      <w:r w:rsidR="00A375CF" w:rsidRPr="004C0D34">
        <w:rPr>
          <w:i w:val="0"/>
          <w:iCs w:val="0"/>
        </w:rPr>
        <w:fldChar w:fldCharType="end"/>
      </w:r>
      <w:r w:rsidRPr="004C0D34">
        <w:rPr>
          <w:i w:val="0"/>
          <w:iCs w:val="0"/>
        </w:rPr>
        <w:t xml:space="preserve">. Confusion matrix </w:t>
      </w:r>
    </w:p>
    <w:tbl>
      <w:tblPr>
        <w:tblStyle w:val="TableGrid"/>
        <w:tblW w:w="4751"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1784"/>
        <w:gridCol w:w="1457"/>
      </w:tblGrid>
      <w:tr w:rsidR="005C59F0" w:rsidRPr="00A77EC2" w14:paraId="5E13431F" w14:textId="77777777" w:rsidTr="005C59F0">
        <w:trPr>
          <w:trHeight w:val="454"/>
          <w:jc w:val="center"/>
        </w:trPr>
        <w:tc>
          <w:tcPr>
            <w:tcW w:w="1563" w:type="pct"/>
          </w:tcPr>
          <w:p w14:paraId="1AD84A59" w14:textId="77777777" w:rsidR="005C59F0" w:rsidRPr="00A77EC2" w:rsidRDefault="005C59F0" w:rsidP="00322F27">
            <w:pPr>
              <w:spacing w:before="120" w:after="120"/>
              <w:jc w:val="center"/>
              <w:rPr>
                <w:color w:val="000000" w:themeColor="text1"/>
                <w:sz w:val="16"/>
              </w:rPr>
            </w:pPr>
          </w:p>
        </w:tc>
        <w:tc>
          <w:tcPr>
            <w:tcW w:w="1892" w:type="pct"/>
          </w:tcPr>
          <w:p w14:paraId="76A8F446" w14:textId="77777777" w:rsidR="005C59F0" w:rsidRPr="00A77EC2" w:rsidRDefault="005C59F0" w:rsidP="00322F27">
            <w:pPr>
              <w:spacing w:before="120" w:after="120"/>
              <w:jc w:val="center"/>
              <w:rPr>
                <w:color w:val="000000" w:themeColor="text1"/>
                <w:sz w:val="16"/>
              </w:rPr>
            </w:pPr>
            <w:r w:rsidRPr="00A77EC2">
              <w:rPr>
                <w:b/>
                <w:color w:val="000000" w:themeColor="text1"/>
                <w:sz w:val="16"/>
              </w:rPr>
              <w:t>Predicted:</w:t>
            </w:r>
            <w:r w:rsidRPr="00A77EC2">
              <w:rPr>
                <w:color w:val="000000" w:themeColor="text1"/>
                <w:sz w:val="16"/>
              </w:rPr>
              <w:t>1</w:t>
            </w:r>
          </w:p>
        </w:tc>
        <w:tc>
          <w:tcPr>
            <w:tcW w:w="1545" w:type="pct"/>
          </w:tcPr>
          <w:p w14:paraId="4AB00742" w14:textId="77777777" w:rsidR="005C59F0" w:rsidRPr="00A77EC2" w:rsidRDefault="005C59F0" w:rsidP="00322F27">
            <w:pPr>
              <w:spacing w:before="120" w:after="120"/>
              <w:jc w:val="center"/>
              <w:rPr>
                <w:color w:val="000000" w:themeColor="text1"/>
                <w:sz w:val="16"/>
              </w:rPr>
            </w:pPr>
            <w:r w:rsidRPr="00A77EC2">
              <w:rPr>
                <w:b/>
                <w:color w:val="000000" w:themeColor="text1"/>
                <w:sz w:val="16"/>
              </w:rPr>
              <w:t>Predicted:</w:t>
            </w:r>
            <w:r w:rsidRPr="00A77EC2">
              <w:rPr>
                <w:color w:val="000000" w:themeColor="text1"/>
                <w:sz w:val="16"/>
              </w:rPr>
              <w:t>0</w:t>
            </w:r>
          </w:p>
        </w:tc>
      </w:tr>
      <w:tr w:rsidR="005C59F0" w:rsidRPr="00A77EC2" w14:paraId="533EE848" w14:textId="77777777" w:rsidTr="005C59F0">
        <w:trPr>
          <w:trHeight w:val="462"/>
          <w:jc w:val="center"/>
        </w:trPr>
        <w:tc>
          <w:tcPr>
            <w:tcW w:w="1563" w:type="pct"/>
            <w:vAlign w:val="center"/>
          </w:tcPr>
          <w:p w14:paraId="2402D56E" w14:textId="77777777" w:rsidR="005C59F0" w:rsidRPr="00A77EC2" w:rsidRDefault="005C59F0" w:rsidP="00322F27">
            <w:pPr>
              <w:spacing w:before="120" w:after="120"/>
              <w:jc w:val="center"/>
              <w:rPr>
                <w:color w:val="000000" w:themeColor="text1"/>
                <w:sz w:val="16"/>
              </w:rPr>
            </w:pPr>
            <w:r w:rsidRPr="00A77EC2">
              <w:rPr>
                <w:b/>
                <w:color w:val="000000" w:themeColor="text1"/>
                <w:sz w:val="16"/>
              </w:rPr>
              <w:t>Actual:</w:t>
            </w:r>
            <w:r w:rsidRPr="00A77EC2">
              <w:rPr>
                <w:color w:val="000000" w:themeColor="text1"/>
                <w:sz w:val="16"/>
              </w:rPr>
              <w:t>1</w:t>
            </w:r>
          </w:p>
        </w:tc>
        <w:tc>
          <w:tcPr>
            <w:tcW w:w="1892" w:type="pct"/>
            <w:vAlign w:val="center"/>
          </w:tcPr>
          <w:p w14:paraId="1BC29649" w14:textId="77777777" w:rsidR="005C59F0" w:rsidRPr="00A77EC2" w:rsidRDefault="005C59F0" w:rsidP="00322F27">
            <w:pPr>
              <w:spacing w:before="120" w:after="120"/>
              <w:jc w:val="center"/>
              <w:rPr>
                <w:color w:val="000000" w:themeColor="text1"/>
                <w:sz w:val="16"/>
              </w:rPr>
            </w:pPr>
            <w:r w:rsidRPr="00A77EC2">
              <w:rPr>
                <w:color w:val="000000" w:themeColor="text1"/>
                <w:sz w:val="16"/>
              </w:rPr>
              <w:t>True Positive</w:t>
            </w:r>
          </w:p>
        </w:tc>
        <w:tc>
          <w:tcPr>
            <w:tcW w:w="1545" w:type="pct"/>
            <w:vAlign w:val="center"/>
          </w:tcPr>
          <w:p w14:paraId="130C2046" w14:textId="77777777" w:rsidR="005C59F0" w:rsidRPr="00A77EC2" w:rsidRDefault="005C59F0" w:rsidP="00322F27">
            <w:pPr>
              <w:spacing w:before="120" w:after="120"/>
              <w:jc w:val="center"/>
              <w:rPr>
                <w:color w:val="000000" w:themeColor="text1"/>
                <w:sz w:val="16"/>
              </w:rPr>
            </w:pPr>
            <w:r w:rsidRPr="00A77EC2">
              <w:rPr>
                <w:color w:val="000000" w:themeColor="text1"/>
                <w:sz w:val="16"/>
              </w:rPr>
              <w:t>False Positive</w:t>
            </w:r>
          </w:p>
        </w:tc>
      </w:tr>
      <w:tr w:rsidR="005C59F0" w:rsidRPr="00A77EC2" w14:paraId="41B0AF3B" w14:textId="77777777" w:rsidTr="00566DDA">
        <w:trPr>
          <w:trHeight w:val="476"/>
          <w:jc w:val="center"/>
        </w:trPr>
        <w:tc>
          <w:tcPr>
            <w:tcW w:w="1563" w:type="pct"/>
            <w:vAlign w:val="center"/>
          </w:tcPr>
          <w:p w14:paraId="2F61FD9B" w14:textId="77777777" w:rsidR="005C59F0" w:rsidRPr="00A77EC2" w:rsidRDefault="005C59F0" w:rsidP="00322F27">
            <w:pPr>
              <w:spacing w:before="120" w:after="120"/>
              <w:jc w:val="center"/>
              <w:rPr>
                <w:color w:val="000000" w:themeColor="text1"/>
                <w:sz w:val="16"/>
              </w:rPr>
            </w:pPr>
            <w:r w:rsidRPr="00A77EC2">
              <w:rPr>
                <w:b/>
                <w:color w:val="000000" w:themeColor="text1"/>
                <w:sz w:val="16"/>
              </w:rPr>
              <w:t>Actual:</w:t>
            </w:r>
            <w:r w:rsidRPr="00A77EC2">
              <w:rPr>
                <w:color w:val="000000" w:themeColor="text1"/>
                <w:sz w:val="16"/>
              </w:rPr>
              <w:t>0</w:t>
            </w:r>
          </w:p>
        </w:tc>
        <w:tc>
          <w:tcPr>
            <w:tcW w:w="1892" w:type="pct"/>
            <w:vAlign w:val="center"/>
          </w:tcPr>
          <w:p w14:paraId="5D4AE8EA" w14:textId="77777777" w:rsidR="005C59F0" w:rsidRPr="00A77EC2" w:rsidRDefault="005C59F0" w:rsidP="00322F27">
            <w:pPr>
              <w:spacing w:before="120" w:after="120"/>
              <w:jc w:val="center"/>
              <w:rPr>
                <w:color w:val="000000" w:themeColor="text1"/>
                <w:sz w:val="16"/>
              </w:rPr>
            </w:pPr>
            <w:r w:rsidRPr="00A77EC2">
              <w:rPr>
                <w:color w:val="000000" w:themeColor="text1"/>
                <w:sz w:val="16"/>
              </w:rPr>
              <w:t xml:space="preserve">False Negative </w:t>
            </w:r>
          </w:p>
        </w:tc>
        <w:tc>
          <w:tcPr>
            <w:tcW w:w="1545" w:type="pct"/>
            <w:vAlign w:val="center"/>
          </w:tcPr>
          <w:p w14:paraId="1DD64F66" w14:textId="77777777" w:rsidR="005C59F0" w:rsidRPr="00A77EC2" w:rsidRDefault="005C59F0" w:rsidP="00322F27">
            <w:pPr>
              <w:spacing w:before="120" w:after="120"/>
              <w:jc w:val="center"/>
              <w:rPr>
                <w:color w:val="000000" w:themeColor="text1"/>
                <w:sz w:val="16"/>
              </w:rPr>
            </w:pPr>
            <w:r w:rsidRPr="00A77EC2">
              <w:rPr>
                <w:color w:val="000000" w:themeColor="text1"/>
                <w:sz w:val="16"/>
              </w:rPr>
              <w:t>True Negative</w:t>
            </w:r>
          </w:p>
        </w:tc>
      </w:tr>
    </w:tbl>
    <w:p w14:paraId="323F4699" w14:textId="49BB6CF0" w:rsidR="00AC5656" w:rsidRPr="00577BFD" w:rsidRDefault="00AC5656" w:rsidP="00AE59B7">
      <w:pPr>
        <w:spacing w:before="120" w:after="120" w:line="240" w:lineRule="exact"/>
        <w:jc w:val="both"/>
        <w:rPr>
          <w:color w:val="000000" w:themeColor="text1"/>
        </w:rPr>
      </w:pPr>
      <w:r w:rsidRPr="00577BFD">
        <w:rPr>
          <w:color w:val="000000" w:themeColor="text1"/>
        </w:rPr>
        <w:t>The most widely used prediction performance parameter is</w:t>
      </w:r>
      <w:r w:rsidR="00566DDA">
        <w:rPr>
          <w:color w:val="000000" w:themeColor="text1"/>
        </w:rPr>
        <w:t xml:space="preserve"> </w:t>
      </w:r>
      <w:r w:rsidRPr="00577BFD">
        <w:rPr>
          <w:color w:val="000000" w:themeColor="text1"/>
        </w:rPr>
        <w:t>accuracy. It measures the value of classified instances events and is denoted in percentage</w:t>
      </w:r>
      <w:r w:rsidR="003A1FBD">
        <w:rPr>
          <w:color w:val="000000" w:themeColor="text1"/>
        </w:rPr>
        <w:t xml:space="preserve"> </w:t>
      </w:r>
      <w:r w:rsidRPr="00577BFD">
        <w:rPr>
          <w:color w:val="000000" w:themeColor="text1"/>
        </w:rPr>
        <w:t>(</w:t>
      </w:r>
      <w:r w:rsidR="003A1FBD">
        <w:rPr>
          <w:color w:val="000000" w:themeColor="text1"/>
        </w:rPr>
        <w:t>%</w:t>
      </w:r>
      <w:r w:rsidRPr="00577BFD">
        <w:rPr>
          <w:color w:val="000000" w:themeColor="text1"/>
        </w:rPr>
        <w:t>). For greater classification results, the accuracy should be close to 100</w:t>
      </w:r>
      <w:r w:rsidR="003A1FBD">
        <w:rPr>
          <w:color w:val="000000" w:themeColor="text1"/>
        </w:rPr>
        <w:t>%</w:t>
      </w:r>
      <w:r w:rsidRPr="00577BFD">
        <w:rPr>
          <w:color w:val="000000" w:themeColor="text1"/>
        </w:rPr>
        <w:t>, as defined in Eq. (16).</w:t>
      </w:r>
    </w:p>
    <w:p w14:paraId="40841F18" w14:textId="77777777" w:rsidR="00AC5656" w:rsidRPr="00577BFD" w:rsidRDefault="00AC5656" w:rsidP="00AC5656">
      <w:pPr>
        <w:spacing w:before="120" w:after="120"/>
        <w:jc w:val="both"/>
        <w:rPr>
          <w:color w:val="000000" w:themeColor="text1"/>
        </w:rPr>
      </w:pPr>
      <m:oMath>
        <m:r>
          <w:rPr>
            <w:rFonts w:ascii="Cambria Math" w:hAnsi="Cambria Math"/>
            <w:color w:val="000000" w:themeColor="text1"/>
          </w:rPr>
          <m:t xml:space="preserve"> Accuracy=</m:t>
        </m:r>
        <m:f>
          <m:fPr>
            <m:ctrlPr>
              <w:rPr>
                <w:rFonts w:ascii="Cambria Math" w:hAnsi="Cambria Math"/>
                <w:color w:val="000000" w:themeColor="text1"/>
              </w:rPr>
            </m:ctrlPr>
          </m:fPr>
          <m:num>
            <m:r>
              <w:rPr>
                <w:rFonts w:ascii="Cambria Math" w:hAnsi="Cambria Math"/>
                <w:color w:val="000000" w:themeColor="text1"/>
              </w:rPr>
              <m:t>TP+TN</m:t>
            </m:r>
          </m:num>
          <m:den>
            <m:r>
              <w:rPr>
                <w:rFonts w:ascii="Cambria Math" w:hAnsi="Cambria Math"/>
                <w:color w:val="000000" w:themeColor="text1"/>
              </w:rPr>
              <m:t>TP+TN+FP+FN</m:t>
            </m:r>
          </m:den>
        </m:f>
      </m:oMath>
      <w:r w:rsidRPr="00577BFD">
        <w:rPr>
          <w:color w:val="000000" w:themeColor="text1"/>
        </w:rPr>
        <w:t>…………</w:t>
      </w:r>
      <w:r>
        <w:rPr>
          <w:color w:val="000000" w:themeColor="text1"/>
        </w:rPr>
        <w:t>…………………</w:t>
      </w:r>
      <w:r w:rsidRPr="00577BFD">
        <w:rPr>
          <w:color w:val="000000" w:themeColor="text1"/>
        </w:rPr>
        <w:t xml:space="preserve">  (16) </w:t>
      </w:r>
    </w:p>
    <w:p w14:paraId="27A9A872" w14:textId="0584E454" w:rsidR="00AC5656" w:rsidRPr="00577BFD" w:rsidRDefault="00AC5656" w:rsidP="00AE59B7">
      <w:pPr>
        <w:spacing w:before="120" w:after="120" w:line="240" w:lineRule="exact"/>
        <w:jc w:val="both"/>
        <w:rPr>
          <w:color w:val="000000" w:themeColor="text1"/>
        </w:rPr>
      </w:pPr>
      <w:moveFromRangeStart w:id="171" w:author="Shamima Akter" w:date="2021-10-20T16:34:00Z" w:name="move85640086"/>
      <w:moveFrom w:id="172" w:author="Shamima Akter" w:date="2021-10-20T16:34:00Z">
        <w:r w:rsidRPr="00577BFD" w:rsidDel="001200F8">
          <w:rPr>
            <w:color w:val="000000" w:themeColor="text1"/>
          </w:rPr>
          <w:t xml:space="preserve"> All the models showed 90 to over 90% accuracy, where three models showed 97% accuracy. Out of all algorithms, ANN showed the highest accuracy of 97%, followed by LSTM and Bidirectional LSTM -90% and 91% respectively, GRU-93% and BidirectionalGRU-91%, Perceptron-97%, and Simple RNN-97%. Table 4 shows the overall accuracy, precision, recall, and F1 score for all </w:t>
        </w:r>
        <w:r w:rsidR="009D233F" w:rsidDel="001200F8">
          <w:rPr>
            <w:color w:val="000000" w:themeColor="text1"/>
          </w:rPr>
          <w:t>DL</w:t>
        </w:r>
        <w:r w:rsidRPr="00577BFD" w:rsidDel="001200F8">
          <w:rPr>
            <w:color w:val="000000" w:themeColor="text1"/>
          </w:rPr>
          <w:t xml:space="preserve"> models</w:t>
        </w:r>
      </w:moveFrom>
      <w:moveFromRangeEnd w:id="171"/>
      <w:del w:id="173" w:author="Shamima Akter" w:date="2021-10-20T16:34:00Z">
        <w:r w:rsidRPr="00577BFD" w:rsidDel="001200F8">
          <w:rPr>
            <w:color w:val="000000" w:themeColor="text1"/>
          </w:rPr>
          <w:delText>.</w:delText>
        </w:r>
      </w:del>
      <w:r w:rsidRPr="00577BFD">
        <w:rPr>
          <w:color w:val="000000" w:themeColor="text1"/>
        </w:rPr>
        <w:t xml:space="preserve"> </w:t>
      </w:r>
    </w:p>
    <w:p w14:paraId="32AFF741" w14:textId="77777777" w:rsidR="00AC5656" w:rsidRPr="00577BFD" w:rsidRDefault="00AC5656" w:rsidP="00AC5656">
      <w:pPr>
        <w:numPr>
          <w:ilvl w:val="0"/>
          <w:numId w:val="2"/>
        </w:numPr>
        <w:shd w:val="clear" w:color="auto" w:fill="FFFFFF"/>
        <w:textAlignment w:val="baseline"/>
      </w:pPr>
      <w:r w:rsidRPr="00577BFD">
        <w:rPr>
          <w:b/>
          <w:bCs/>
        </w:rPr>
        <w:t>Precision</w:t>
      </w:r>
      <w:r w:rsidRPr="00577BFD">
        <w:t xml:space="preserve"> computes and estimates the number of positive classes representing </w:t>
      </w:r>
      <w:r>
        <w:t xml:space="preserve">the </w:t>
      </w:r>
      <w:r w:rsidRPr="00577BFD">
        <w:t>truly positive class.</w:t>
      </w:r>
    </w:p>
    <w:p w14:paraId="23AD4A4A" w14:textId="77777777" w:rsidR="00AC5656" w:rsidRPr="00577BFD" w:rsidRDefault="00AC5656" w:rsidP="00AC5656">
      <w:pPr>
        <w:numPr>
          <w:ilvl w:val="0"/>
          <w:numId w:val="2"/>
        </w:numPr>
        <w:shd w:val="clear" w:color="auto" w:fill="FFFFFF"/>
        <w:textAlignment w:val="baseline"/>
      </w:pPr>
      <w:r w:rsidRPr="00577BFD">
        <w:rPr>
          <w:b/>
          <w:bCs/>
        </w:rPr>
        <w:t>Recall</w:t>
      </w:r>
      <w:r w:rsidRPr="00577BFD">
        <w:t xml:space="preserve"> calculates and predicts the number of positive classes in the data set overall positive instances.</w:t>
      </w:r>
    </w:p>
    <w:p w14:paraId="4A07ABE9" w14:textId="77802140" w:rsidR="00AC5656" w:rsidRPr="00577BFD" w:rsidRDefault="00AC5656" w:rsidP="00AC5656">
      <w:pPr>
        <w:numPr>
          <w:ilvl w:val="0"/>
          <w:numId w:val="2"/>
        </w:numPr>
        <w:shd w:val="clear" w:color="auto" w:fill="FFFFFF"/>
        <w:textAlignment w:val="baseline"/>
      </w:pPr>
      <w:r w:rsidRPr="00577BFD">
        <w:rPr>
          <w:b/>
          <w:bCs/>
        </w:rPr>
        <w:t>F1-score</w:t>
      </w:r>
      <w:r w:rsidRPr="00577BFD">
        <w:t xml:space="preserve"> is calculated as the harmonic mean of precision and recall for each model.</w:t>
      </w:r>
    </w:p>
    <w:p w14:paraId="235AD7DF" w14:textId="77777777" w:rsidR="00AC5656" w:rsidRPr="00577BFD" w:rsidRDefault="00AC5656" w:rsidP="00AC5656">
      <w:pPr>
        <w:spacing w:before="120" w:after="120"/>
        <w:jc w:val="both"/>
      </w:pPr>
      <w:r w:rsidRPr="00577BFD">
        <w:t>Precision implies the number of real positives which are correctly classified as positives and is represented in Eq. (17).</w:t>
      </w:r>
    </w:p>
    <w:p w14:paraId="6F1851C3" w14:textId="77777777" w:rsidR="00AC5656" w:rsidRPr="00577BFD" w:rsidRDefault="00AC5656" w:rsidP="00AC5656">
      <w:pPr>
        <w:spacing w:before="120" w:after="120"/>
        <w:jc w:val="both"/>
      </w:pPr>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r w:rsidRPr="00577BFD">
        <w:t>……………………………</w:t>
      </w:r>
      <w:r>
        <w:t>……</w:t>
      </w:r>
      <w:r w:rsidRPr="00577BFD">
        <w:t xml:space="preserve">. (17) </w:t>
      </w:r>
    </w:p>
    <w:p w14:paraId="1305982F" w14:textId="77777777" w:rsidR="00AC5656" w:rsidRPr="00577BFD" w:rsidRDefault="00AC5656" w:rsidP="00AC5656">
      <w:pPr>
        <w:spacing w:before="120" w:after="120"/>
        <w:jc w:val="both"/>
      </w:pPr>
      <w:r w:rsidRPr="00577BFD">
        <w:t>Recall signifies the number of real negatives which are correctly classified as positives and are represented in Eq. (18).</w:t>
      </w:r>
    </w:p>
    <w:p w14:paraId="58ABFDBE" w14:textId="77777777" w:rsidR="00AC5656" w:rsidRPr="00577BFD" w:rsidRDefault="00AC5656" w:rsidP="00AC5656">
      <w:pPr>
        <w:spacing w:before="120" w:after="120"/>
        <w:jc w:val="both"/>
      </w:pPr>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w:r>
        <w:t>………</w:t>
      </w:r>
      <w:r w:rsidRPr="00577BFD">
        <w:t>…………………………..…</w:t>
      </w:r>
      <w:r>
        <w:t>..</w:t>
      </w:r>
      <w:r w:rsidRPr="00577BFD">
        <w:t xml:space="preserve"> (18)</w:t>
      </w:r>
    </w:p>
    <w:p w14:paraId="5932447A" w14:textId="31CDAEB8" w:rsidR="00AC5656" w:rsidRPr="00577BFD" w:rsidRDefault="009F5B60" w:rsidP="00AC5656">
      <w:pPr>
        <w:spacing w:before="120" w:after="120"/>
        <w:jc w:val="both"/>
      </w:pPr>
      <w:r w:rsidRPr="009F5B60">
        <w:rPr>
          <w:color w:val="000000" w:themeColor="text1"/>
        </w:rPr>
        <w:t>The F-score is a measure of the testing process' accuracy. Precisions and recall sets are used to calculate the average.</w:t>
      </w:r>
      <w:r w:rsidR="000E793F">
        <w:rPr>
          <w:color w:val="000000" w:themeColor="text1"/>
        </w:rPr>
        <w:t xml:space="preserve"> </w:t>
      </w:r>
      <w:r>
        <w:rPr>
          <w:color w:val="000000" w:themeColor="text1"/>
        </w:rPr>
        <w:t xml:space="preserve">The equation </w:t>
      </w:r>
      <w:r w:rsidR="00AC5656" w:rsidRPr="00577BFD">
        <w:rPr>
          <w:color w:val="000000" w:themeColor="text1"/>
        </w:rPr>
        <w:t>is expressed</w:t>
      </w:r>
      <w:r>
        <w:rPr>
          <w:color w:val="000000" w:themeColor="text1"/>
        </w:rPr>
        <w:t xml:space="preserve"> as:</w:t>
      </w:r>
    </w:p>
    <w:p w14:paraId="7879F015" w14:textId="77777777" w:rsidR="00AC5656" w:rsidRPr="00577BFD" w:rsidRDefault="00AC5656" w:rsidP="00AC5656">
      <w:pPr>
        <w:spacing w:before="120" w:after="120"/>
        <w:jc w:val="both"/>
        <w:rPr>
          <w:color w:val="000000" w:themeColor="text1"/>
        </w:rPr>
      </w:pPr>
      <m:oMath>
        <m:r>
          <w:rPr>
            <w:rFonts w:ascii="Cambria Math" w:hAnsi="Cambria Math"/>
          </w:rPr>
          <m:t xml:space="preserve"> f1Score=2×</m:t>
        </m:r>
        <m:f>
          <m:fPr>
            <m:ctrlPr>
              <w:rPr>
                <w:rFonts w:ascii="Cambria Math" w:hAnsi="Cambria Math"/>
              </w:rPr>
            </m:ctrlPr>
          </m:fPr>
          <m:num>
            <m:r>
              <w:rPr>
                <w:rFonts w:ascii="Cambria Math" w:hAnsi="Cambria Math"/>
              </w:rPr>
              <m:t>Precision×Recall</m:t>
            </m:r>
          </m:num>
          <m:den>
            <m:r>
              <w:rPr>
                <w:rFonts w:ascii="Cambria Math" w:hAnsi="Cambria Math"/>
              </w:rPr>
              <m:t>Precision+Recall</m:t>
            </m:r>
          </m:den>
        </m:f>
      </m:oMath>
      <w:r>
        <w:t xml:space="preserve"> ………</w:t>
      </w:r>
      <w:r w:rsidRPr="00577BFD">
        <w:rPr>
          <w:color w:val="000000" w:themeColor="text1"/>
        </w:rPr>
        <w:t>………………</w:t>
      </w:r>
      <w:r>
        <w:rPr>
          <w:color w:val="000000" w:themeColor="text1"/>
        </w:rPr>
        <w:t>.</w:t>
      </w:r>
      <w:r w:rsidRPr="00577BFD">
        <w:rPr>
          <w:color w:val="000000" w:themeColor="text1"/>
        </w:rPr>
        <w:t xml:space="preserve"> (19)</w:t>
      </w:r>
    </w:p>
    <w:p w14:paraId="779C5D87" w14:textId="50FA38E7" w:rsidR="00D209B7" w:rsidRPr="00D209B7" w:rsidDel="00E37A99" w:rsidRDefault="00D209B7" w:rsidP="003F6819">
      <w:pPr>
        <w:spacing w:line="240" w:lineRule="exact"/>
        <w:jc w:val="both"/>
        <w:rPr>
          <w:ins w:id="174" w:author="Ahmed, Manik" w:date="2021-10-19T22:29:00Z"/>
          <w:del w:id="175" w:author="Shamima Akter" w:date="2021-10-20T16:07:00Z"/>
          <w:bCs/>
          <w:color w:val="000000" w:themeColor="text1"/>
          <w:highlight w:val="yellow"/>
          <w:rPrChange w:id="176" w:author="Ahmed, Manik" w:date="2021-10-19T22:29:00Z">
            <w:rPr>
              <w:ins w:id="177" w:author="Ahmed, Manik" w:date="2021-10-19T22:29:00Z"/>
              <w:del w:id="178" w:author="Shamima Akter" w:date="2021-10-20T16:07:00Z"/>
              <w:bCs/>
              <w:color w:val="000000" w:themeColor="text1"/>
              <w:highlight w:val="yellow"/>
              <w:lang w:val="id-ID"/>
            </w:rPr>
          </w:rPrChange>
        </w:rPr>
      </w:pPr>
      <w:ins w:id="179" w:author="Ahmed, Manik" w:date="2021-10-19T22:29:00Z">
        <w:r>
          <w:rPr>
            <w:bCs/>
            <w:color w:val="000000" w:themeColor="text1"/>
            <w:highlight w:val="yellow"/>
          </w:rPr>
          <w:t>A1 Without Feature Selection</w:t>
        </w:r>
      </w:ins>
    </w:p>
    <w:p w14:paraId="4E9E5B9B" w14:textId="2A65D993" w:rsidR="00D209B7" w:rsidRDefault="00D209B7" w:rsidP="003F6819">
      <w:pPr>
        <w:spacing w:line="240" w:lineRule="exact"/>
        <w:jc w:val="both"/>
        <w:rPr>
          <w:ins w:id="180" w:author="Shamima Akter" w:date="2021-10-20T16:07:00Z"/>
          <w:bCs/>
          <w:color w:val="000000" w:themeColor="text1"/>
          <w:highlight w:val="yellow"/>
        </w:rPr>
      </w:pPr>
    </w:p>
    <w:p w14:paraId="2058A635" w14:textId="4133BD66" w:rsidR="00E37A99" w:rsidRDefault="00E37A99" w:rsidP="003F6819">
      <w:pPr>
        <w:spacing w:line="240" w:lineRule="exact"/>
        <w:jc w:val="both"/>
        <w:rPr>
          <w:ins w:id="181" w:author="Ahmed, Manik" w:date="2021-10-19T22:29:00Z"/>
          <w:bCs/>
          <w:color w:val="000000" w:themeColor="text1"/>
          <w:highlight w:val="yellow"/>
          <w:lang w:val="id-ID"/>
        </w:rPr>
      </w:pPr>
      <w:ins w:id="182" w:author="Shamima Akter" w:date="2021-10-20T16:07:00Z">
        <w:r>
          <w:rPr>
            <w:bCs/>
            <w:color w:val="000000" w:themeColor="text1"/>
            <w:highlight w:val="yellow"/>
          </w:rPr>
          <w:t xml:space="preserve">When we used all the features in the data set </w:t>
        </w:r>
      </w:ins>
      <w:ins w:id="183" w:author="Shamima Akter" w:date="2021-10-20T16:08:00Z">
        <w:r>
          <w:rPr>
            <w:bCs/>
            <w:color w:val="000000" w:themeColor="text1"/>
            <w:highlight w:val="yellow"/>
          </w:rPr>
          <w:t xml:space="preserve">and the models are fitted in the training dataset and predicted the </w:t>
        </w:r>
      </w:ins>
      <w:ins w:id="184" w:author="Shamima Akter" w:date="2021-10-20T16:09:00Z">
        <w:r>
          <w:rPr>
            <w:bCs/>
            <w:color w:val="000000" w:themeColor="text1"/>
            <w:highlight w:val="yellow"/>
          </w:rPr>
          <w:t>CKD</w:t>
        </w:r>
      </w:ins>
      <w:ins w:id="185" w:author="Shamima Akter" w:date="2021-10-20T16:10:00Z">
        <w:r>
          <w:rPr>
            <w:bCs/>
            <w:color w:val="000000" w:themeColor="text1"/>
            <w:highlight w:val="yellow"/>
          </w:rPr>
          <w:t xml:space="preserve">, it has been observed that </w:t>
        </w:r>
        <w:proofErr w:type="spellStart"/>
        <w:r>
          <w:rPr>
            <w:bCs/>
            <w:color w:val="000000" w:themeColor="text1"/>
            <w:highlight w:val="yellow"/>
          </w:rPr>
          <w:t>SimpleRNN</w:t>
        </w:r>
        <w:proofErr w:type="spellEnd"/>
        <w:r>
          <w:rPr>
            <w:bCs/>
            <w:color w:val="000000" w:themeColor="text1"/>
            <w:highlight w:val="yellow"/>
          </w:rPr>
          <w:t xml:space="preserve">, MLP and </w:t>
        </w:r>
        <w:proofErr w:type="gramStart"/>
        <w:r>
          <w:rPr>
            <w:bCs/>
            <w:color w:val="000000" w:themeColor="text1"/>
            <w:highlight w:val="yellow"/>
          </w:rPr>
          <w:t>ANN</w:t>
        </w:r>
      </w:ins>
      <w:ins w:id="186" w:author="Shamima Akter" w:date="2021-10-20T16:11:00Z">
        <w:r>
          <w:rPr>
            <w:bCs/>
            <w:color w:val="000000" w:themeColor="text1"/>
            <w:highlight w:val="yellow"/>
          </w:rPr>
          <w:t xml:space="preserve"> </w:t>
        </w:r>
      </w:ins>
      <w:ins w:id="187" w:author="Shamima Akter" w:date="2021-10-20T16:10:00Z">
        <w:r>
          <w:rPr>
            <w:bCs/>
            <w:color w:val="000000" w:themeColor="text1"/>
            <w:highlight w:val="yellow"/>
          </w:rPr>
          <w:t xml:space="preserve"> </w:t>
        </w:r>
      </w:ins>
      <w:ins w:id="188" w:author="Shamima Akter" w:date="2021-10-20T16:12:00Z">
        <w:r>
          <w:rPr>
            <w:bCs/>
            <w:color w:val="000000" w:themeColor="text1"/>
            <w:highlight w:val="yellow"/>
          </w:rPr>
          <w:t>provided</w:t>
        </w:r>
        <w:proofErr w:type="gramEnd"/>
        <w:r>
          <w:rPr>
            <w:bCs/>
            <w:color w:val="000000" w:themeColor="text1"/>
            <w:highlight w:val="yellow"/>
          </w:rPr>
          <w:t xml:space="preserve"> </w:t>
        </w:r>
      </w:ins>
      <w:ins w:id="189" w:author="Shamima Akter" w:date="2021-10-20T16:25:00Z">
        <w:r w:rsidR="0076170A">
          <w:rPr>
            <w:bCs/>
            <w:color w:val="000000" w:themeColor="text1"/>
            <w:highlight w:val="yellow"/>
          </w:rPr>
          <w:t xml:space="preserve"> highest </w:t>
        </w:r>
      </w:ins>
      <w:ins w:id="190" w:author="Shamima Akter" w:date="2021-10-20T16:29:00Z">
        <w:r w:rsidR="001200F8">
          <w:rPr>
            <w:bCs/>
            <w:color w:val="000000" w:themeColor="text1"/>
            <w:highlight w:val="yellow"/>
          </w:rPr>
          <w:t xml:space="preserve">performance in terms of accuracy, Precision, Recall, </w:t>
        </w:r>
        <w:proofErr w:type="spellStart"/>
        <w:r w:rsidR="001200F8">
          <w:rPr>
            <w:bCs/>
            <w:color w:val="000000" w:themeColor="text1"/>
            <w:highlight w:val="yellow"/>
          </w:rPr>
          <w:t>AUC,</w:t>
        </w:r>
      </w:ins>
      <w:ins w:id="191" w:author="Shamima Akter" w:date="2021-10-20T16:30:00Z">
        <w:r w:rsidR="001200F8">
          <w:rPr>
            <w:bCs/>
            <w:color w:val="000000" w:themeColor="text1"/>
            <w:highlight w:val="yellow"/>
          </w:rPr>
          <w:t>Loss</w:t>
        </w:r>
        <w:proofErr w:type="spellEnd"/>
        <w:r w:rsidR="001200F8">
          <w:rPr>
            <w:bCs/>
            <w:color w:val="000000" w:themeColor="text1"/>
            <w:highlight w:val="yellow"/>
          </w:rPr>
          <w:t xml:space="preserve"> and Validation loss</w:t>
        </w:r>
      </w:ins>
      <w:ins w:id="192" w:author="Shamima Akter" w:date="2021-10-20T16:31:00Z">
        <w:r w:rsidR="001200F8">
          <w:rPr>
            <w:bCs/>
            <w:color w:val="000000" w:themeColor="text1"/>
            <w:highlight w:val="yellow"/>
          </w:rPr>
          <w:t>.</w:t>
        </w:r>
      </w:ins>
    </w:p>
    <w:p w14:paraId="48A8C616" w14:textId="79E4CAAB" w:rsidR="004A0955" w:rsidRDefault="00783317" w:rsidP="003F6819">
      <w:pPr>
        <w:spacing w:line="240" w:lineRule="exact"/>
        <w:jc w:val="both"/>
        <w:rPr>
          <w:ins w:id="193" w:author="Ahmed, Manik" w:date="2021-10-19T21:33:00Z"/>
          <w:bCs/>
          <w:color w:val="000000" w:themeColor="text1"/>
        </w:rPr>
      </w:pPr>
      <w:moveToRangeStart w:id="194" w:author="Shamima Akter" w:date="2021-10-20T16:50:00Z" w:name="move85641073"/>
      <w:moveTo w:id="195" w:author="Shamima Akter" w:date="2021-10-20T16:50:00Z">
        <w:r w:rsidRPr="009D2495">
          <w:rPr>
            <w:bCs/>
            <w:color w:val="000000" w:themeColor="text1"/>
            <w:highlight w:val="yellow"/>
            <w:lang w:val="id-ID"/>
          </w:rPr>
          <w:t xml:space="preserve">All of these measurements should have values as </w:t>
        </w:r>
        <w:r w:rsidRPr="009D2495">
          <w:rPr>
            <w:bCs/>
            <w:color w:val="000000" w:themeColor="text1"/>
            <w:highlight w:val="yellow"/>
          </w:rPr>
          <w:t xml:space="preserve">close to </w:t>
        </w:r>
        <w:r w:rsidRPr="009D2495">
          <w:rPr>
            <w:bCs/>
            <w:color w:val="000000" w:themeColor="text1"/>
            <w:highlight w:val="yellow"/>
            <w:lang w:val="id-ID"/>
          </w:rPr>
          <w:t>100</w:t>
        </w:r>
        <w:r w:rsidRPr="009D2495">
          <w:rPr>
            <w:bCs/>
            <w:color w:val="000000" w:themeColor="text1"/>
            <w:highlight w:val="yellow"/>
          </w:rPr>
          <w:t>.</w:t>
        </w:r>
        <w:r w:rsidRPr="009D2495">
          <w:rPr>
            <w:bCs/>
            <w:color w:val="000000" w:themeColor="text1"/>
            <w:highlight w:val="yellow"/>
            <w:lang w:val="id-ID"/>
          </w:rPr>
          <w:t xml:space="preserve"> We consider</w:t>
        </w:r>
        <w:r w:rsidRPr="009D2495">
          <w:rPr>
            <w:bCs/>
            <w:color w:val="000000" w:themeColor="text1"/>
            <w:highlight w:val="yellow"/>
          </w:rPr>
          <w:t>ed</w:t>
        </w:r>
        <w:r w:rsidRPr="009D2495">
          <w:rPr>
            <w:bCs/>
            <w:color w:val="000000" w:themeColor="text1"/>
            <w:highlight w:val="yellow"/>
            <w:lang w:val="id-ID"/>
          </w:rPr>
          <w:t xml:space="preserve"> the classifier that </w:t>
        </w:r>
        <w:r w:rsidRPr="009D2495">
          <w:rPr>
            <w:bCs/>
            <w:color w:val="000000" w:themeColor="text1"/>
            <w:highlight w:val="yellow"/>
          </w:rPr>
          <w:t>handles</w:t>
        </w:r>
        <w:r w:rsidRPr="009D2495">
          <w:rPr>
            <w:bCs/>
            <w:color w:val="000000" w:themeColor="text1"/>
            <w:highlight w:val="yellow"/>
            <w:lang w:val="id-ID"/>
          </w:rPr>
          <w:t xml:space="preserve"> the greatest score to be the best classification algorithm</w:t>
        </w:r>
      </w:moveTo>
      <w:moveToRangeEnd w:id="194"/>
      <w:ins w:id="196" w:author="Shamima Akter" w:date="2021-10-20T16:50:00Z">
        <w:r w:rsidRPr="009D2495" w:rsidDel="00D209B7">
          <w:rPr>
            <w:bCs/>
            <w:color w:val="000000" w:themeColor="text1"/>
            <w:highlight w:val="yellow"/>
            <w:lang w:val="id-ID"/>
          </w:rPr>
          <w:t xml:space="preserve"> </w:t>
        </w:r>
      </w:ins>
      <w:del w:id="197" w:author="Ahmed, Manik" w:date="2021-10-19T22:29:00Z">
        <w:r w:rsidR="00AC5656" w:rsidRPr="009D2495" w:rsidDel="00D209B7">
          <w:rPr>
            <w:bCs/>
            <w:color w:val="000000" w:themeColor="text1"/>
            <w:highlight w:val="yellow"/>
            <w:lang w:val="id-ID"/>
          </w:rPr>
          <w:delText>Table</w:delText>
        </w:r>
        <w:r w:rsidR="00AC5656" w:rsidRPr="009D2495" w:rsidDel="00D209B7">
          <w:rPr>
            <w:bCs/>
            <w:color w:val="000000" w:themeColor="text1"/>
            <w:highlight w:val="yellow"/>
          </w:rPr>
          <w:delText xml:space="preserve"> 4</w:delText>
        </w:r>
        <w:r w:rsidR="00AC5656" w:rsidRPr="009D2495" w:rsidDel="00D209B7">
          <w:rPr>
            <w:bCs/>
            <w:color w:val="000000" w:themeColor="text1"/>
            <w:highlight w:val="yellow"/>
            <w:lang w:val="id-ID"/>
          </w:rPr>
          <w:delText xml:space="preserve"> provides the experimental results of the proposed</w:delText>
        </w:r>
        <w:r w:rsidR="00AC5656" w:rsidRPr="009D2495" w:rsidDel="00D209B7">
          <w:rPr>
            <w:bCs/>
            <w:color w:val="000000" w:themeColor="text1"/>
            <w:highlight w:val="yellow"/>
          </w:rPr>
          <w:delText xml:space="preserve"> seven DL</w:delText>
        </w:r>
        <w:r w:rsidR="00AC5656" w:rsidRPr="009D2495" w:rsidDel="00D209B7">
          <w:rPr>
            <w:bCs/>
            <w:color w:val="000000" w:themeColor="text1"/>
            <w:highlight w:val="yellow"/>
            <w:lang w:val="id-ID"/>
          </w:rPr>
          <w:delText>classifier</w:delText>
        </w:r>
        <w:r w:rsidR="00AC5656" w:rsidRPr="009D2495" w:rsidDel="00D209B7">
          <w:rPr>
            <w:bCs/>
            <w:color w:val="000000" w:themeColor="text1"/>
            <w:highlight w:val="yellow"/>
          </w:rPr>
          <w:delText>s</w:delText>
        </w:r>
        <w:r w:rsidR="009F5B60" w:rsidRPr="009D2495" w:rsidDel="00D209B7">
          <w:rPr>
            <w:bCs/>
            <w:color w:val="000000" w:themeColor="text1"/>
            <w:highlight w:val="yellow"/>
          </w:rPr>
          <w:delText xml:space="preserve"> and represents the d</w:delText>
        </w:r>
        <w:r w:rsidR="00AC5656" w:rsidRPr="009D2495" w:rsidDel="00D209B7">
          <w:rPr>
            <w:bCs/>
            <w:color w:val="000000" w:themeColor="text1"/>
            <w:highlight w:val="yellow"/>
            <w:lang w:val="id-ID"/>
          </w:rPr>
          <w:delText>ifferent measures such as Accuracy</w:delText>
        </w:r>
        <w:r w:rsidR="00AC5656"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Precision, Recall, F1 Score, AUC, Loss,</w:delText>
        </w:r>
        <w:r w:rsidR="009D233F"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and Val</w:delText>
        </w:r>
        <w:r w:rsidR="00AC5656" w:rsidRPr="009D2495" w:rsidDel="00D209B7">
          <w:rPr>
            <w:bCs/>
            <w:color w:val="000000" w:themeColor="text1"/>
            <w:highlight w:val="yellow"/>
          </w:rPr>
          <w:delText>idation</w:delText>
        </w:r>
        <w:r w:rsidR="0029045F"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loss</w:delText>
        </w:r>
        <w:r w:rsidR="00AC5656" w:rsidRPr="009D2495" w:rsidDel="00D209B7">
          <w:rPr>
            <w:bCs/>
            <w:color w:val="000000" w:themeColor="text1"/>
            <w:highlight w:val="yellow"/>
          </w:rPr>
          <w:delText xml:space="preserve"> (errors)</w:delText>
        </w:r>
        <w:r w:rsidR="00167C13" w:rsidRPr="009D2495" w:rsidDel="00D209B7">
          <w:rPr>
            <w:bCs/>
            <w:color w:val="000000" w:themeColor="text1"/>
            <w:highlight w:val="yellow"/>
          </w:rPr>
          <w:delText xml:space="preserve"> </w:delText>
        </w:r>
        <w:r w:rsidR="00A375CF" w:rsidRPr="009D2495" w:rsidDel="00D209B7">
          <w:rPr>
            <w:bCs/>
            <w:color w:val="000000" w:themeColor="text1"/>
            <w:highlight w:val="yellow"/>
          </w:rPr>
          <w:fldChar w:fldCharType="begin" w:fldLock="1"/>
        </w:r>
        <w:r w:rsidR="00EA4E6F" w:rsidRPr="0076170A" w:rsidDel="00D209B7">
          <w:rPr>
            <w:bCs/>
            <w:color w:val="000000" w:themeColor="text1"/>
            <w:highlight w:val="yellow"/>
          </w:rPr>
          <w:del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delInstrText>
        </w:r>
        <w:r w:rsidR="00A375CF" w:rsidRPr="009D2495" w:rsidDel="00D209B7">
          <w:rPr>
            <w:bCs/>
            <w:color w:val="000000" w:themeColor="text1"/>
            <w:highlight w:val="yellow"/>
          </w:rPr>
          <w:fldChar w:fldCharType="separate"/>
        </w:r>
        <w:r w:rsidR="00EA4E6F" w:rsidRPr="009D2495" w:rsidDel="00D209B7">
          <w:rPr>
            <w:bCs/>
            <w:noProof/>
            <w:color w:val="000000" w:themeColor="text1"/>
            <w:highlight w:val="yellow"/>
          </w:rPr>
          <w:delText>[35]</w:delText>
        </w:r>
        <w:r w:rsidR="00A375CF" w:rsidRPr="009D2495" w:rsidDel="00D209B7">
          <w:rPr>
            <w:bCs/>
            <w:color w:val="000000" w:themeColor="text1"/>
            <w:highlight w:val="yellow"/>
          </w:rPr>
          <w:fldChar w:fldCharType="end"/>
        </w:r>
        <w:r w:rsidR="00AC5656" w:rsidRPr="009D2495" w:rsidDel="00D209B7">
          <w:rPr>
            <w:bCs/>
            <w:color w:val="000000" w:themeColor="text1"/>
            <w:highlight w:val="yellow"/>
            <w:lang w:val="id-ID"/>
          </w:rPr>
          <w:delText xml:space="preserve">. All of these measurements should have values as </w:delText>
        </w:r>
        <w:r w:rsidR="009D233F" w:rsidRPr="009D2495" w:rsidDel="00D209B7">
          <w:rPr>
            <w:bCs/>
            <w:color w:val="000000" w:themeColor="text1"/>
            <w:highlight w:val="yellow"/>
          </w:rPr>
          <w:delText xml:space="preserve">close to </w:delText>
        </w:r>
        <w:r w:rsidR="00AC5656" w:rsidRPr="009D2495" w:rsidDel="00D209B7">
          <w:rPr>
            <w:bCs/>
            <w:color w:val="000000" w:themeColor="text1"/>
            <w:highlight w:val="yellow"/>
            <w:lang w:val="id-ID"/>
          </w:rPr>
          <w:delText>100</w:delText>
        </w:r>
        <w:r w:rsidR="009D233F" w:rsidRPr="009D2495" w:rsidDel="00D209B7">
          <w:rPr>
            <w:bCs/>
            <w:color w:val="000000" w:themeColor="text1"/>
            <w:highlight w:val="yellow"/>
          </w:rPr>
          <w:delText>.</w:delText>
        </w:r>
        <w:r w:rsidR="00AC5656" w:rsidRPr="009D2495" w:rsidDel="00D209B7">
          <w:rPr>
            <w:bCs/>
            <w:color w:val="000000" w:themeColor="text1"/>
            <w:highlight w:val="yellow"/>
            <w:lang w:val="id-ID"/>
          </w:rPr>
          <w:delText xml:space="preserve"> We consider</w:delText>
        </w:r>
        <w:r w:rsidR="00AC5656" w:rsidRPr="009D2495" w:rsidDel="00D209B7">
          <w:rPr>
            <w:bCs/>
            <w:color w:val="000000" w:themeColor="text1"/>
            <w:highlight w:val="yellow"/>
          </w:rPr>
          <w:delText>ed</w:delText>
        </w:r>
        <w:r w:rsidR="00AC5656" w:rsidRPr="009D2495" w:rsidDel="00D209B7">
          <w:rPr>
            <w:bCs/>
            <w:color w:val="000000" w:themeColor="text1"/>
            <w:highlight w:val="yellow"/>
            <w:lang w:val="id-ID"/>
          </w:rPr>
          <w:delText xml:space="preserve"> the classifier that </w:delText>
        </w:r>
        <w:r w:rsidR="009D233F" w:rsidRPr="009D2495" w:rsidDel="00D209B7">
          <w:rPr>
            <w:bCs/>
            <w:color w:val="000000" w:themeColor="text1"/>
            <w:highlight w:val="yellow"/>
          </w:rPr>
          <w:delText>handle</w:delText>
        </w:r>
        <w:r w:rsidR="00423865" w:rsidRPr="009D2495" w:rsidDel="00D209B7">
          <w:rPr>
            <w:bCs/>
            <w:color w:val="000000" w:themeColor="text1"/>
            <w:highlight w:val="yellow"/>
          </w:rPr>
          <w:delText>s</w:delText>
        </w:r>
        <w:r w:rsidR="009D233F" w:rsidRPr="009D2495" w:rsidDel="00D209B7">
          <w:rPr>
            <w:bCs/>
            <w:color w:val="000000" w:themeColor="text1"/>
            <w:highlight w:val="yellow"/>
            <w:lang w:val="id-ID"/>
          </w:rPr>
          <w:delText xml:space="preserve"> </w:delText>
        </w:r>
        <w:r w:rsidR="00423865" w:rsidRPr="009D2495" w:rsidDel="00D209B7">
          <w:rPr>
            <w:bCs/>
            <w:color w:val="000000" w:themeColor="text1"/>
            <w:highlight w:val="yellow"/>
            <w:lang w:val="id-ID"/>
          </w:rPr>
          <w:delText xml:space="preserve">the </w:delText>
        </w:r>
        <w:r w:rsidR="00AC5656" w:rsidRPr="009D2495" w:rsidDel="00D209B7">
          <w:rPr>
            <w:bCs/>
            <w:color w:val="000000" w:themeColor="text1"/>
            <w:highlight w:val="yellow"/>
            <w:lang w:val="id-ID"/>
          </w:rPr>
          <w:delText>greatest score to be the best classification algorithm. ANN showed the same percentage of Precision and F1 score</w:delText>
        </w:r>
        <w:r w:rsidR="00423865" w:rsidRPr="009D2495" w:rsidDel="00D209B7">
          <w:rPr>
            <w:bCs/>
            <w:color w:val="000000" w:themeColor="text1"/>
            <w:highlight w:val="yellow"/>
            <w:lang w:val="id-ID"/>
          </w:rPr>
          <w:delText>s</w:delText>
        </w:r>
        <w:r w:rsidR="00AC5656" w:rsidRPr="009D2495" w:rsidDel="00D209B7">
          <w:rPr>
            <w:bCs/>
            <w:color w:val="000000" w:themeColor="text1"/>
            <w:highlight w:val="yellow"/>
            <w:lang w:val="id-ID"/>
          </w:rPr>
          <w:delText xml:space="preserve"> (97%)</w:delText>
        </w:r>
        <w:r w:rsidR="009D233F" w:rsidRPr="009D2495" w:rsidDel="00D209B7">
          <w:rPr>
            <w:bCs/>
            <w:color w:val="000000" w:themeColor="text1"/>
            <w:highlight w:val="yellow"/>
          </w:rPr>
          <w:delText xml:space="preserve"> and </w:delText>
        </w:r>
        <w:r w:rsidR="009D233F" w:rsidRPr="009D2495" w:rsidDel="00D209B7">
          <w:rPr>
            <w:bCs/>
            <w:color w:val="000000" w:themeColor="text1"/>
            <w:highlight w:val="yellow"/>
            <w:lang w:val="id-ID"/>
          </w:rPr>
          <w:delText>Recall</w:delText>
        </w:r>
        <w:r w:rsidR="009D233F"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98%</w:delText>
        </w:r>
        <w:r w:rsidR="009D233F" w:rsidRPr="009D2495" w:rsidDel="00D209B7">
          <w:rPr>
            <w:bCs/>
            <w:color w:val="000000" w:themeColor="text1"/>
            <w:highlight w:val="yellow"/>
          </w:rPr>
          <w:delText>)</w:delText>
        </w:r>
        <w:r w:rsidR="00AC5656" w:rsidRPr="009D2495" w:rsidDel="00D209B7">
          <w:rPr>
            <w:bCs/>
            <w:color w:val="000000" w:themeColor="text1"/>
            <w:highlight w:val="yellow"/>
          </w:rPr>
          <w:delText>.</w:delText>
        </w:r>
        <w:r w:rsidR="009D233F" w:rsidRPr="009D2495" w:rsidDel="00D209B7">
          <w:rPr>
            <w:bCs/>
            <w:color w:val="000000" w:themeColor="text1"/>
            <w:highlight w:val="yellow"/>
          </w:rPr>
          <w:delText xml:space="preserve"> The values of </w:delText>
        </w:r>
        <w:r w:rsidR="009D233F" w:rsidRPr="009D2495" w:rsidDel="00D209B7">
          <w:rPr>
            <w:bCs/>
            <w:color w:val="000000" w:themeColor="text1"/>
            <w:highlight w:val="yellow"/>
            <w:lang w:val="id-ID"/>
          </w:rPr>
          <w:delText>Precision</w:delText>
        </w:r>
        <w:r w:rsidR="00AC5656" w:rsidRPr="009D2495" w:rsidDel="00D209B7">
          <w:rPr>
            <w:bCs/>
            <w:color w:val="000000" w:themeColor="text1"/>
            <w:highlight w:val="yellow"/>
            <w:lang w:val="id-ID"/>
          </w:rPr>
          <w:delText xml:space="preserve">, Recall, and F1 scores </w:delText>
        </w:r>
        <w:r w:rsidR="009D233F" w:rsidRPr="009D2495" w:rsidDel="00D209B7">
          <w:rPr>
            <w:bCs/>
            <w:color w:val="000000" w:themeColor="text1"/>
            <w:highlight w:val="yellow"/>
            <w:lang w:val="id-ID"/>
          </w:rPr>
          <w:delText xml:space="preserve">of </w:delText>
        </w:r>
        <w:r w:rsidR="009D233F" w:rsidRPr="009D2495" w:rsidDel="00D209B7">
          <w:rPr>
            <w:bCs/>
            <w:color w:val="000000" w:themeColor="text1"/>
            <w:highlight w:val="yellow"/>
          </w:rPr>
          <w:delText>Simple</w:delText>
        </w:r>
        <w:r w:rsidR="00AC5656" w:rsidRPr="009D2495" w:rsidDel="00D209B7">
          <w:rPr>
            <w:bCs/>
            <w:color w:val="000000" w:themeColor="text1"/>
            <w:highlight w:val="yellow"/>
            <w:lang w:val="id-ID"/>
          </w:rPr>
          <w:delText xml:space="preserve"> RNN and MLP </w:delText>
        </w:r>
        <w:r w:rsidR="009D0A3D" w:rsidRPr="009D2495" w:rsidDel="00D209B7">
          <w:rPr>
            <w:bCs/>
            <w:color w:val="000000" w:themeColor="text1"/>
            <w:highlight w:val="yellow"/>
            <w:lang w:val="id-ID"/>
          </w:rPr>
          <w:delText xml:space="preserve">are </w:delText>
        </w:r>
        <w:r w:rsidR="00423865" w:rsidRPr="009D2495" w:rsidDel="00D209B7">
          <w:rPr>
            <w:bCs/>
            <w:color w:val="000000" w:themeColor="text1"/>
            <w:highlight w:val="yellow"/>
            <w:lang w:val="id-ID"/>
          </w:rPr>
          <w:delText xml:space="preserve">the </w:delText>
        </w:r>
        <w:r w:rsidR="009D0A3D" w:rsidRPr="009D2495" w:rsidDel="00D209B7">
          <w:rPr>
            <w:bCs/>
            <w:color w:val="000000" w:themeColor="text1"/>
            <w:highlight w:val="yellow"/>
            <w:lang w:val="id-ID"/>
          </w:rPr>
          <w:delText>same</w:delText>
        </w:r>
        <w:r w:rsidR="00AC5656" w:rsidRPr="009D2495" w:rsidDel="00D209B7">
          <w:rPr>
            <w:bCs/>
            <w:color w:val="000000" w:themeColor="text1"/>
            <w:highlight w:val="yellow"/>
            <w:lang w:val="id-ID"/>
          </w:rPr>
          <w:delText xml:space="preserve"> as ANN. </w:delText>
        </w:r>
        <w:r w:rsidR="009D233F" w:rsidRPr="009D2495" w:rsidDel="00D209B7">
          <w:rPr>
            <w:bCs/>
            <w:color w:val="000000" w:themeColor="text1"/>
            <w:highlight w:val="yellow"/>
          </w:rPr>
          <w:delText xml:space="preserve">These </w:delText>
        </w:r>
        <w:r w:rsidR="00AC5656" w:rsidRPr="009D2495" w:rsidDel="00D209B7">
          <w:rPr>
            <w:bCs/>
            <w:color w:val="000000" w:themeColor="text1"/>
            <w:highlight w:val="yellow"/>
            <w:lang w:val="id-ID"/>
          </w:rPr>
          <w:delText>three scores</w:delText>
        </w:r>
        <w:r w:rsidR="009D233F"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are</w:delText>
        </w:r>
        <w:r w:rsidR="009D233F" w:rsidRPr="009D2495" w:rsidDel="00D209B7">
          <w:rPr>
            <w:bCs/>
            <w:color w:val="000000" w:themeColor="text1"/>
            <w:highlight w:val="yellow"/>
          </w:rPr>
          <w:delText xml:space="preserve"> 92%</w:delText>
        </w:r>
        <w:r w:rsidR="00AC5656" w:rsidRPr="009D2495" w:rsidDel="00D209B7">
          <w:rPr>
            <w:bCs/>
            <w:color w:val="000000" w:themeColor="text1"/>
            <w:highlight w:val="yellow"/>
            <w:lang w:val="id-ID"/>
          </w:rPr>
          <w:delText xml:space="preserve"> for GRU. Precision, Recall, and F1 score of</w:delText>
        </w:r>
        <w:r w:rsidR="00AC5656" w:rsidRPr="009D2495" w:rsidDel="00D209B7">
          <w:rPr>
            <w:bCs/>
            <w:color w:val="000000" w:themeColor="text1"/>
            <w:highlight w:val="yellow"/>
          </w:rPr>
          <w:delText xml:space="preserve"> both </w:delText>
        </w:r>
        <w:r w:rsidR="00AC5656" w:rsidRPr="009D2495" w:rsidDel="00D209B7">
          <w:rPr>
            <w:bCs/>
            <w:color w:val="000000" w:themeColor="text1"/>
            <w:highlight w:val="yellow"/>
            <w:lang w:val="id-ID"/>
          </w:rPr>
          <w:delText xml:space="preserve">Bidirectional GRU </w:delText>
        </w:r>
        <w:r w:rsidR="00AC5656" w:rsidRPr="009D2495" w:rsidDel="00D209B7">
          <w:rPr>
            <w:bCs/>
            <w:color w:val="000000" w:themeColor="text1"/>
            <w:highlight w:val="yellow"/>
          </w:rPr>
          <w:delText xml:space="preserve">and </w:delText>
        </w:r>
        <w:r w:rsidR="00AC5656" w:rsidRPr="009D2495" w:rsidDel="00D209B7">
          <w:rPr>
            <w:bCs/>
            <w:color w:val="000000" w:themeColor="text1"/>
            <w:highlight w:val="yellow"/>
            <w:lang w:val="id-ID"/>
          </w:rPr>
          <w:delText xml:space="preserve">Bidirectional LSTM </w:delText>
        </w:r>
        <w:r w:rsidR="009D233F" w:rsidRPr="009D2495" w:rsidDel="00D209B7">
          <w:rPr>
            <w:bCs/>
            <w:color w:val="000000" w:themeColor="text1"/>
            <w:highlight w:val="yellow"/>
          </w:rPr>
          <w:delText xml:space="preserve">are </w:delText>
        </w:r>
        <w:r w:rsidR="00423865" w:rsidRPr="009D2495" w:rsidDel="00D209B7">
          <w:rPr>
            <w:bCs/>
            <w:color w:val="000000" w:themeColor="text1"/>
            <w:highlight w:val="yellow"/>
          </w:rPr>
          <w:delText xml:space="preserve">the </w:delText>
        </w:r>
        <w:r w:rsidR="009D233F" w:rsidRPr="009D2495" w:rsidDel="00D209B7">
          <w:rPr>
            <w:bCs/>
            <w:color w:val="000000" w:themeColor="text1"/>
            <w:highlight w:val="yellow"/>
          </w:rPr>
          <w:delText>same</w:delText>
        </w:r>
        <w:r w:rsidR="00883F1D" w:rsidRPr="009D2495" w:rsidDel="00D209B7">
          <w:rPr>
            <w:bCs/>
            <w:color w:val="000000" w:themeColor="text1"/>
            <w:highlight w:val="yellow"/>
          </w:rPr>
          <w:delText xml:space="preserve"> i.e.,</w:delText>
        </w:r>
        <w:r w:rsidR="009D233F"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91%, 90%, and 90% respectively</w:delText>
        </w:r>
        <w:r w:rsidR="00AC5656" w:rsidRPr="009D2495" w:rsidDel="00D209B7">
          <w:rPr>
            <w:bCs/>
            <w:color w:val="000000" w:themeColor="text1"/>
            <w:highlight w:val="yellow"/>
          </w:rPr>
          <w:delText>.</w:delText>
        </w:r>
        <w:r w:rsidR="00883F1D" w:rsidRPr="009D2495" w:rsidDel="00D209B7">
          <w:rPr>
            <w:bCs/>
            <w:color w:val="000000" w:themeColor="text1"/>
            <w:highlight w:val="yellow"/>
          </w:rPr>
          <w:delText xml:space="preserve"> W</w:delText>
        </w:r>
        <w:r w:rsidR="00883F1D" w:rsidRPr="009D2495" w:rsidDel="00D209B7">
          <w:rPr>
            <w:bCs/>
            <w:color w:val="000000" w:themeColor="text1"/>
            <w:highlight w:val="yellow"/>
            <w:lang w:val="id-ID"/>
          </w:rPr>
          <w:delText>hile predicting CKD disease</w:delText>
        </w:r>
        <w:r w:rsidR="00883F1D" w:rsidRPr="009D2495" w:rsidDel="00D209B7">
          <w:rPr>
            <w:bCs/>
            <w:color w:val="000000" w:themeColor="text1"/>
            <w:highlight w:val="yellow"/>
          </w:rPr>
          <w:delText xml:space="preserve">, </w:delText>
        </w:r>
        <w:r w:rsidR="009D0A3D" w:rsidRPr="009D2495" w:rsidDel="00D209B7">
          <w:rPr>
            <w:bCs/>
            <w:color w:val="000000" w:themeColor="text1"/>
            <w:highlight w:val="yellow"/>
            <w:lang w:val="id-ID"/>
          </w:rPr>
          <w:delText>LSTM showed</w:delText>
        </w:r>
        <w:r w:rsidR="00AC5656" w:rsidRPr="009D2495" w:rsidDel="00D209B7">
          <w:rPr>
            <w:bCs/>
            <w:color w:val="000000" w:themeColor="text1"/>
            <w:highlight w:val="yellow"/>
            <w:lang w:val="id-ID"/>
          </w:rPr>
          <w:delText xml:space="preserve"> Precision</w:delText>
        </w:r>
        <w:r w:rsidR="00883F1D"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90%</w:delText>
        </w:r>
        <w:r w:rsidR="00883F1D" w:rsidRPr="009D2495" w:rsidDel="00D209B7">
          <w:rPr>
            <w:bCs/>
            <w:color w:val="000000" w:themeColor="text1"/>
            <w:highlight w:val="yellow"/>
          </w:rPr>
          <w:delText>)</w:delText>
        </w:r>
        <w:r w:rsidR="00AC5656" w:rsidRPr="009D2495" w:rsidDel="00D209B7">
          <w:rPr>
            <w:bCs/>
            <w:color w:val="000000" w:themeColor="text1"/>
            <w:highlight w:val="yellow"/>
            <w:lang w:val="id-ID"/>
          </w:rPr>
          <w:delText>,</w:delText>
        </w:r>
        <w:r w:rsidR="00883F1D"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Recal</w:delText>
        </w:r>
        <w:r w:rsidR="00883F1D"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88%</w:delText>
        </w:r>
        <w:r w:rsidR="00883F1D" w:rsidRPr="009D2495" w:rsidDel="00D209B7">
          <w:rPr>
            <w:bCs/>
            <w:color w:val="000000" w:themeColor="text1"/>
            <w:highlight w:val="yellow"/>
          </w:rPr>
          <w:delText>)</w:delText>
        </w:r>
        <w:r w:rsidR="00AC5656" w:rsidRPr="009D2495" w:rsidDel="00D209B7">
          <w:rPr>
            <w:bCs/>
            <w:color w:val="000000" w:themeColor="text1"/>
            <w:highlight w:val="yellow"/>
          </w:rPr>
          <w:delText>,</w:delText>
        </w:r>
        <w:r w:rsidR="00AC5656" w:rsidRPr="009D2495" w:rsidDel="00D209B7">
          <w:rPr>
            <w:bCs/>
            <w:color w:val="000000" w:themeColor="text1"/>
            <w:highlight w:val="yellow"/>
            <w:lang w:val="id-ID"/>
          </w:rPr>
          <w:delText xml:space="preserve"> and F1 score</w:delText>
        </w:r>
        <w:r w:rsidR="00883F1D" w:rsidRPr="009D2495" w:rsidDel="00D209B7">
          <w:rPr>
            <w:bCs/>
            <w:color w:val="000000" w:themeColor="text1"/>
            <w:highlight w:val="yellow"/>
          </w:rPr>
          <w:delText xml:space="preserve"> (</w:delText>
        </w:r>
        <w:r w:rsidR="00AC5656" w:rsidRPr="009D2495" w:rsidDel="00D209B7">
          <w:rPr>
            <w:bCs/>
            <w:color w:val="000000" w:themeColor="text1"/>
            <w:highlight w:val="yellow"/>
            <w:lang w:val="id-ID"/>
          </w:rPr>
          <w:delText>89%</w:delText>
        </w:r>
        <w:r w:rsidR="00883F1D" w:rsidRPr="009D2495" w:rsidDel="00D209B7">
          <w:rPr>
            <w:bCs/>
            <w:color w:val="000000" w:themeColor="text1"/>
            <w:highlight w:val="yellow"/>
          </w:rPr>
          <w:delText>).</w:delText>
        </w:r>
      </w:del>
    </w:p>
    <w:p w14:paraId="29B0E05A" w14:textId="019BAFDF" w:rsidR="00112B42" w:rsidRDefault="00112B42" w:rsidP="003F6819">
      <w:pPr>
        <w:spacing w:line="240" w:lineRule="exact"/>
        <w:jc w:val="both"/>
        <w:rPr>
          <w:ins w:id="198" w:author="Ahmed, Manik" w:date="2021-10-19T21:33:00Z"/>
          <w:bCs/>
          <w:color w:val="000000" w:themeColor="text1"/>
        </w:rPr>
      </w:pPr>
    </w:p>
    <w:p w14:paraId="4CB6A2F3" w14:textId="1596332D" w:rsidR="00112B42" w:rsidRDefault="00112B42" w:rsidP="003F6819">
      <w:pPr>
        <w:spacing w:line="240" w:lineRule="exact"/>
        <w:jc w:val="both"/>
        <w:rPr>
          <w:ins w:id="199" w:author="Ahmed, Manik" w:date="2021-10-19T21:33:00Z"/>
          <w:bCs/>
          <w:color w:val="000000" w:themeColor="text1"/>
        </w:rPr>
      </w:pPr>
    </w:p>
    <w:p w14:paraId="7D8483C1" w14:textId="77777777" w:rsidR="00112B42" w:rsidRDefault="00112B42" w:rsidP="00112B42">
      <w:pPr>
        <w:suppressAutoHyphens w:val="0"/>
        <w:rPr>
          <w:ins w:id="200" w:author="Ahmed, Manik" w:date="2021-10-19T21:33:00Z"/>
          <w:color w:val="000000"/>
        </w:rPr>
        <w:sectPr w:rsidR="00112B42" w:rsidSect="008A6C54">
          <w:type w:val="continuous"/>
          <w:pgSz w:w="11906" w:h="16838"/>
          <w:pgMar w:top="1296" w:right="734" w:bottom="1037" w:left="734" w:header="360" w:footer="634" w:gutter="0"/>
          <w:pgNumType w:start="1"/>
          <w:cols w:num="2" w:space="514"/>
          <w:formProt w:val="0"/>
          <w:titlePg/>
          <w:docGrid w:linePitch="360" w:charSpace="16384"/>
        </w:sectPr>
      </w:pPr>
    </w:p>
    <w:p w14:paraId="4B94431E" w14:textId="1C69DEA7" w:rsidR="004A0955" w:rsidDel="00AE3255" w:rsidRDefault="004A0955" w:rsidP="003F6819">
      <w:pPr>
        <w:spacing w:line="240" w:lineRule="exact"/>
        <w:jc w:val="both"/>
        <w:rPr>
          <w:del w:id="201" w:author="Ahmed, Manik" w:date="2021-10-19T22:27:00Z"/>
          <w:bCs/>
          <w:color w:val="000000" w:themeColor="text1"/>
        </w:rPr>
      </w:pPr>
    </w:p>
    <w:p w14:paraId="2ECD8B6E" w14:textId="77777777" w:rsidR="006712D6" w:rsidRDefault="006712D6" w:rsidP="00AC5656">
      <w:pPr>
        <w:jc w:val="both"/>
        <w:rPr>
          <w:bCs/>
          <w:color w:val="000000" w:themeColor="text1"/>
        </w:rPr>
      </w:pPr>
    </w:p>
    <w:p w14:paraId="4298DECE" w14:textId="77777777" w:rsidR="007C044D" w:rsidRDefault="007C044D" w:rsidP="00AC5656">
      <w:pPr>
        <w:jc w:val="both"/>
        <w:rPr>
          <w:ins w:id="202" w:author="Ahmed, Manik" w:date="2021-10-19T22:29:00Z"/>
          <w:bCs/>
          <w:color w:val="000000" w:themeColor="text1"/>
        </w:rPr>
      </w:pPr>
    </w:p>
    <w:p w14:paraId="3C53C667" w14:textId="77777777" w:rsidR="00D209B7" w:rsidRDefault="00D209B7" w:rsidP="00AC5656">
      <w:pPr>
        <w:jc w:val="both"/>
        <w:rPr>
          <w:ins w:id="203" w:author="Ahmed, Manik" w:date="2021-10-19T22:29:00Z"/>
          <w:bCs/>
          <w:color w:val="000000" w:themeColor="text1"/>
        </w:rPr>
      </w:pPr>
    </w:p>
    <w:p w14:paraId="18EB27DB" w14:textId="77777777" w:rsidR="00D209B7" w:rsidRDefault="00D209B7" w:rsidP="00AC5656">
      <w:pPr>
        <w:jc w:val="both"/>
        <w:rPr>
          <w:ins w:id="204" w:author="Ahmed, Manik" w:date="2021-10-19T22:29:00Z"/>
          <w:bCs/>
          <w:color w:val="000000" w:themeColor="text1"/>
        </w:rPr>
      </w:pPr>
    </w:p>
    <w:p w14:paraId="05B5ED6C" w14:textId="77777777" w:rsidR="00D209B7" w:rsidRDefault="00D209B7" w:rsidP="00AC5656">
      <w:pPr>
        <w:jc w:val="both"/>
        <w:rPr>
          <w:ins w:id="205" w:author="Ahmed, Manik" w:date="2021-10-19T22:29:00Z"/>
          <w:bCs/>
          <w:color w:val="000000" w:themeColor="text1"/>
        </w:rPr>
      </w:pPr>
    </w:p>
    <w:p w14:paraId="5E04FB26" w14:textId="77777777" w:rsidR="00D209B7" w:rsidRDefault="00D209B7" w:rsidP="00AC5656">
      <w:pPr>
        <w:jc w:val="both"/>
        <w:rPr>
          <w:ins w:id="206" w:author="Ahmed, Manik" w:date="2021-10-19T22:29:00Z"/>
          <w:bCs/>
          <w:color w:val="000000" w:themeColor="text1"/>
        </w:rPr>
      </w:pPr>
    </w:p>
    <w:p w14:paraId="77938867" w14:textId="77777777" w:rsidR="00D209B7" w:rsidRDefault="00D209B7" w:rsidP="00AC5656">
      <w:pPr>
        <w:jc w:val="both"/>
        <w:rPr>
          <w:ins w:id="207" w:author="Ahmed, Manik" w:date="2021-10-19T22:29:00Z"/>
          <w:bCs/>
          <w:color w:val="000000" w:themeColor="text1"/>
        </w:rPr>
      </w:pPr>
    </w:p>
    <w:p w14:paraId="6F933889" w14:textId="77777777" w:rsidR="00D209B7" w:rsidRDefault="00D209B7" w:rsidP="00AC5656">
      <w:pPr>
        <w:jc w:val="both"/>
        <w:rPr>
          <w:ins w:id="208" w:author="Ahmed, Manik" w:date="2021-10-19T22:29:00Z"/>
          <w:bCs/>
          <w:color w:val="000000" w:themeColor="text1"/>
        </w:rPr>
      </w:pPr>
    </w:p>
    <w:p w14:paraId="01427D43" w14:textId="77777777" w:rsidR="00D209B7" w:rsidRDefault="00D209B7" w:rsidP="00AC5656">
      <w:pPr>
        <w:jc w:val="both"/>
        <w:rPr>
          <w:ins w:id="209" w:author="Ahmed, Manik" w:date="2021-10-19T22:29:00Z"/>
          <w:bCs/>
          <w:color w:val="000000" w:themeColor="text1"/>
        </w:rPr>
      </w:pPr>
    </w:p>
    <w:p w14:paraId="29DA2783" w14:textId="77777777" w:rsidR="00D209B7" w:rsidRDefault="00D209B7" w:rsidP="00AC5656">
      <w:pPr>
        <w:jc w:val="both"/>
        <w:rPr>
          <w:ins w:id="210" w:author="Ahmed, Manik" w:date="2021-10-19T22:29:00Z"/>
          <w:bCs/>
          <w:color w:val="000000" w:themeColor="text1"/>
        </w:rPr>
      </w:pPr>
    </w:p>
    <w:p w14:paraId="4BBB6195" w14:textId="77777777" w:rsidR="00D209B7" w:rsidRDefault="00D209B7" w:rsidP="00AC5656">
      <w:pPr>
        <w:jc w:val="both"/>
        <w:rPr>
          <w:ins w:id="211" w:author="Ahmed, Manik" w:date="2021-10-19T22:29:00Z"/>
          <w:bCs/>
          <w:color w:val="000000" w:themeColor="text1"/>
        </w:rPr>
      </w:pPr>
    </w:p>
    <w:p w14:paraId="015C163D" w14:textId="312AA2FC" w:rsidR="00D209B7" w:rsidRDefault="00D209B7" w:rsidP="00AC5656">
      <w:pPr>
        <w:jc w:val="both"/>
        <w:rPr>
          <w:bCs/>
          <w:color w:val="000000" w:themeColor="text1"/>
        </w:rPr>
        <w:sectPr w:rsidR="00D209B7" w:rsidSect="008A6C54">
          <w:type w:val="continuous"/>
          <w:pgSz w:w="11906" w:h="16838"/>
          <w:pgMar w:top="1296" w:right="734" w:bottom="1037" w:left="734" w:header="360" w:footer="634" w:gutter="0"/>
          <w:pgNumType w:start="1"/>
          <w:cols w:num="2" w:space="514"/>
          <w:formProt w:val="0"/>
          <w:titlePg/>
          <w:docGrid w:linePitch="360" w:charSpace="16384"/>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788"/>
      </w:tblGrid>
      <w:tr w:rsidR="007C044D" w:rsidRPr="007C044D" w14:paraId="1E0C0D47" w14:textId="77777777" w:rsidTr="009D2495">
        <w:tc>
          <w:tcPr>
            <w:tcW w:w="4996" w:type="dxa"/>
          </w:tcPr>
          <w:p w14:paraId="21CABDB5" w14:textId="77777777" w:rsidR="007C044D" w:rsidRPr="00AA039D" w:rsidRDefault="007C044D" w:rsidP="00250964">
            <w:pPr>
              <w:rPr>
                <w:sz w:val="18"/>
                <w:szCs w:val="18"/>
                <w:rPrChange w:id="212" w:author="Shamima Akter" w:date="2021-10-21T21:43:00Z">
                  <w:rPr>
                    <w:sz w:val="16"/>
                    <w:szCs w:val="16"/>
                  </w:rPr>
                </w:rPrChange>
              </w:rPr>
            </w:pPr>
            <w:r w:rsidRPr="00AA039D">
              <w:rPr>
                <w:sz w:val="18"/>
                <w:szCs w:val="18"/>
                <w:rPrChange w:id="213" w:author="Shamima Akter" w:date="2021-10-21T21:43:00Z">
                  <w:rPr>
                    <w:sz w:val="16"/>
                    <w:szCs w:val="16"/>
                  </w:rPr>
                </w:rPrChange>
              </w:rPr>
              <w:lastRenderedPageBreak/>
              <w:t>ANN</w:t>
            </w:r>
          </w:p>
        </w:tc>
        <w:tc>
          <w:tcPr>
            <w:tcW w:w="4788" w:type="dxa"/>
          </w:tcPr>
          <w:p w14:paraId="79DC934E" w14:textId="77777777" w:rsidR="007C044D" w:rsidRPr="00AA039D" w:rsidRDefault="007C044D" w:rsidP="00250964">
            <w:pPr>
              <w:rPr>
                <w:sz w:val="18"/>
                <w:szCs w:val="18"/>
                <w:rPrChange w:id="214" w:author="Shamima Akter" w:date="2021-10-21T21:43:00Z">
                  <w:rPr>
                    <w:sz w:val="16"/>
                    <w:szCs w:val="16"/>
                  </w:rPr>
                </w:rPrChange>
              </w:rPr>
            </w:pPr>
            <w:r w:rsidRPr="00AA039D">
              <w:rPr>
                <w:sz w:val="18"/>
                <w:szCs w:val="18"/>
                <w:rPrChange w:id="215" w:author="Shamima Akter" w:date="2021-10-21T21:43:00Z">
                  <w:rPr>
                    <w:sz w:val="16"/>
                    <w:szCs w:val="16"/>
                  </w:rPr>
                </w:rPrChange>
              </w:rPr>
              <w:t>Bidirectional GRU</w:t>
            </w:r>
          </w:p>
        </w:tc>
      </w:tr>
      <w:tr w:rsidR="007C044D" w:rsidRPr="007C044D" w14:paraId="6E9549AD" w14:textId="77777777" w:rsidTr="009D2495">
        <w:trPr>
          <w:trHeight w:val="2492"/>
        </w:trPr>
        <w:tc>
          <w:tcPr>
            <w:tcW w:w="4996" w:type="dxa"/>
          </w:tcPr>
          <w:tbl>
            <w:tblPr>
              <w:tblW w:w="4780" w:type="dxa"/>
              <w:tblLook w:val="04A0" w:firstRow="1" w:lastRow="0" w:firstColumn="1" w:lastColumn="0" w:noHBand="0" w:noVBand="1"/>
            </w:tblPr>
            <w:tblGrid>
              <w:gridCol w:w="1320"/>
              <w:gridCol w:w="1260"/>
              <w:gridCol w:w="1120"/>
              <w:gridCol w:w="1080"/>
            </w:tblGrid>
            <w:tr w:rsidR="007C044D" w:rsidRPr="00AA039D" w14:paraId="682AF851" w14:textId="77777777" w:rsidTr="00250964">
              <w:trPr>
                <w:trHeight w:val="690"/>
              </w:trPr>
              <w:tc>
                <w:tcPr>
                  <w:tcW w:w="1320" w:type="dxa"/>
                  <w:tcBorders>
                    <w:top w:val="nil"/>
                    <w:left w:val="nil"/>
                    <w:bottom w:val="single" w:sz="8" w:space="0" w:color="auto"/>
                    <w:right w:val="single" w:sz="8" w:space="0" w:color="auto"/>
                  </w:tcBorders>
                  <w:shd w:val="clear" w:color="auto" w:fill="auto"/>
                  <w:noWrap/>
                  <w:vAlign w:val="center"/>
                  <w:hideMark/>
                </w:tcPr>
                <w:p w14:paraId="4F660CAC" w14:textId="77777777" w:rsidR="007C044D" w:rsidRPr="00AA039D" w:rsidRDefault="007C044D" w:rsidP="00250964">
                  <w:pPr>
                    <w:jc w:val="center"/>
                    <w:rPr>
                      <w:color w:val="000000"/>
                      <w:sz w:val="18"/>
                      <w:szCs w:val="18"/>
                      <w:rPrChange w:id="216" w:author="Shamima Akter" w:date="2021-10-21T21:43:00Z">
                        <w:rPr>
                          <w:color w:val="000000"/>
                          <w:sz w:val="16"/>
                          <w:szCs w:val="16"/>
                        </w:rPr>
                      </w:rPrChange>
                    </w:rPr>
                  </w:pPr>
                  <w:r w:rsidRPr="00AA039D">
                    <w:rPr>
                      <w:color w:val="000000"/>
                      <w:sz w:val="18"/>
                      <w:szCs w:val="18"/>
                      <w:rPrChange w:id="217" w:author="Shamima Akter" w:date="2021-10-21T21:43:00Z">
                        <w:rPr>
                          <w:color w:val="000000"/>
                          <w:sz w:val="16"/>
                          <w:szCs w:val="16"/>
                        </w:rPr>
                      </w:rPrChange>
                    </w:rPr>
                    <w:t>N = 80</w:t>
                  </w:r>
                </w:p>
              </w:tc>
              <w:tc>
                <w:tcPr>
                  <w:tcW w:w="1260" w:type="dxa"/>
                  <w:tcBorders>
                    <w:top w:val="single" w:sz="8" w:space="0" w:color="auto"/>
                    <w:left w:val="nil"/>
                    <w:bottom w:val="single" w:sz="4" w:space="0" w:color="auto"/>
                    <w:right w:val="single" w:sz="4" w:space="0" w:color="auto"/>
                  </w:tcBorders>
                  <w:shd w:val="clear" w:color="auto" w:fill="auto"/>
                  <w:vAlign w:val="center"/>
                  <w:hideMark/>
                </w:tcPr>
                <w:p w14:paraId="1900FEF3" w14:textId="77777777" w:rsidR="007C044D" w:rsidRPr="00AA039D" w:rsidRDefault="007C044D" w:rsidP="00250964">
                  <w:pPr>
                    <w:jc w:val="center"/>
                    <w:rPr>
                      <w:color w:val="000000"/>
                      <w:sz w:val="18"/>
                      <w:szCs w:val="18"/>
                      <w:rPrChange w:id="218" w:author="Shamima Akter" w:date="2021-10-21T21:43:00Z">
                        <w:rPr>
                          <w:color w:val="000000"/>
                          <w:sz w:val="16"/>
                          <w:szCs w:val="16"/>
                        </w:rPr>
                      </w:rPrChange>
                    </w:rPr>
                  </w:pPr>
                  <w:r w:rsidRPr="00AA039D">
                    <w:rPr>
                      <w:color w:val="000000"/>
                      <w:sz w:val="18"/>
                      <w:szCs w:val="18"/>
                      <w:rPrChange w:id="219" w:author="Shamima Akter" w:date="2021-10-21T21:43:00Z">
                        <w:rPr>
                          <w:color w:val="000000"/>
                          <w:sz w:val="16"/>
                          <w:szCs w:val="16"/>
                        </w:rPr>
                      </w:rPrChange>
                    </w:rPr>
                    <w:t xml:space="preserve">Predicted </w:t>
                  </w:r>
                  <w:r w:rsidRPr="00AA039D">
                    <w:rPr>
                      <w:b/>
                      <w:bCs/>
                      <w:color w:val="000000"/>
                      <w:sz w:val="18"/>
                      <w:szCs w:val="18"/>
                      <w:rPrChange w:id="220" w:author="Shamima Akter" w:date="2021-10-21T21:43:00Z">
                        <w:rPr>
                          <w:b/>
                          <w:bCs/>
                          <w:color w:val="000000"/>
                          <w:sz w:val="16"/>
                          <w:szCs w:val="16"/>
                        </w:rPr>
                      </w:rPrChange>
                    </w:rPr>
                    <w:t>0</w:t>
                  </w:r>
                  <w:r w:rsidRPr="00AA039D">
                    <w:rPr>
                      <w:color w:val="000000"/>
                      <w:sz w:val="18"/>
                      <w:szCs w:val="18"/>
                      <w:rPrChange w:id="221" w:author="Shamima Akter" w:date="2021-10-21T21:43:00Z">
                        <w:rPr>
                          <w:color w:val="000000"/>
                          <w:sz w:val="16"/>
                          <w:szCs w:val="16"/>
                        </w:rPr>
                      </w:rPrChange>
                    </w:rPr>
                    <w:t xml:space="preserve"> (Not CKD)</w:t>
                  </w:r>
                </w:p>
              </w:tc>
              <w:tc>
                <w:tcPr>
                  <w:tcW w:w="1120" w:type="dxa"/>
                  <w:tcBorders>
                    <w:top w:val="single" w:sz="8" w:space="0" w:color="auto"/>
                    <w:left w:val="nil"/>
                    <w:bottom w:val="single" w:sz="4" w:space="0" w:color="auto"/>
                    <w:right w:val="single" w:sz="8" w:space="0" w:color="auto"/>
                  </w:tcBorders>
                  <w:shd w:val="clear" w:color="auto" w:fill="auto"/>
                  <w:vAlign w:val="center"/>
                  <w:hideMark/>
                </w:tcPr>
                <w:p w14:paraId="5641694C" w14:textId="77777777" w:rsidR="007C044D" w:rsidRPr="00AA039D" w:rsidRDefault="007C044D" w:rsidP="00250964">
                  <w:pPr>
                    <w:jc w:val="center"/>
                    <w:rPr>
                      <w:color w:val="000000"/>
                      <w:sz w:val="18"/>
                      <w:szCs w:val="18"/>
                      <w:rPrChange w:id="222" w:author="Shamima Akter" w:date="2021-10-21T21:43:00Z">
                        <w:rPr>
                          <w:color w:val="000000"/>
                          <w:sz w:val="16"/>
                          <w:szCs w:val="16"/>
                        </w:rPr>
                      </w:rPrChange>
                    </w:rPr>
                  </w:pPr>
                  <w:r w:rsidRPr="00AA039D">
                    <w:rPr>
                      <w:color w:val="000000"/>
                      <w:sz w:val="18"/>
                      <w:szCs w:val="18"/>
                      <w:rPrChange w:id="223" w:author="Shamima Akter" w:date="2021-10-21T21:43:00Z">
                        <w:rPr>
                          <w:color w:val="000000"/>
                          <w:sz w:val="16"/>
                          <w:szCs w:val="16"/>
                        </w:rPr>
                      </w:rPrChange>
                    </w:rPr>
                    <w:t xml:space="preserve">Predicted </w:t>
                  </w:r>
                  <w:r w:rsidRPr="00AA039D">
                    <w:rPr>
                      <w:b/>
                      <w:bCs/>
                      <w:color w:val="000000"/>
                      <w:sz w:val="18"/>
                      <w:szCs w:val="18"/>
                      <w:rPrChange w:id="224" w:author="Shamima Akter" w:date="2021-10-21T21:43:00Z">
                        <w:rPr>
                          <w:b/>
                          <w:bCs/>
                          <w:color w:val="000000"/>
                          <w:sz w:val="16"/>
                          <w:szCs w:val="16"/>
                        </w:rPr>
                      </w:rPrChange>
                    </w:rPr>
                    <w:t>1</w:t>
                  </w:r>
                  <w:r w:rsidRPr="00AA039D">
                    <w:rPr>
                      <w:color w:val="000000"/>
                      <w:sz w:val="18"/>
                      <w:szCs w:val="18"/>
                      <w:rPrChange w:id="225" w:author="Shamima Akter" w:date="2021-10-21T21:43:00Z">
                        <w:rPr>
                          <w:color w:val="000000"/>
                          <w:sz w:val="16"/>
                          <w:szCs w:val="16"/>
                        </w:rPr>
                      </w:rPrChange>
                    </w:rPr>
                    <w:t xml:space="preserve"> (CKD)</w:t>
                  </w:r>
                </w:p>
              </w:tc>
              <w:tc>
                <w:tcPr>
                  <w:tcW w:w="1080" w:type="dxa"/>
                  <w:tcBorders>
                    <w:top w:val="nil"/>
                    <w:left w:val="nil"/>
                    <w:bottom w:val="single" w:sz="8" w:space="0" w:color="auto"/>
                    <w:right w:val="nil"/>
                  </w:tcBorders>
                  <w:shd w:val="clear" w:color="auto" w:fill="auto"/>
                  <w:noWrap/>
                  <w:vAlign w:val="bottom"/>
                  <w:hideMark/>
                </w:tcPr>
                <w:p w14:paraId="26716B38" w14:textId="77777777" w:rsidR="007C044D" w:rsidRPr="00AA039D" w:rsidRDefault="007C044D" w:rsidP="00250964">
                  <w:pPr>
                    <w:rPr>
                      <w:color w:val="000000"/>
                      <w:sz w:val="18"/>
                      <w:szCs w:val="18"/>
                      <w:rPrChange w:id="226" w:author="Shamima Akter" w:date="2021-10-21T21:43:00Z">
                        <w:rPr>
                          <w:color w:val="000000"/>
                          <w:sz w:val="16"/>
                          <w:szCs w:val="16"/>
                        </w:rPr>
                      </w:rPrChange>
                    </w:rPr>
                  </w:pPr>
                  <w:r w:rsidRPr="00AA039D">
                    <w:rPr>
                      <w:color w:val="000000"/>
                      <w:sz w:val="18"/>
                      <w:szCs w:val="18"/>
                      <w:rPrChange w:id="227" w:author="Shamima Akter" w:date="2021-10-21T21:43:00Z">
                        <w:rPr>
                          <w:color w:val="000000"/>
                          <w:sz w:val="16"/>
                          <w:szCs w:val="16"/>
                        </w:rPr>
                      </w:rPrChange>
                    </w:rPr>
                    <w:t> </w:t>
                  </w:r>
                </w:p>
              </w:tc>
            </w:tr>
            <w:tr w:rsidR="007C044D" w:rsidRPr="00AA039D" w14:paraId="171DE7A0" w14:textId="77777777" w:rsidTr="00250964">
              <w:trPr>
                <w:trHeight w:val="345"/>
              </w:trPr>
              <w:tc>
                <w:tcPr>
                  <w:tcW w:w="1320" w:type="dxa"/>
                  <w:vMerge w:val="restart"/>
                  <w:tcBorders>
                    <w:top w:val="nil"/>
                    <w:left w:val="single" w:sz="8" w:space="0" w:color="auto"/>
                    <w:bottom w:val="single" w:sz="4" w:space="0" w:color="000000"/>
                    <w:right w:val="single" w:sz="4" w:space="0" w:color="auto"/>
                  </w:tcBorders>
                  <w:shd w:val="clear" w:color="auto" w:fill="auto"/>
                  <w:vAlign w:val="center"/>
                  <w:hideMark/>
                </w:tcPr>
                <w:p w14:paraId="53852560" w14:textId="2979B683" w:rsidR="007C044D" w:rsidRPr="00AA039D" w:rsidRDefault="007C044D" w:rsidP="00250964">
                  <w:pPr>
                    <w:jc w:val="center"/>
                    <w:rPr>
                      <w:color w:val="000000"/>
                      <w:sz w:val="18"/>
                      <w:szCs w:val="18"/>
                      <w:rPrChange w:id="228" w:author="Shamima Akter" w:date="2021-10-21T21:43:00Z">
                        <w:rPr>
                          <w:color w:val="000000"/>
                          <w:sz w:val="16"/>
                          <w:szCs w:val="16"/>
                        </w:rPr>
                      </w:rPrChange>
                    </w:rPr>
                  </w:pPr>
                  <w:r w:rsidRPr="00AA039D">
                    <w:rPr>
                      <w:color w:val="000000"/>
                      <w:sz w:val="18"/>
                      <w:szCs w:val="18"/>
                      <w:rPrChange w:id="229" w:author="Shamima Akter" w:date="2021-10-21T21:43:00Z">
                        <w:rPr>
                          <w:color w:val="000000"/>
                          <w:sz w:val="16"/>
                          <w:szCs w:val="16"/>
                        </w:rPr>
                      </w:rPrChange>
                    </w:rPr>
                    <w:t xml:space="preserve">Actual </w:t>
                  </w:r>
                  <w:r w:rsidRPr="00AA039D">
                    <w:rPr>
                      <w:b/>
                      <w:bCs/>
                      <w:color w:val="000000"/>
                      <w:sz w:val="18"/>
                      <w:szCs w:val="18"/>
                      <w:rPrChange w:id="230" w:author="Shamima Akter" w:date="2021-10-21T21:43:00Z">
                        <w:rPr>
                          <w:b/>
                          <w:bCs/>
                          <w:color w:val="000000"/>
                          <w:sz w:val="16"/>
                          <w:szCs w:val="16"/>
                        </w:rPr>
                      </w:rPrChange>
                    </w:rPr>
                    <w:t>0</w:t>
                  </w:r>
                  <w:r w:rsidRPr="00AA039D">
                    <w:rPr>
                      <w:color w:val="000000"/>
                      <w:sz w:val="18"/>
                      <w:szCs w:val="18"/>
                      <w:rPrChange w:id="231" w:author="Shamima Akter" w:date="2021-10-21T21:43:00Z">
                        <w:rPr>
                          <w:color w:val="000000"/>
                          <w:sz w:val="16"/>
                          <w:szCs w:val="16"/>
                        </w:rPr>
                      </w:rPrChange>
                    </w:rPr>
                    <w:t xml:space="preserve">   </w:t>
                  </w:r>
                  <w:ins w:id="232" w:author="Ahmed, Manik" w:date="2021-10-19T21:32:00Z">
                    <w:r w:rsidR="00112B42" w:rsidRPr="00AA039D">
                      <w:rPr>
                        <w:color w:val="000000"/>
                        <w:sz w:val="18"/>
                        <w:szCs w:val="18"/>
                        <w:rPrChange w:id="233" w:author="Shamima Akter" w:date="2021-10-21T21:43:00Z">
                          <w:rPr>
                            <w:color w:val="000000"/>
                            <w:sz w:val="16"/>
                            <w:szCs w:val="16"/>
                          </w:rPr>
                        </w:rPrChange>
                      </w:rPr>
                      <w:t xml:space="preserve">  </w:t>
                    </w:r>
                    <w:proofErr w:type="gramStart"/>
                    <w:r w:rsidR="00112B42" w:rsidRPr="00AA039D">
                      <w:rPr>
                        <w:color w:val="000000"/>
                        <w:sz w:val="18"/>
                        <w:szCs w:val="18"/>
                        <w:rPrChange w:id="234" w:author="Shamima Akter" w:date="2021-10-21T21:43:00Z">
                          <w:rPr>
                            <w:color w:val="000000"/>
                            <w:sz w:val="16"/>
                            <w:szCs w:val="16"/>
                          </w:rPr>
                        </w:rPrChange>
                      </w:rPr>
                      <w:t xml:space="preserve">  </w:t>
                    </w:r>
                  </w:ins>
                  <w:r w:rsidRPr="00AA039D">
                    <w:rPr>
                      <w:color w:val="000000"/>
                      <w:sz w:val="18"/>
                      <w:szCs w:val="18"/>
                      <w:rPrChange w:id="235" w:author="Shamima Akter" w:date="2021-10-21T21:43:00Z">
                        <w:rPr>
                          <w:color w:val="000000"/>
                          <w:sz w:val="16"/>
                          <w:szCs w:val="16"/>
                        </w:rPr>
                      </w:rPrChange>
                    </w:rPr>
                    <w:t xml:space="preserve"> (</w:t>
                  </w:r>
                  <w:proofErr w:type="gramEnd"/>
                  <w:r w:rsidRPr="00AA039D">
                    <w:rPr>
                      <w:color w:val="000000"/>
                      <w:sz w:val="18"/>
                      <w:szCs w:val="18"/>
                      <w:rPrChange w:id="236" w:author="Shamima Akter" w:date="2021-10-21T21:43:00Z">
                        <w:rPr>
                          <w:color w:val="000000"/>
                          <w:sz w:val="16"/>
                          <w:szCs w:val="16"/>
                        </w:rPr>
                      </w:rPrChange>
                    </w:rPr>
                    <w:t>Not CKD)</w:t>
                  </w:r>
                </w:p>
              </w:tc>
              <w:tc>
                <w:tcPr>
                  <w:tcW w:w="12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35F7A792" w14:textId="77777777" w:rsidR="007C044D" w:rsidRPr="00AA039D" w:rsidRDefault="007C044D" w:rsidP="00250964">
                  <w:pPr>
                    <w:jc w:val="center"/>
                    <w:rPr>
                      <w:color w:val="000000"/>
                      <w:sz w:val="18"/>
                      <w:szCs w:val="18"/>
                      <w:rPrChange w:id="237" w:author="Shamima Akter" w:date="2021-10-21T21:43:00Z">
                        <w:rPr>
                          <w:color w:val="000000"/>
                          <w:sz w:val="16"/>
                          <w:szCs w:val="16"/>
                        </w:rPr>
                      </w:rPrChange>
                    </w:rPr>
                  </w:pPr>
                  <w:r w:rsidRPr="00AA039D">
                    <w:rPr>
                      <w:color w:val="000000"/>
                      <w:sz w:val="18"/>
                      <w:szCs w:val="18"/>
                      <w:rPrChange w:id="238" w:author="Shamima Akter" w:date="2021-10-21T21:43:00Z">
                        <w:rPr>
                          <w:color w:val="000000"/>
                          <w:sz w:val="16"/>
                          <w:szCs w:val="16"/>
                        </w:rPr>
                      </w:rPrChange>
                    </w:rPr>
                    <w:t>TP</w:t>
                  </w:r>
                </w:p>
              </w:tc>
              <w:tc>
                <w:tcPr>
                  <w:tcW w:w="112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8E461C1" w14:textId="77777777" w:rsidR="007C044D" w:rsidRPr="00AA039D" w:rsidRDefault="007C044D" w:rsidP="00250964">
                  <w:pPr>
                    <w:jc w:val="center"/>
                    <w:rPr>
                      <w:color w:val="000000"/>
                      <w:sz w:val="18"/>
                      <w:szCs w:val="18"/>
                      <w:rPrChange w:id="239" w:author="Shamima Akter" w:date="2021-10-21T21:43:00Z">
                        <w:rPr>
                          <w:color w:val="000000"/>
                          <w:sz w:val="16"/>
                          <w:szCs w:val="16"/>
                        </w:rPr>
                      </w:rPrChange>
                    </w:rPr>
                  </w:pPr>
                  <w:r w:rsidRPr="00AA039D">
                    <w:rPr>
                      <w:color w:val="000000"/>
                      <w:sz w:val="18"/>
                      <w:szCs w:val="18"/>
                      <w:rPrChange w:id="240" w:author="Shamima Akter" w:date="2021-10-21T21:43:00Z">
                        <w:rPr>
                          <w:color w:val="000000"/>
                          <w:sz w:val="16"/>
                          <w:szCs w:val="16"/>
                        </w:rPr>
                      </w:rPrChange>
                    </w:rPr>
                    <w:t>FP</w:t>
                  </w:r>
                </w:p>
              </w:tc>
              <w:tc>
                <w:tcPr>
                  <w:tcW w:w="1080" w:type="dxa"/>
                  <w:tcBorders>
                    <w:top w:val="nil"/>
                    <w:left w:val="single" w:sz="4" w:space="0" w:color="auto"/>
                    <w:bottom w:val="single" w:sz="4" w:space="0" w:color="auto"/>
                    <w:right w:val="single" w:sz="8" w:space="0" w:color="auto"/>
                  </w:tcBorders>
                  <w:shd w:val="clear" w:color="auto" w:fill="auto"/>
                  <w:noWrap/>
                  <w:vAlign w:val="bottom"/>
                  <w:hideMark/>
                </w:tcPr>
                <w:p w14:paraId="6C872185" w14:textId="77777777" w:rsidR="007C044D" w:rsidRPr="00AA039D" w:rsidRDefault="007C044D" w:rsidP="00250964">
                  <w:pPr>
                    <w:jc w:val="center"/>
                    <w:rPr>
                      <w:b/>
                      <w:bCs/>
                      <w:color w:val="000000"/>
                      <w:sz w:val="18"/>
                      <w:szCs w:val="18"/>
                      <w:rPrChange w:id="241" w:author="Shamima Akter" w:date="2021-10-21T21:43:00Z">
                        <w:rPr>
                          <w:b/>
                          <w:bCs/>
                          <w:color w:val="000000"/>
                          <w:sz w:val="16"/>
                          <w:szCs w:val="16"/>
                        </w:rPr>
                      </w:rPrChange>
                    </w:rPr>
                  </w:pPr>
                  <w:r w:rsidRPr="00AA039D">
                    <w:rPr>
                      <w:b/>
                      <w:bCs/>
                      <w:color w:val="000000"/>
                      <w:sz w:val="18"/>
                      <w:szCs w:val="18"/>
                      <w:rPrChange w:id="242" w:author="Shamima Akter" w:date="2021-10-21T21:43:00Z">
                        <w:rPr>
                          <w:b/>
                          <w:bCs/>
                          <w:color w:val="000000"/>
                          <w:sz w:val="16"/>
                          <w:szCs w:val="16"/>
                        </w:rPr>
                      </w:rPrChange>
                    </w:rPr>
                    <w:t>FPR</w:t>
                  </w:r>
                </w:p>
              </w:tc>
            </w:tr>
            <w:tr w:rsidR="007C044D" w:rsidRPr="00AA039D" w14:paraId="44D59F05" w14:textId="77777777" w:rsidTr="00250964">
              <w:trPr>
                <w:trHeight w:val="390"/>
              </w:trPr>
              <w:tc>
                <w:tcPr>
                  <w:tcW w:w="1320" w:type="dxa"/>
                  <w:vMerge/>
                  <w:tcBorders>
                    <w:top w:val="nil"/>
                    <w:left w:val="single" w:sz="8" w:space="0" w:color="auto"/>
                    <w:bottom w:val="single" w:sz="4" w:space="0" w:color="000000"/>
                    <w:right w:val="single" w:sz="4" w:space="0" w:color="auto"/>
                  </w:tcBorders>
                  <w:vAlign w:val="center"/>
                  <w:hideMark/>
                </w:tcPr>
                <w:p w14:paraId="714BA5C9" w14:textId="77777777" w:rsidR="007C044D" w:rsidRPr="00AA039D" w:rsidRDefault="007C044D" w:rsidP="00250964">
                  <w:pPr>
                    <w:rPr>
                      <w:color w:val="000000"/>
                      <w:sz w:val="18"/>
                      <w:szCs w:val="18"/>
                      <w:rPrChange w:id="243" w:author="Shamima Akter" w:date="2021-10-21T21:43:00Z">
                        <w:rPr>
                          <w:color w:val="000000"/>
                          <w:sz w:val="16"/>
                          <w:szCs w:val="16"/>
                        </w:rPr>
                      </w:rPrChange>
                    </w:rPr>
                  </w:pPr>
                </w:p>
              </w:tc>
              <w:tc>
                <w:tcPr>
                  <w:tcW w:w="12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7E2406DA" w14:textId="77777777" w:rsidR="007C044D" w:rsidRPr="00AA039D" w:rsidRDefault="007C044D" w:rsidP="00250964">
                  <w:pPr>
                    <w:jc w:val="center"/>
                    <w:rPr>
                      <w:color w:val="000000"/>
                      <w:sz w:val="18"/>
                      <w:szCs w:val="18"/>
                      <w:rPrChange w:id="244" w:author="Shamima Akter" w:date="2021-10-21T21:43:00Z">
                        <w:rPr>
                          <w:color w:val="000000"/>
                          <w:sz w:val="16"/>
                          <w:szCs w:val="16"/>
                        </w:rPr>
                      </w:rPrChange>
                    </w:rPr>
                  </w:pPr>
                  <w:r w:rsidRPr="00AA039D">
                    <w:rPr>
                      <w:color w:val="000000"/>
                      <w:sz w:val="18"/>
                      <w:szCs w:val="18"/>
                      <w:rPrChange w:id="245" w:author="Shamima Akter" w:date="2021-10-21T21:43:00Z">
                        <w:rPr>
                          <w:color w:val="000000"/>
                          <w:sz w:val="16"/>
                          <w:szCs w:val="16"/>
                        </w:rPr>
                      </w:rPrChange>
                    </w:rPr>
                    <w:t>28</w:t>
                  </w:r>
                </w:p>
              </w:tc>
              <w:tc>
                <w:tcPr>
                  <w:tcW w:w="112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4727DCB2" w14:textId="77777777" w:rsidR="007C044D" w:rsidRPr="00AA039D" w:rsidRDefault="007C044D" w:rsidP="00250964">
                  <w:pPr>
                    <w:jc w:val="center"/>
                    <w:rPr>
                      <w:color w:val="000000"/>
                      <w:sz w:val="18"/>
                      <w:szCs w:val="18"/>
                      <w:rPrChange w:id="246" w:author="Shamima Akter" w:date="2021-10-21T21:43:00Z">
                        <w:rPr>
                          <w:color w:val="000000"/>
                          <w:sz w:val="16"/>
                          <w:szCs w:val="16"/>
                        </w:rPr>
                      </w:rPrChange>
                    </w:rPr>
                  </w:pPr>
                  <w:r w:rsidRPr="00AA039D">
                    <w:rPr>
                      <w:color w:val="000000"/>
                      <w:sz w:val="18"/>
                      <w:szCs w:val="18"/>
                      <w:rPrChange w:id="247" w:author="Shamima Akter" w:date="2021-10-21T21:43:00Z">
                        <w:rPr>
                          <w:color w:val="000000"/>
                          <w:sz w:val="16"/>
                          <w:szCs w:val="16"/>
                        </w:rPr>
                      </w:rPrChange>
                    </w:rPr>
                    <w:t>0</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14:paraId="5F4A6A1C" w14:textId="77777777" w:rsidR="007C044D" w:rsidRPr="00AA039D" w:rsidRDefault="007C044D" w:rsidP="00250964">
                  <w:pPr>
                    <w:jc w:val="center"/>
                    <w:rPr>
                      <w:color w:val="000000"/>
                      <w:sz w:val="18"/>
                      <w:szCs w:val="18"/>
                      <w:rPrChange w:id="248" w:author="Shamima Akter" w:date="2021-10-21T21:43:00Z">
                        <w:rPr>
                          <w:color w:val="000000"/>
                          <w:sz w:val="16"/>
                          <w:szCs w:val="16"/>
                        </w:rPr>
                      </w:rPrChange>
                    </w:rPr>
                  </w:pPr>
                  <w:r w:rsidRPr="00AA039D">
                    <w:rPr>
                      <w:color w:val="000000"/>
                      <w:sz w:val="18"/>
                      <w:szCs w:val="18"/>
                      <w:rPrChange w:id="249" w:author="Shamima Akter" w:date="2021-10-21T21:43:00Z">
                        <w:rPr>
                          <w:color w:val="000000"/>
                          <w:sz w:val="16"/>
                          <w:szCs w:val="16"/>
                        </w:rPr>
                      </w:rPrChange>
                    </w:rPr>
                    <w:t>0</w:t>
                  </w:r>
                </w:p>
              </w:tc>
            </w:tr>
            <w:tr w:rsidR="007C044D" w:rsidRPr="00AA039D" w14:paraId="6711F58B" w14:textId="77777777" w:rsidTr="00250964">
              <w:trPr>
                <w:trHeight w:val="300"/>
              </w:trPr>
              <w:tc>
                <w:tcPr>
                  <w:tcW w:w="1320" w:type="dxa"/>
                  <w:vMerge w:val="restart"/>
                  <w:tcBorders>
                    <w:top w:val="nil"/>
                    <w:left w:val="single" w:sz="8" w:space="0" w:color="auto"/>
                    <w:bottom w:val="single" w:sz="8" w:space="0" w:color="000000"/>
                    <w:right w:val="single" w:sz="4" w:space="0" w:color="auto"/>
                  </w:tcBorders>
                  <w:shd w:val="clear" w:color="auto" w:fill="auto"/>
                  <w:vAlign w:val="center"/>
                  <w:hideMark/>
                </w:tcPr>
                <w:p w14:paraId="52425D67" w14:textId="77777777" w:rsidR="007C044D" w:rsidRPr="00AA039D" w:rsidRDefault="007C044D" w:rsidP="00250964">
                  <w:pPr>
                    <w:jc w:val="center"/>
                    <w:rPr>
                      <w:color w:val="000000"/>
                      <w:sz w:val="18"/>
                      <w:szCs w:val="18"/>
                      <w:rPrChange w:id="250" w:author="Shamima Akter" w:date="2021-10-21T21:43:00Z">
                        <w:rPr>
                          <w:color w:val="000000"/>
                          <w:sz w:val="16"/>
                          <w:szCs w:val="16"/>
                        </w:rPr>
                      </w:rPrChange>
                    </w:rPr>
                  </w:pPr>
                  <w:r w:rsidRPr="00AA039D">
                    <w:rPr>
                      <w:color w:val="000000"/>
                      <w:sz w:val="18"/>
                      <w:szCs w:val="18"/>
                      <w:rPrChange w:id="251" w:author="Shamima Akter" w:date="2021-10-21T21:43:00Z">
                        <w:rPr>
                          <w:color w:val="000000"/>
                          <w:sz w:val="16"/>
                          <w:szCs w:val="16"/>
                        </w:rPr>
                      </w:rPrChange>
                    </w:rPr>
                    <w:t xml:space="preserve">Actual </w:t>
                  </w:r>
                  <w:r w:rsidRPr="00AA039D">
                    <w:rPr>
                      <w:b/>
                      <w:bCs/>
                      <w:color w:val="000000"/>
                      <w:sz w:val="18"/>
                      <w:szCs w:val="18"/>
                      <w:rPrChange w:id="252" w:author="Shamima Akter" w:date="2021-10-21T21:43:00Z">
                        <w:rPr>
                          <w:b/>
                          <w:bCs/>
                          <w:color w:val="000000"/>
                          <w:sz w:val="16"/>
                          <w:szCs w:val="16"/>
                        </w:rPr>
                      </w:rPrChange>
                    </w:rPr>
                    <w:t>1</w:t>
                  </w:r>
                  <w:r w:rsidRPr="00AA039D">
                    <w:rPr>
                      <w:color w:val="000000"/>
                      <w:sz w:val="18"/>
                      <w:szCs w:val="18"/>
                      <w:rPrChange w:id="253" w:author="Shamima Akter" w:date="2021-10-21T21:43:00Z">
                        <w:rPr>
                          <w:color w:val="000000"/>
                          <w:sz w:val="16"/>
                          <w:szCs w:val="16"/>
                        </w:rPr>
                      </w:rPrChange>
                    </w:rPr>
                    <w:t xml:space="preserve"> </w:t>
                  </w:r>
                  <w:proofErr w:type="gramStart"/>
                  <w:r w:rsidRPr="00AA039D">
                    <w:rPr>
                      <w:color w:val="000000"/>
                      <w:sz w:val="18"/>
                      <w:szCs w:val="18"/>
                      <w:rPrChange w:id="254" w:author="Shamima Akter" w:date="2021-10-21T21:43:00Z">
                        <w:rPr>
                          <w:color w:val="000000"/>
                          <w:sz w:val="16"/>
                          <w:szCs w:val="16"/>
                        </w:rPr>
                      </w:rPrChange>
                    </w:rPr>
                    <w:t xml:space="preserve">   (</w:t>
                  </w:r>
                  <w:proofErr w:type="gramEnd"/>
                  <w:r w:rsidRPr="00AA039D">
                    <w:rPr>
                      <w:color w:val="000000"/>
                      <w:sz w:val="18"/>
                      <w:szCs w:val="18"/>
                      <w:rPrChange w:id="255" w:author="Shamima Akter" w:date="2021-10-21T21:43:00Z">
                        <w:rPr>
                          <w:color w:val="000000"/>
                          <w:sz w:val="16"/>
                          <w:szCs w:val="16"/>
                        </w:rPr>
                      </w:rPrChange>
                    </w:rPr>
                    <w:t>CKD)</w:t>
                  </w:r>
                </w:p>
              </w:tc>
              <w:tc>
                <w:tcPr>
                  <w:tcW w:w="1260"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57062969" w14:textId="77777777" w:rsidR="007C044D" w:rsidRPr="00AA039D" w:rsidRDefault="007C044D" w:rsidP="00250964">
                  <w:pPr>
                    <w:jc w:val="center"/>
                    <w:rPr>
                      <w:color w:val="000000"/>
                      <w:sz w:val="18"/>
                      <w:szCs w:val="18"/>
                      <w:rPrChange w:id="256" w:author="Shamima Akter" w:date="2021-10-21T21:43:00Z">
                        <w:rPr>
                          <w:color w:val="000000"/>
                          <w:sz w:val="16"/>
                          <w:szCs w:val="16"/>
                        </w:rPr>
                      </w:rPrChange>
                    </w:rPr>
                  </w:pPr>
                  <w:r w:rsidRPr="00AA039D">
                    <w:rPr>
                      <w:color w:val="000000"/>
                      <w:sz w:val="18"/>
                      <w:szCs w:val="18"/>
                      <w:rPrChange w:id="257" w:author="Shamima Akter" w:date="2021-10-21T21:43:00Z">
                        <w:rPr>
                          <w:color w:val="000000"/>
                          <w:sz w:val="16"/>
                          <w:szCs w:val="16"/>
                        </w:rPr>
                      </w:rPrChange>
                    </w:rPr>
                    <w:t>FN</w:t>
                  </w:r>
                </w:p>
              </w:tc>
              <w:tc>
                <w:tcPr>
                  <w:tcW w:w="112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26F77B0" w14:textId="77777777" w:rsidR="007C044D" w:rsidRPr="00AA039D" w:rsidRDefault="007C044D" w:rsidP="00250964">
                  <w:pPr>
                    <w:jc w:val="center"/>
                    <w:rPr>
                      <w:color w:val="000000"/>
                      <w:sz w:val="18"/>
                      <w:szCs w:val="18"/>
                      <w:rPrChange w:id="258" w:author="Shamima Akter" w:date="2021-10-21T21:43:00Z">
                        <w:rPr>
                          <w:color w:val="000000"/>
                          <w:sz w:val="16"/>
                          <w:szCs w:val="16"/>
                        </w:rPr>
                      </w:rPrChange>
                    </w:rPr>
                  </w:pPr>
                  <w:r w:rsidRPr="00AA039D">
                    <w:rPr>
                      <w:color w:val="000000"/>
                      <w:sz w:val="18"/>
                      <w:szCs w:val="18"/>
                      <w:rPrChange w:id="259" w:author="Shamima Akter" w:date="2021-10-21T21:43:00Z">
                        <w:rPr>
                          <w:color w:val="000000"/>
                          <w:sz w:val="16"/>
                          <w:szCs w:val="16"/>
                        </w:rPr>
                      </w:rPrChange>
                    </w:rPr>
                    <w:t>TN</w:t>
                  </w:r>
                </w:p>
              </w:tc>
              <w:tc>
                <w:tcPr>
                  <w:tcW w:w="1080" w:type="dxa"/>
                  <w:tcBorders>
                    <w:top w:val="nil"/>
                    <w:left w:val="single" w:sz="4" w:space="0" w:color="auto"/>
                    <w:bottom w:val="single" w:sz="4" w:space="0" w:color="auto"/>
                    <w:right w:val="single" w:sz="8" w:space="0" w:color="auto"/>
                  </w:tcBorders>
                  <w:shd w:val="clear" w:color="auto" w:fill="auto"/>
                  <w:noWrap/>
                  <w:vAlign w:val="bottom"/>
                  <w:hideMark/>
                </w:tcPr>
                <w:p w14:paraId="294F6CE9" w14:textId="77777777" w:rsidR="007C044D" w:rsidRPr="00AA039D" w:rsidRDefault="007C044D" w:rsidP="00250964">
                  <w:pPr>
                    <w:jc w:val="center"/>
                    <w:rPr>
                      <w:b/>
                      <w:bCs/>
                      <w:color w:val="000000"/>
                      <w:sz w:val="18"/>
                      <w:szCs w:val="18"/>
                      <w:rPrChange w:id="260" w:author="Shamima Akter" w:date="2021-10-21T21:43:00Z">
                        <w:rPr>
                          <w:b/>
                          <w:bCs/>
                          <w:color w:val="000000"/>
                          <w:sz w:val="16"/>
                          <w:szCs w:val="16"/>
                        </w:rPr>
                      </w:rPrChange>
                    </w:rPr>
                  </w:pPr>
                  <w:r w:rsidRPr="00AA039D">
                    <w:rPr>
                      <w:b/>
                      <w:bCs/>
                      <w:color w:val="000000"/>
                      <w:sz w:val="18"/>
                      <w:szCs w:val="18"/>
                      <w:rPrChange w:id="261" w:author="Shamima Akter" w:date="2021-10-21T21:43:00Z">
                        <w:rPr>
                          <w:b/>
                          <w:bCs/>
                          <w:color w:val="000000"/>
                          <w:sz w:val="16"/>
                          <w:szCs w:val="16"/>
                        </w:rPr>
                      </w:rPrChange>
                    </w:rPr>
                    <w:t>FNR</w:t>
                  </w:r>
                </w:p>
              </w:tc>
            </w:tr>
            <w:tr w:rsidR="007C044D" w:rsidRPr="00AA039D" w14:paraId="075D0F35" w14:textId="77777777" w:rsidTr="00250964">
              <w:trPr>
                <w:trHeight w:val="405"/>
              </w:trPr>
              <w:tc>
                <w:tcPr>
                  <w:tcW w:w="1320" w:type="dxa"/>
                  <w:vMerge/>
                  <w:tcBorders>
                    <w:top w:val="nil"/>
                    <w:left w:val="single" w:sz="8" w:space="0" w:color="auto"/>
                    <w:bottom w:val="single" w:sz="8" w:space="0" w:color="000000"/>
                    <w:right w:val="single" w:sz="4" w:space="0" w:color="auto"/>
                  </w:tcBorders>
                  <w:vAlign w:val="center"/>
                  <w:hideMark/>
                </w:tcPr>
                <w:p w14:paraId="3705B99A" w14:textId="77777777" w:rsidR="007C044D" w:rsidRPr="00AA039D" w:rsidRDefault="007C044D" w:rsidP="00250964">
                  <w:pPr>
                    <w:rPr>
                      <w:color w:val="000000"/>
                      <w:sz w:val="18"/>
                      <w:szCs w:val="18"/>
                      <w:rPrChange w:id="262" w:author="Shamima Akter" w:date="2021-10-21T21:43:00Z">
                        <w:rPr>
                          <w:color w:val="000000"/>
                          <w:sz w:val="16"/>
                          <w:szCs w:val="16"/>
                        </w:rPr>
                      </w:rPrChange>
                    </w:rPr>
                  </w:pPr>
                </w:p>
              </w:tc>
              <w:tc>
                <w:tcPr>
                  <w:tcW w:w="1260"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71AE1632" w14:textId="6E81B5B5" w:rsidR="007C044D" w:rsidRPr="00AA039D" w:rsidRDefault="00405C39" w:rsidP="00250964">
                  <w:pPr>
                    <w:jc w:val="center"/>
                    <w:rPr>
                      <w:color w:val="000000"/>
                      <w:sz w:val="18"/>
                      <w:szCs w:val="18"/>
                      <w:rPrChange w:id="263" w:author="Shamima Akter" w:date="2021-10-21T21:43:00Z">
                        <w:rPr>
                          <w:color w:val="000000"/>
                          <w:sz w:val="16"/>
                          <w:szCs w:val="16"/>
                        </w:rPr>
                      </w:rPrChange>
                    </w:rPr>
                  </w:pPr>
                  <w:r w:rsidRPr="00AA039D">
                    <w:rPr>
                      <w:color w:val="000000"/>
                      <w:sz w:val="18"/>
                      <w:szCs w:val="18"/>
                      <w:rPrChange w:id="264" w:author="Shamima Akter" w:date="2021-10-21T21:43:00Z">
                        <w:rPr>
                          <w:color w:val="000000"/>
                          <w:sz w:val="16"/>
                          <w:szCs w:val="16"/>
                        </w:rPr>
                      </w:rPrChange>
                    </w:rPr>
                    <w:t>2</w:t>
                  </w:r>
                </w:p>
              </w:tc>
              <w:tc>
                <w:tcPr>
                  <w:tcW w:w="112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3E96606B" w14:textId="58A1976D" w:rsidR="007C044D" w:rsidRPr="00AA039D" w:rsidRDefault="00405C39" w:rsidP="00250964">
                  <w:pPr>
                    <w:jc w:val="center"/>
                    <w:rPr>
                      <w:color w:val="000000"/>
                      <w:sz w:val="18"/>
                      <w:szCs w:val="18"/>
                      <w:rPrChange w:id="265" w:author="Shamima Akter" w:date="2021-10-21T21:43:00Z">
                        <w:rPr>
                          <w:color w:val="000000"/>
                          <w:sz w:val="16"/>
                          <w:szCs w:val="16"/>
                        </w:rPr>
                      </w:rPrChange>
                    </w:rPr>
                  </w:pPr>
                  <w:r w:rsidRPr="00AA039D">
                    <w:rPr>
                      <w:color w:val="000000"/>
                      <w:sz w:val="18"/>
                      <w:szCs w:val="18"/>
                      <w:rPrChange w:id="266" w:author="Shamima Akter" w:date="2021-10-21T21:43:00Z">
                        <w:rPr>
                          <w:color w:val="000000"/>
                          <w:sz w:val="16"/>
                          <w:szCs w:val="16"/>
                        </w:rPr>
                      </w:rPrChange>
                    </w:rPr>
                    <w:t>50</w:t>
                  </w:r>
                </w:p>
              </w:tc>
              <w:tc>
                <w:tcPr>
                  <w:tcW w:w="1080" w:type="dxa"/>
                  <w:tcBorders>
                    <w:top w:val="nil"/>
                    <w:left w:val="single" w:sz="4" w:space="0" w:color="auto"/>
                    <w:bottom w:val="single" w:sz="8" w:space="0" w:color="auto"/>
                    <w:right w:val="single" w:sz="8" w:space="0" w:color="auto"/>
                  </w:tcBorders>
                  <w:shd w:val="clear" w:color="auto" w:fill="auto"/>
                  <w:noWrap/>
                  <w:vAlign w:val="center"/>
                  <w:hideMark/>
                </w:tcPr>
                <w:p w14:paraId="29FDC436" w14:textId="5A36AC61" w:rsidR="007C044D" w:rsidRPr="00AA039D" w:rsidRDefault="007C044D" w:rsidP="00250964">
                  <w:pPr>
                    <w:jc w:val="center"/>
                    <w:rPr>
                      <w:color w:val="000000"/>
                      <w:sz w:val="18"/>
                      <w:szCs w:val="18"/>
                      <w:rPrChange w:id="267" w:author="Shamima Akter" w:date="2021-10-21T21:43:00Z">
                        <w:rPr>
                          <w:color w:val="000000"/>
                          <w:sz w:val="16"/>
                          <w:szCs w:val="16"/>
                        </w:rPr>
                      </w:rPrChange>
                    </w:rPr>
                  </w:pPr>
                  <w:r w:rsidRPr="00AA039D">
                    <w:rPr>
                      <w:color w:val="000000"/>
                      <w:sz w:val="18"/>
                      <w:szCs w:val="18"/>
                      <w:rPrChange w:id="268" w:author="Shamima Akter" w:date="2021-10-21T21:43:00Z">
                        <w:rPr>
                          <w:color w:val="000000"/>
                          <w:sz w:val="16"/>
                          <w:szCs w:val="16"/>
                        </w:rPr>
                      </w:rPrChange>
                    </w:rPr>
                    <w:t>0.0</w:t>
                  </w:r>
                  <w:r w:rsidR="00405C39" w:rsidRPr="00AA039D">
                    <w:rPr>
                      <w:color w:val="000000"/>
                      <w:sz w:val="18"/>
                      <w:szCs w:val="18"/>
                      <w:rPrChange w:id="269" w:author="Shamima Akter" w:date="2021-10-21T21:43:00Z">
                        <w:rPr>
                          <w:color w:val="000000"/>
                          <w:sz w:val="16"/>
                          <w:szCs w:val="16"/>
                        </w:rPr>
                      </w:rPrChange>
                    </w:rPr>
                    <w:t>6</w:t>
                  </w:r>
                  <w:r w:rsidRPr="00AA039D">
                    <w:rPr>
                      <w:color w:val="000000"/>
                      <w:sz w:val="18"/>
                      <w:szCs w:val="18"/>
                      <w:rPrChange w:id="270" w:author="Shamima Akter" w:date="2021-10-21T21:43:00Z">
                        <w:rPr>
                          <w:color w:val="000000"/>
                          <w:sz w:val="16"/>
                          <w:szCs w:val="16"/>
                        </w:rPr>
                      </w:rPrChange>
                    </w:rPr>
                    <w:t>7</w:t>
                  </w:r>
                </w:p>
              </w:tc>
            </w:tr>
          </w:tbl>
          <w:p w14:paraId="181D1197" w14:textId="77777777" w:rsidR="007C044D" w:rsidRPr="00AA039D" w:rsidRDefault="007C044D" w:rsidP="00250964">
            <w:pPr>
              <w:rPr>
                <w:sz w:val="18"/>
                <w:szCs w:val="18"/>
                <w:rPrChange w:id="271" w:author="Shamima Akter" w:date="2021-10-21T21:43:00Z">
                  <w:rPr>
                    <w:sz w:val="16"/>
                    <w:szCs w:val="16"/>
                  </w:rPr>
                </w:rPrChange>
              </w:rPr>
            </w:pPr>
          </w:p>
        </w:tc>
        <w:tc>
          <w:tcPr>
            <w:tcW w:w="4788" w:type="dxa"/>
          </w:tcPr>
          <w:tbl>
            <w:tblPr>
              <w:tblW w:w="4572" w:type="dxa"/>
              <w:tblLook w:val="04A0" w:firstRow="1" w:lastRow="0" w:firstColumn="1" w:lastColumn="0" w:noHBand="0" w:noVBand="1"/>
            </w:tblPr>
            <w:tblGrid>
              <w:gridCol w:w="1261"/>
              <w:gridCol w:w="1334"/>
              <w:gridCol w:w="1170"/>
              <w:gridCol w:w="807"/>
            </w:tblGrid>
            <w:tr w:rsidR="007C044D" w:rsidRPr="00AA039D" w14:paraId="7910D2CB" w14:textId="77777777" w:rsidTr="00250964">
              <w:trPr>
                <w:trHeight w:val="690"/>
              </w:trPr>
              <w:tc>
                <w:tcPr>
                  <w:tcW w:w="1261" w:type="dxa"/>
                  <w:tcBorders>
                    <w:top w:val="nil"/>
                    <w:left w:val="nil"/>
                    <w:bottom w:val="single" w:sz="8" w:space="0" w:color="auto"/>
                    <w:right w:val="single" w:sz="8" w:space="0" w:color="auto"/>
                  </w:tcBorders>
                  <w:shd w:val="clear" w:color="auto" w:fill="auto"/>
                  <w:noWrap/>
                  <w:vAlign w:val="center"/>
                  <w:hideMark/>
                </w:tcPr>
                <w:p w14:paraId="2E387D36" w14:textId="77777777" w:rsidR="007C044D" w:rsidRPr="00AA039D" w:rsidRDefault="007C044D" w:rsidP="00250964">
                  <w:pPr>
                    <w:jc w:val="center"/>
                    <w:rPr>
                      <w:color w:val="000000"/>
                      <w:sz w:val="18"/>
                      <w:szCs w:val="18"/>
                      <w:rPrChange w:id="272" w:author="Shamima Akter" w:date="2021-10-21T21:43:00Z">
                        <w:rPr>
                          <w:color w:val="000000"/>
                          <w:sz w:val="16"/>
                          <w:szCs w:val="16"/>
                        </w:rPr>
                      </w:rPrChange>
                    </w:rPr>
                  </w:pPr>
                  <w:r w:rsidRPr="00AA039D">
                    <w:rPr>
                      <w:color w:val="000000"/>
                      <w:sz w:val="18"/>
                      <w:szCs w:val="18"/>
                      <w:rPrChange w:id="273" w:author="Shamima Akter" w:date="2021-10-21T21:43:00Z">
                        <w:rPr>
                          <w:color w:val="000000"/>
                          <w:sz w:val="16"/>
                          <w:szCs w:val="16"/>
                        </w:rPr>
                      </w:rPrChange>
                    </w:rPr>
                    <w:t>N = 80</w:t>
                  </w:r>
                </w:p>
              </w:tc>
              <w:tc>
                <w:tcPr>
                  <w:tcW w:w="1334" w:type="dxa"/>
                  <w:tcBorders>
                    <w:top w:val="single" w:sz="8" w:space="0" w:color="auto"/>
                    <w:left w:val="nil"/>
                    <w:bottom w:val="nil"/>
                    <w:right w:val="single" w:sz="4" w:space="0" w:color="auto"/>
                  </w:tcBorders>
                  <w:shd w:val="clear" w:color="auto" w:fill="auto"/>
                  <w:vAlign w:val="center"/>
                  <w:hideMark/>
                </w:tcPr>
                <w:p w14:paraId="482852AA" w14:textId="77777777" w:rsidR="007C044D" w:rsidRPr="00AA039D" w:rsidRDefault="007C044D" w:rsidP="00250964">
                  <w:pPr>
                    <w:jc w:val="center"/>
                    <w:rPr>
                      <w:color w:val="000000"/>
                      <w:sz w:val="18"/>
                      <w:szCs w:val="18"/>
                      <w:rPrChange w:id="274" w:author="Shamima Akter" w:date="2021-10-21T21:43:00Z">
                        <w:rPr>
                          <w:color w:val="000000"/>
                          <w:sz w:val="16"/>
                          <w:szCs w:val="16"/>
                        </w:rPr>
                      </w:rPrChange>
                    </w:rPr>
                  </w:pPr>
                  <w:r w:rsidRPr="00AA039D">
                    <w:rPr>
                      <w:color w:val="000000"/>
                      <w:sz w:val="18"/>
                      <w:szCs w:val="18"/>
                      <w:rPrChange w:id="275" w:author="Shamima Akter" w:date="2021-10-21T21:43:00Z">
                        <w:rPr>
                          <w:color w:val="000000"/>
                          <w:sz w:val="16"/>
                          <w:szCs w:val="16"/>
                        </w:rPr>
                      </w:rPrChange>
                    </w:rPr>
                    <w:t xml:space="preserve">Predicted </w:t>
                  </w:r>
                  <w:r w:rsidRPr="00AA039D">
                    <w:rPr>
                      <w:b/>
                      <w:bCs/>
                      <w:color w:val="000000"/>
                      <w:sz w:val="18"/>
                      <w:szCs w:val="18"/>
                      <w:rPrChange w:id="276" w:author="Shamima Akter" w:date="2021-10-21T21:43:00Z">
                        <w:rPr>
                          <w:b/>
                          <w:bCs/>
                          <w:color w:val="000000"/>
                          <w:sz w:val="16"/>
                          <w:szCs w:val="16"/>
                        </w:rPr>
                      </w:rPrChange>
                    </w:rPr>
                    <w:t>0</w:t>
                  </w:r>
                  <w:r w:rsidRPr="00AA039D">
                    <w:rPr>
                      <w:color w:val="000000"/>
                      <w:sz w:val="18"/>
                      <w:szCs w:val="18"/>
                      <w:rPrChange w:id="277" w:author="Shamima Akter" w:date="2021-10-21T21:43:00Z">
                        <w:rPr>
                          <w:color w:val="000000"/>
                          <w:sz w:val="16"/>
                          <w:szCs w:val="16"/>
                        </w:rPr>
                      </w:rPrChange>
                    </w:rPr>
                    <w:t xml:space="preserve"> (Not CKD)</w:t>
                  </w:r>
                </w:p>
              </w:tc>
              <w:tc>
                <w:tcPr>
                  <w:tcW w:w="1170" w:type="dxa"/>
                  <w:tcBorders>
                    <w:top w:val="single" w:sz="8" w:space="0" w:color="auto"/>
                    <w:left w:val="nil"/>
                    <w:bottom w:val="nil"/>
                    <w:right w:val="single" w:sz="8" w:space="0" w:color="auto"/>
                  </w:tcBorders>
                  <w:shd w:val="clear" w:color="auto" w:fill="auto"/>
                  <w:vAlign w:val="center"/>
                  <w:hideMark/>
                </w:tcPr>
                <w:p w14:paraId="4DF819A0" w14:textId="77777777" w:rsidR="007C044D" w:rsidRPr="00AA039D" w:rsidRDefault="007C044D" w:rsidP="00250964">
                  <w:pPr>
                    <w:jc w:val="center"/>
                    <w:rPr>
                      <w:color w:val="000000"/>
                      <w:sz w:val="18"/>
                      <w:szCs w:val="18"/>
                      <w:rPrChange w:id="278" w:author="Shamima Akter" w:date="2021-10-21T21:43:00Z">
                        <w:rPr>
                          <w:color w:val="000000"/>
                          <w:sz w:val="16"/>
                          <w:szCs w:val="16"/>
                        </w:rPr>
                      </w:rPrChange>
                    </w:rPr>
                  </w:pPr>
                  <w:r w:rsidRPr="00AA039D">
                    <w:rPr>
                      <w:color w:val="000000"/>
                      <w:sz w:val="18"/>
                      <w:szCs w:val="18"/>
                      <w:rPrChange w:id="279" w:author="Shamima Akter" w:date="2021-10-21T21:43:00Z">
                        <w:rPr>
                          <w:color w:val="000000"/>
                          <w:sz w:val="16"/>
                          <w:szCs w:val="16"/>
                        </w:rPr>
                      </w:rPrChange>
                    </w:rPr>
                    <w:t xml:space="preserve">Predicted </w:t>
                  </w:r>
                  <w:r w:rsidRPr="00AA039D">
                    <w:rPr>
                      <w:b/>
                      <w:bCs/>
                      <w:color w:val="000000"/>
                      <w:sz w:val="18"/>
                      <w:szCs w:val="18"/>
                      <w:rPrChange w:id="280" w:author="Shamima Akter" w:date="2021-10-21T21:43:00Z">
                        <w:rPr>
                          <w:b/>
                          <w:bCs/>
                          <w:color w:val="000000"/>
                          <w:sz w:val="16"/>
                          <w:szCs w:val="16"/>
                        </w:rPr>
                      </w:rPrChange>
                    </w:rPr>
                    <w:t>1</w:t>
                  </w:r>
                  <w:r w:rsidRPr="00AA039D">
                    <w:rPr>
                      <w:color w:val="000000"/>
                      <w:sz w:val="18"/>
                      <w:szCs w:val="18"/>
                      <w:rPrChange w:id="281" w:author="Shamima Akter" w:date="2021-10-21T21:43:00Z">
                        <w:rPr>
                          <w:color w:val="000000"/>
                          <w:sz w:val="16"/>
                          <w:szCs w:val="16"/>
                        </w:rPr>
                      </w:rPrChange>
                    </w:rPr>
                    <w:t xml:space="preserve"> (CKD)</w:t>
                  </w:r>
                </w:p>
              </w:tc>
              <w:tc>
                <w:tcPr>
                  <w:tcW w:w="807" w:type="dxa"/>
                  <w:tcBorders>
                    <w:top w:val="nil"/>
                    <w:left w:val="nil"/>
                    <w:bottom w:val="single" w:sz="8" w:space="0" w:color="auto"/>
                    <w:right w:val="nil"/>
                  </w:tcBorders>
                  <w:shd w:val="clear" w:color="auto" w:fill="auto"/>
                  <w:noWrap/>
                  <w:vAlign w:val="bottom"/>
                  <w:hideMark/>
                </w:tcPr>
                <w:p w14:paraId="41FBEF1C" w14:textId="77777777" w:rsidR="007C044D" w:rsidRPr="00AA039D" w:rsidRDefault="007C044D" w:rsidP="00250964">
                  <w:pPr>
                    <w:rPr>
                      <w:color w:val="000000"/>
                      <w:sz w:val="18"/>
                      <w:szCs w:val="18"/>
                      <w:rPrChange w:id="282" w:author="Shamima Akter" w:date="2021-10-21T21:43:00Z">
                        <w:rPr>
                          <w:color w:val="000000"/>
                          <w:sz w:val="16"/>
                          <w:szCs w:val="16"/>
                        </w:rPr>
                      </w:rPrChange>
                    </w:rPr>
                  </w:pPr>
                  <w:r w:rsidRPr="00AA039D">
                    <w:rPr>
                      <w:color w:val="000000"/>
                      <w:sz w:val="18"/>
                      <w:szCs w:val="18"/>
                      <w:rPrChange w:id="283" w:author="Shamima Akter" w:date="2021-10-21T21:43:00Z">
                        <w:rPr>
                          <w:color w:val="000000"/>
                          <w:sz w:val="16"/>
                          <w:szCs w:val="16"/>
                        </w:rPr>
                      </w:rPrChange>
                    </w:rPr>
                    <w:t> </w:t>
                  </w:r>
                </w:p>
              </w:tc>
            </w:tr>
            <w:tr w:rsidR="007C044D" w:rsidRPr="00AA039D" w14:paraId="16FA553D" w14:textId="77777777" w:rsidTr="00250964">
              <w:trPr>
                <w:trHeight w:val="345"/>
              </w:trPr>
              <w:tc>
                <w:tcPr>
                  <w:tcW w:w="1261" w:type="dxa"/>
                  <w:vMerge w:val="restart"/>
                  <w:tcBorders>
                    <w:top w:val="nil"/>
                    <w:left w:val="single" w:sz="8" w:space="0" w:color="auto"/>
                    <w:bottom w:val="single" w:sz="4" w:space="0" w:color="000000"/>
                    <w:right w:val="nil"/>
                  </w:tcBorders>
                  <w:shd w:val="clear" w:color="auto" w:fill="auto"/>
                  <w:vAlign w:val="center"/>
                  <w:hideMark/>
                </w:tcPr>
                <w:p w14:paraId="1573BCD8" w14:textId="77777777" w:rsidR="007C044D" w:rsidRPr="00AA039D" w:rsidRDefault="007C044D" w:rsidP="00250964">
                  <w:pPr>
                    <w:jc w:val="center"/>
                    <w:rPr>
                      <w:color w:val="000000"/>
                      <w:sz w:val="18"/>
                      <w:szCs w:val="18"/>
                      <w:rPrChange w:id="284" w:author="Shamima Akter" w:date="2021-10-21T21:43:00Z">
                        <w:rPr>
                          <w:color w:val="000000"/>
                          <w:sz w:val="16"/>
                          <w:szCs w:val="16"/>
                        </w:rPr>
                      </w:rPrChange>
                    </w:rPr>
                  </w:pPr>
                  <w:r w:rsidRPr="00AA039D">
                    <w:rPr>
                      <w:color w:val="000000"/>
                      <w:sz w:val="18"/>
                      <w:szCs w:val="18"/>
                      <w:rPrChange w:id="285" w:author="Shamima Akter" w:date="2021-10-21T21:43:00Z">
                        <w:rPr>
                          <w:color w:val="000000"/>
                          <w:sz w:val="16"/>
                          <w:szCs w:val="16"/>
                        </w:rPr>
                      </w:rPrChange>
                    </w:rPr>
                    <w:t xml:space="preserve">Actual </w:t>
                  </w:r>
                  <w:r w:rsidRPr="00AA039D">
                    <w:rPr>
                      <w:b/>
                      <w:bCs/>
                      <w:color w:val="000000"/>
                      <w:sz w:val="18"/>
                      <w:szCs w:val="18"/>
                      <w:rPrChange w:id="286" w:author="Shamima Akter" w:date="2021-10-21T21:43:00Z">
                        <w:rPr>
                          <w:b/>
                          <w:bCs/>
                          <w:color w:val="000000"/>
                          <w:sz w:val="16"/>
                          <w:szCs w:val="16"/>
                        </w:rPr>
                      </w:rPrChange>
                    </w:rPr>
                    <w:t>0</w:t>
                  </w:r>
                  <w:r w:rsidRPr="00AA039D">
                    <w:rPr>
                      <w:color w:val="000000"/>
                      <w:sz w:val="18"/>
                      <w:szCs w:val="18"/>
                      <w:rPrChange w:id="287" w:author="Shamima Akter" w:date="2021-10-21T21:43:00Z">
                        <w:rPr>
                          <w:color w:val="000000"/>
                          <w:sz w:val="16"/>
                          <w:szCs w:val="16"/>
                        </w:rPr>
                      </w:rPrChange>
                    </w:rPr>
                    <w:t xml:space="preserve"> </w:t>
                  </w:r>
                  <w:proofErr w:type="gramStart"/>
                  <w:r w:rsidRPr="00AA039D">
                    <w:rPr>
                      <w:color w:val="000000"/>
                      <w:sz w:val="18"/>
                      <w:szCs w:val="18"/>
                      <w:rPrChange w:id="288" w:author="Shamima Akter" w:date="2021-10-21T21:43:00Z">
                        <w:rPr>
                          <w:color w:val="000000"/>
                          <w:sz w:val="16"/>
                          <w:szCs w:val="16"/>
                        </w:rPr>
                      </w:rPrChange>
                    </w:rPr>
                    <w:t xml:space="preserve">   (</w:t>
                  </w:r>
                  <w:proofErr w:type="gramEnd"/>
                  <w:r w:rsidRPr="00AA039D">
                    <w:rPr>
                      <w:color w:val="000000"/>
                      <w:sz w:val="18"/>
                      <w:szCs w:val="18"/>
                      <w:rPrChange w:id="289" w:author="Shamima Akter" w:date="2021-10-21T21:43:00Z">
                        <w:rPr>
                          <w:color w:val="000000"/>
                          <w:sz w:val="16"/>
                          <w:szCs w:val="16"/>
                        </w:rPr>
                      </w:rPrChange>
                    </w:rPr>
                    <w:t>Not CKD)</w:t>
                  </w:r>
                </w:p>
              </w:tc>
              <w:tc>
                <w:tcPr>
                  <w:tcW w:w="1334" w:type="dxa"/>
                  <w:tcBorders>
                    <w:top w:val="single" w:sz="8" w:space="0" w:color="auto"/>
                    <w:left w:val="single" w:sz="8" w:space="0" w:color="auto"/>
                    <w:bottom w:val="single" w:sz="4" w:space="0" w:color="auto"/>
                    <w:right w:val="single" w:sz="4" w:space="0" w:color="auto"/>
                  </w:tcBorders>
                  <w:shd w:val="clear" w:color="000000" w:fill="D0CECE"/>
                  <w:vAlign w:val="center"/>
                  <w:hideMark/>
                </w:tcPr>
                <w:p w14:paraId="14207121" w14:textId="77777777" w:rsidR="007C044D" w:rsidRPr="00AA039D" w:rsidRDefault="007C044D" w:rsidP="00250964">
                  <w:pPr>
                    <w:jc w:val="center"/>
                    <w:rPr>
                      <w:color w:val="000000"/>
                      <w:sz w:val="18"/>
                      <w:szCs w:val="18"/>
                      <w:rPrChange w:id="290" w:author="Shamima Akter" w:date="2021-10-21T21:43:00Z">
                        <w:rPr>
                          <w:color w:val="000000"/>
                          <w:sz w:val="16"/>
                          <w:szCs w:val="16"/>
                        </w:rPr>
                      </w:rPrChange>
                    </w:rPr>
                  </w:pPr>
                  <w:r w:rsidRPr="00AA039D">
                    <w:rPr>
                      <w:color w:val="000000"/>
                      <w:sz w:val="18"/>
                      <w:szCs w:val="18"/>
                      <w:rPrChange w:id="291" w:author="Shamima Akter" w:date="2021-10-21T21:43:00Z">
                        <w:rPr>
                          <w:color w:val="000000"/>
                          <w:sz w:val="16"/>
                          <w:szCs w:val="16"/>
                        </w:rPr>
                      </w:rPrChange>
                    </w:rPr>
                    <w:t>TP</w:t>
                  </w:r>
                </w:p>
              </w:tc>
              <w:tc>
                <w:tcPr>
                  <w:tcW w:w="1170" w:type="dxa"/>
                  <w:tcBorders>
                    <w:top w:val="single" w:sz="8" w:space="0" w:color="auto"/>
                    <w:left w:val="nil"/>
                    <w:bottom w:val="single" w:sz="4" w:space="0" w:color="auto"/>
                    <w:right w:val="single" w:sz="8" w:space="0" w:color="auto"/>
                  </w:tcBorders>
                  <w:shd w:val="clear" w:color="000000" w:fill="B4C6E7"/>
                  <w:vAlign w:val="center"/>
                  <w:hideMark/>
                </w:tcPr>
                <w:p w14:paraId="3BA0BD7B" w14:textId="77777777" w:rsidR="007C044D" w:rsidRPr="00AA039D" w:rsidRDefault="007C044D" w:rsidP="00250964">
                  <w:pPr>
                    <w:jc w:val="center"/>
                    <w:rPr>
                      <w:color w:val="000000"/>
                      <w:sz w:val="18"/>
                      <w:szCs w:val="18"/>
                      <w:rPrChange w:id="292" w:author="Shamima Akter" w:date="2021-10-21T21:43:00Z">
                        <w:rPr>
                          <w:color w:val="000000"/>
                          <w:sz w:val="16"/>
                          <w:szCs w:val="16"/>
                        </w:rPr>
                      </w:rPrChange>
                    </w:rPr>
                  </w:pPr>
                  <w:r w:rsidRPr="00AA039D">
                    <w:rPr>
                      <w:color w:val="000000"/>
                      <w:sz w:val="18"/>
                      <w:szCs w:val="18"/>
                      <w:rPrChange w:id="293" w:author="Shamima Akter" w:date="2021-10-21T21:43:00Z">
                        <w:rPr>
                          <w:color w:val="000000"/>
                          <w:sz w:val="16"/>
                          <w:szCs w:val="16"/>
                        </w:rPr>
                      </w:rPrChange>
                    </w:rPr>
                    <w:t>FP</w:t>
                  </w:r>
                </w:p>
              </w:tc>
              <w:tc>
                <w:tcPr>
                  <w:tcW w:w="807" w:type="dxa"/>
                  <w:tcBorders>
                    <w:top w:val="nil"/>
                    <w:left w:val="nil"/>
                    <w:bottom w:val="single" w:sz="4" w:space="0" w:color="auto"/>
                    <w:right w:val="single" w:sz="8" w:space="0" w:color="auto"/>
                  </w:tcBorders>
                  <w:shd w:val="clear" w:color="auto" w:fill="auto"/>
                  <w:noWrap/>
                  <w:vAlign w:val="bottom"/>
                  <w:hideMark/>
                </w:tcPr>
                <w:p w14:paraId="2091DDE5" w14:textId="77777777" w:rsidR="007C044D" w:rsidRPr="00AA039D" w:rsidRDefault="007C044D" w:rsidP="00250964">
                  <w:pPr>
                    <w:jc w:val="center"/>
                    <w:rPr>
                      <w:b/>
                      <w:bCs/>
                      <w:color w:val="000000"/>
                      <w:sz w:val="18"/>
                      <w:szCs w:val="18"/>
                      <w:rPrChange w:id="294" w:author="Shamima Akter" w:date="2021-10-21T21:43:00Z">
                        <w:rPr>
                          <w:b/>
                          <w:bCs/>
                          <w:color w:val="000000"/>
                          <w:sz w:val="16"/>
                          <w:szCs w:val="16"/>
                        </w:rPr>
                      </w:rPrChange>
                    </w:rPr>
                  </w:pPr>
                  <w:r w:rsidRPr="00AA039D">
                    <w:rPr>
                      <w:b/>
                      <w:bCs/>
                      <w:color w:val="000000"/>
                      <w:sz w:val="18"/>
                      <w:szCs w:val="18"/>
                      <w:rPrChange w:id="295" w:author="Shamima Akter" w:date="2021-10-21T21:43:00Z">
                        <w:rPr>
                          <w:b/>
                          <w:bCs/>
                          <w:color w:val="000000"/>
                          <w:sz w:val="16"/>
                          <w:szCs w:val="16"/>
                        </w:rPr>
                      </w:rPrChange>
                    </w:rPr>
                    <w:t>FPR</w:t>
                  </w:r>
                </w:p>
              </w:tc>
            </w:tr>
            <w:tr w:rsidR="007C044D" w:rsidRPr="00AA039D" w14:paraId="39B4B5BC" w14:textId="77777777" w:rsidTr="00250964">
              <w:trPr>
                <w:trHeight w:val="390"/>
              </w:trPr>
              <w:tc>
                <w:tcPr>
                  <w:tcW w:w="1261" w:type="dxa"/>
                  <w:vMerge/>
                  <w:tcBorders>
                    <w:top w:val="nil"/>
                    <w:left w:val="single" w:sz="8" w:space="0" w:color="auto"/>
                    <w:bottom w:val="single" w:sz="4" w:space="0" w:color="000000"/>
                    <w:right w:val="nil"/>
                  </w:tcBorders>
                  <w:vAlign w:val="center"/>
                  <w:hideMark/>
                </w:tcPr>
                <w:p w14:paraId="1CA4BDBC" w14:textId="77777777" w:rsidR="007C044D" w:rsidRPr="00AA039D" w:rsidRDefault="007C044D" w:rsidP="00250964">
                  <w:pPr>
                    <w:rPr>
                      <w:color w:val="000000"/>
                      <w:sz w:val="18"/>
                      <w:szCs w:val="18"/>
                      <w:rPrChange w:id="296" w:author="Shamima Akter" w:date="2021-10-21T21:43:00Z">
                        <w:rPr>
                          <w:color w:val="000000"/>
                          <w:sz w:val="16"/>
                          <w:szCs w:val="16"/>
                        </w:rPr>
                      </w:rPrChange>
                    </w:rPr>
                  </w:pPr>
                </w:p>
              </w:tc>
              <w:tc>
                <w:tcPr>
                  <w:tcW w:w="1334" w:type="dxa"/>
                  <w:tcBorders>
                    <w:top w:val="nil"/>
                    <w:left w:val="single" w:sz="8" w:space="0" w:color="auto"/>
                    <w:bottom w:val="single" w:sz="4" w:space="0" w:color="auto"/>
                    <w:right w:val="single" w:sz="4" w:space="0" w:color="auto"/>
                  </w:tcBorders>
                  <w:shd w:val="clear" w:color="000000" w:fill="D0CECE"/>
                  <w:vAlign w:val="center"/>
                  <w:hideMark/>
                </w:tcPr>
                <w:p w14:paraId="770F8E17" w14:textId="77777777" w:rsidR="007C044D" w:rsidRPr="00AA039D" w:rsidRDefault="007C044D" w:rsidP="00250964">
                  <w:pPr>
                    <w:jc w:val="center"/>
                    <w:rPr>
                      <w:color w:val="000000"/>
                      <w:sz w:val="18"/>
                      <w:szCs w:val="18"/>
                      <w:rPrChange w:id="297" w:author="Shamima Akter" w:date="2021-10-21T21:43:00Z">
                        <w:rPr>
                          <w:color w:val="000000"/>
                          <w:sz w:val="16"/>
                          <w:szCs w:val="16"/>
                        </w:rPr>
                      </w:rPrChange>
                    </w:rPr>
                  </w:pPr>
                  <w:r w:rsidRPr="00AA039D">
                    <w:rPr>
                      <w:color w:val="000000"/>
                      <w:sz w:val="18"/>
                      <w:szCs w:val="18"/>
                      <w:rPrChange w:id="298" w:author="Shamima Akter" w:date="2021-10-21T21:43:00Z">
                        <w:rPr>
                          <w:color w:val="000000"/>
                          <w:sz w:val="16"/>
                          <w:szCs w:val="16"/>
                        </w:rPr>
                      </w:rPrChange>
                    </w:rPr>
                    <w:t>25</w:t>
                  </w:r>
                </w:p>
              </w:tc>
              <w:tc>
                <w:tcPr>
                  <w:tcW w:w="1170" w:type="dxa"/>
                  <w:tcBorders>
                    <w:top w:val="nil"/>
                    <w:left w:val="nil"/>
                    <w:bottom w:val="single" w:sz="4" w:space="0" w:color="auto"/>
                    <w:right w:val="single" w:sz="8" w:space="0" w:color="auto"/>
                  </w:tcBorders>
                  <w:shd w:val="clear" w:color="000000" w:fill="B4C6E7"/>
                  <w:vAlign w:val="center"/>
                  <w:hideMark/>
                </w:tcPr>
                <w:p w14:paraId="2ACAFC6C" w14:textId="77777777" w:rsidR="007C044D" w:rsidRPr="00AA039D" w:rsidRDefault="007C044D" w:rsidP="00250964">
                  <w:pPr>
                    <w:jc w:val="center"/>
                    <w:rPr>
                      <w:color w:val="000000"/>
                      <w:sz w:val="18"/>
                      <w:szCs w:val="18"/>
                      <w:rPrChange w:id="299" w:author="Shamima Akter" w:date="2021-10-21T21:43:00Z">
                        <w:rPr>
                          <w:color w:val="000000"/>
                          <w:sz w:val="16"/>
                          <w:szCs w:val="16"/>
                        </w:rPr>
                      </w:rPrChange>
                    </w:rPr>
                  </w:pPr>
                  <w:r w:rsidRPr="00AA039D">
                    <w:rPr>
                      <w:color w:val="000000"/>
                      <w:sz w:val="18"/>
                      <w:szCs w:val="18"/>
                      <w:rPrChange w:id="300" w:author="Shamima Akter" w:date="2021-10-21T21:43:00Z">
                        <w:rPr>
                          <w:color w:val="000000"/>
                          <w:sz w:val="16"/>
                          <w:szCs w:val="16"/>
                        </w:rPr>
                      </w:rPrChange>
                    </w:rPr>
                    <w:t>3</w:t>
                  </w:r>
                </w:p>
              </w:tc>
              <w:tc>
                <w:tcPr>
                  <w:tcW w:w="807" w:type="dxa"/>
                  <w:tcBorders>
                    <w:top w:val="nil"/>
                    <w:left w:val="nil"/>
                    <w:bottom w:val="single" w:sz="4" w:space="0" w:color="auto"/>
                    <w:right w:val="single" w:sz="8" w:space="0" w:color="auto"/>
                  </w:tcBorders>
                  <w:shd w:val="clear" w:color="auto" w:fill="auto"/>
                  <w:noWrap/>
                  <w:vAlign w:val="center"/>
                  <w:hideMark/>
                </w:tcPr>
                <w:p w14:paraId="48427CA6" w14:textId="77777777" w:rsidR="007C044D" w:rsidRPr="00AA039D" w:rsidRDefault="007C044D" w:rsidP="00250964">
                  <w:pPr>
                    <w:jc w:val="center"/>
                    <w:rPr>
                      <w:color w:val="000000"/>
                      <w:sz w:val="18"/>
                      <w:szCs w:val="18"/>
                      <w:rPrChange w:id="301" w:author="Shamima Akter" w:date="2021-10-21T21:43:00Z">
                        <w:rPr>
                          <w:color w:val="000000"/>
                          <w:sz w:val="16"/>
                          <w:szCs w:val="16"/>
                        </w:rPr>
                      </w:rPrChange>
                    </w:rPr>
                  </w:pPr>
                  <w:r w:rsidRPr="00AA039D">
                    <w:rPr>
                      <w:color w:val="000000"/>
                      <w:sz w:val="18"/>
                      <w:szCs w:val="18"/>
                      <w:rPrChange w:id="302" w:author="Shamima Akter" w:date="2021-10-21T21:43:00Z">
                        <w:rPr>
                          <w:color w:val="000000"/>
                          <w:sz w:val="16"/>
                          <w:szCs w:val="16"/>
                        </w:rPr>
                      </w:rPrChange>
                    </w:rPr>
                    <w:t>0.059</w:t>
                  </w:r>
                </w:p>
              </w:tc>
            </w:tr>
            <w:tr w:rsidR="007C044D" w:rsidRPr="00AA039D" w14:paraId="2DE554C0" w14:textId="77777777" w:rsidTr="00250964">
              <w:trPr>
                <w:trHeight w:val="300"/>
              </w:trPr>
              <w:tc>
                <w:tcPr>
                  <w:tcW w:w="1261" w:type="dxa"/>
                  <w:vMerge w:val="restart"/>
                  <w:tcBorders>
                    <w:top w:val="nil"/>
                    <w:left w:val="single" w:sz="8" w:space="0" w:color="auto"/>
                    <w:bottom w:val="single" w:sz="8" w:space="0" w:color="000000"/>
                    <w:right w:val="nil"/>
                  </w:tcBorders>
                  <w:shd w:val="clear" w:color="auto" w:fill="auto"/>
                  <w:vAlign w:val="center"/>
                  <w:hideMark/>
                </w:tcPr>
                <w:p w14:paraId="64ACC76F" w14:textId="77777777" w:rsidR="007C044D" w:rsidRPr="00AA039D" w:rsidRDefault="007C044D" w:rsidP="00250964">
                  <w:pPr>
                    <w:jc w:val="center"/>
                    <w:rPr>
                      <w:color w:val="000000"/>
                      <w:sz w:val="18"/>
                      <w:szCs w:val="18"/>
                      <w:rPrChange w:id="303" w:author="Shamima Akter" w:date="2021-10-21T21:43:00Z">
                        <w:rPr>
                          <w:color w:val="000000"/>
                          <w:sz w:val="16"/>
                          <w:szCs w:val="16"/>
                        </w:rPr>
                      </w:rPrChange>
                    </w:rPr>
                  </w:pPr>
                  <w:r w:rsidRPr="00AA039D">
                    <w:rPr>
                      <w:color w:val="000000"/>
                      <w:sz w:val="18"/>
                      <w:szCs w:val="18"/>
                      <w:rPrChange w:id="304" w:author="Shamima Akter" w:date="2021-10-21T21:43:00Z">
                        <w:rPr>
                          <w:color w:val="000000"/>
                          <w:sz w:val="16"/>
                          <w:szCs w:val="16"/>
                        </w:rPr>
                      </w:rPrChange>
                    </w:rPr>
                    <w:t xml:space="preserve">Actual </w:t>
                  </w:r>
                  <w:r w:rsidRPr="00AA039D">
                    <w:rPr>
                      <w:b/>
                      <w:bCs/>
                      <w:color w:val="000000"/>
                      <w:sz w:val="18"/>
                      <w:szCs w:val="18"/>
                      <w:rPrChange w:id="305" w:author="Shamima Akter" w:date="2021-10-21T21:43:00Z">
                        <w:rPr>
                          <w:b/>
                          <w:bCs/>
                          <w:color w:val="000000"/>
                          <w:sz w:val="16"/>
                          <w:szCs w:val="16"/>
                        </w:rPr>
                      </w:rPrChange>
                    </w:rPr>
                    <w:t>1</w:t>
                  </w:r>
                  <w:r w:rsidRPr="00AA039D">
                    <w:rPr>
                      <w:color w:val="000000"/>
                      <w:sz w:val="18"/>
                      <w:szCs w:val="18"/>
                      <w:rPrChange w:id="306" w:author="Shamima Akter" w:date="2021-10-21T21:43:00Z">
                        <w:rPr>
                          <w:color w:val="000000"/>
                          <w:sz w:val="16"/>
                          <w:szCs w:val="16"/>
                        </w:rPr>
                      </w:rPrChange>
                    </w:rPr>
                    <w:t xml:space="preserve"> </w:t>
                  </w:r>
                  <w:proofErr w:type="gramStart"/>
                  <w:r w:rsidRPr="00AA039D">
                    <w:rPr>
                      <w:color w:val="000000"/>
                      <w:sz w:val="18"/>
                      <w:szCs w:val="18"/>
                      <w:rPrChange w:id="307" w:author="Shamima Akter" w:date="2021-10-21T21:43:00Z">
                        <w:rPr>
                          <w:color w:val="000000"/>
                          <w:sz w:val="16"/>
                          <w:szCs w:val="16"/>
                        </w:rPr>
                      </w:rPrChange>
                    </w:rPr>
                    <w:t xml:space="preserve">   (</w:t>
                  </w:r>
                  <w:proofErr w:type="gramEnd"/>
                  <w:r w:rsidRPr="00AA039D">
                    <w:rPr>
                      <w:color w:val="000000"/>
                      <w:sz w:val="18"/>
                      <w:szCs w:val="18"/>
                      <w:rPrChange w:id="308" w:author="Shamima Akter" w:date="2021-10-21T21:43:00Z">
                        <w:rPr>
                          <w:color w:val="000000"/>
                          <w:sz w:val="16"/>
                          <w:szCs w:val="16"/>
                        </w:rPr>
                      </w:rPrChange>
                    </w:rPr>
                    <w:t>CKD)</w:t>
                  </w:r>
                </w:p>
              </w:tc>
              <w:tc>
                <w:tcPr>
                  <w:tcW w:w="1334" w:type="dxa"/>
                  <w:tcBorders>
                    <w:top w:val="nil"/>
                    <w:left w:val="single" w:sz="8" w:space="0" w:color="auto"/>
                    <w:bottom w:val="single" w:sz="4" w:space="0" w:color="auto"/>
                    <w:right w:val="single" w:sz="4" w:space="0" w:color="auto"/>
                  </w:tcBorders>
                  <w:shd w:val="clear" w:color="000000" w:fill="F8CBAD"/>
                  <w:noWrap/>
                  <w:vAlign w:val="center"/>
                  <w:hideMark/>
                </w:tcPr>
                <w:p w14:paraId="536BDADE" w14:textId="77777777" w:rsidR="007C044D" w:rsidRPr="00AA039D" w:rsidRDefault="007C044D" w:rsidP="00250964">
                  <w:pPr>
                    <w:jc w:val="center"/>
                    <w:rPr>
                      <w:color w:val="000000"/>
                      <w:sz w:val="18"/>
                      <w:szCs w:val="18"/>
                      <w:rPrChange w:id="309" w:author="Shamima Akter" w:date="2021-10-21T21:43:00Z">
                        <w:rPr>
                          <w:color w:val="000000"/>
                          <w:sz w:val="16"/>
                          <w:szCs w:val="16"/>
                        </w:rPr>
                      </w:rPrChange>
                    </w:rPr>
                  </w:pPr>
                  <w:r w:rsidRPr="00AA039D">
                    <w:rPr>
                      <w:color w:val="000000"/>
                      <w:sz w:val="18"/>
                      <w:szCs w:val="18"/>
                      <w:rPrChange w:id="310" w:author="Shamima Akter" w:date="2021-10-21T21:43:00Z">
                        <w:rPr>
                          <w:color w:val="000000"/>
                          <w:sz w:val="16"/>
                          <w:szCs w:val="16"/>
                        </w:rPr>
                      </w:rPrChange>
                    </w:rPr>
                    <w:t>FN</w:t>
                  </w:r>
                </w:p>
              </w:tc>
              <w:tc>
                <w:tcPr>
                  <w:tcW w:w="1170" w:type="dxa"/>
                  <w:tcBorders>
                    <w:top w:val="nil"/>
                    <w:left w:val="nil"/>
                    <w:bottom w:val="single" w:sz="4" w:space="0" w:color="auto"/>
                    <w:right w:val="single" w:sz="8" w:space="0" w:color="auto"/>
                  </w:tcBorders>
                  <w:shd w:val="clear" w:color="000000" w:fill="C6E0B4"/>
                  <w:noWrap/>
                  <w:vAlign w:val="center"/>
                  <w:hideMark/>
                </w:tcPr>
                <w:p w14:paraId="6BB865EA" w14:textId="77777777" w:rsidR="007C044D" w:rsidRPr="00AA039D" w:rsidRDefault="007C044D" w:rsidP="00250964">
                  <w:pPr>
                    <w:jc w:val="center"/>
                    <w:rPr>
                      <w:color w:val="000000"/>
                      <w:sz w:val="18"/>
                      <w:szCs w:val="18"/>
                      <w:rPrChange w:id="311" w:author="Shamima Akter" w:date="2021-10-21T21:43:00Z">
                        <w:rPr>
                          <w:color w:val="000000"/>
                          <w:sz w:val="16"/>
                          <w:szCs w:val="16"/>
                        </w:rPr>
                      </w:rPrChange>
                    </w:rPr>
                  </w:pPr>
                  <w:r w:rsidRPr="00AA039D">
                    <w:rPr>
                      <w:color w:val="000000"/>
                      <w:sz w:val="18"/>
                      <w:szCs w:val="18"/>
                      <w:rPrChange w:id="312" w:author="Shamima Akter" w:date="2021-10-21T21:43:00Z">
                        <w:rPr>
                          <w:color w:val="000000"/>
                          <w:sz w:val="16"/>
                          <w:szCs w:val="16"/>
                        </w:rPr>
                      </w:rPrChange>
                    </w:rPr>
                    <w:t>TN</w:t>
                  </w:r>
                </w:p>
              </w:tc>
              <w:tc>
                <w:tcPr>
                  <w:tcW w:w="807" w:type="dxa"/>
                  <w:tcBorders>
                    <w:top w:val="nil"/>
                    <w:left w:val="nil"/>
                    <w:bottom w:val="single" w:sz="4" w:space="0" w:color="auto"/>
                    <w:right w:val="single" w:sz="8" w:space="0" w:color="auto"/>
                  </w:tcBorders>
                  <w:shd w:val="clear" w:color="auto" w:fill="auto"/>
                  <w:noWrap/>
                  <w:vAlign w:val="bottom"/>
                  <w:hideMark/>
                </w:tcPr>
                <w:p w14:paraId="1C2AB819" w14:textId="77777777" w:rsidR="007C044D" w:rsidRPr="00AA039D" w:rsidRDefault="007C044D" w:rsidP="00250964">
                  <w:pPr>
                    <w:jc w:val="center"/>
                    <w:rPr>
                      <w:b/>
                      <w:bCs/>
                      <w:color w:val="000000"/>
                      <w:sz w:val="18"/>
                      <w:szCs w:val="18"/>
                      <w:rPrChange w:id="313" w:author="Shamima Akter" w:date="2021-10-21T21:43:00Z">
                        <w:rPr>
                          <w:b/>
                          <w:bCs/>
                          <w:color w:val="000000"/>
                          <w:sz w:val="16"/>
                          <w:szCs w:val="16"/>
                        </w:rPr>
                      </w:rPrChange>
                    </w:rPr>
                  </w:pPr>
                  <w:r w:rsidRPr="00AA039D">
                    <w:rPr>
                      <w:b/>
                      <w:bCs/>
                      <w:color w:val="000000"/>
                      <w:sz w:val="18"/>
                      <w:szCs w:val="18"/>
                      <w:rPrChange w:id="314" w:author="Shamima Akter" w:date="2021-10-21T21:43:00Z">
                        <w:rPr>
                          <w:b/>
                          <w:bCs/>
                          <w:color w:val="000000"/>
                          <w:sz w:val="16"/>
                          <w:szCs w:val="16"/>
                        </w:rPr>
                      </w:rPrChange>
                    </w:rPr>
                    <w:t>FNR</w:t>
                  </w:r>
                </w:p>
              </w:tc>
            </w:tr>
            <w:tr w:rsidR="007C044D" w:rsidRPr="00AA039D" w14:paraId="2FE88AAB" w14:textId="77777777" w:rsidTr="00250964">
              <w:trPr>
                <w:trHeight w:val="405"/>
              </w:trPr>
              <w:tc>
                <w:tcPr>
                  <w:tcW w:w="1261" w:type="dxa"/>
                  <w:vMerge/>
                  <w:tcBorders>
                    <w:top w:val="nil"/>
                    <w:left w:val="single" w:sz="8" w:space="0" w:color="auto"/>
                    <w:bottom w:val="single" w:sz="8" w:space="0" w:color="000000"/>
                    <w:right w:val="nil"/>
                  </w:tcBorders>
                  <w:vAlign w:val="center"/>
                  <w:hideMark/>
                </w:tcPr>
                <w:p w14:paraId="51F11008" w14:textId="77777777" w:rsidR="007C044D" w:rsidRPr="00AA039D" w:rsidRDefault="007C044D" w:rsidP="00250964">
                  <w:pPr>
                    <w:rPr>
                      <w:color w:val="000000"/>
                      <w:sz w:val="18"/>
                      <w:szCs w:val="18"/>
                      <w:rPrChange w:id="315" w:author="Shamima Akter" w:date="2021-10-21T21:43:00Z">
                        <w:rPr>
                          <w:color w:val="000000"/>
                          <w:sz w:val="16"/>
                          <w:szCs w:val="16"/>
                        </w:rPr>
                      </w:rPrChange>
                    </w:rPr>
                  </w:pPr>
                </w:p>
              </w:tc>
              <w:tc>
                <w:tcPr>
                  <w:tcW w:w="1334" w:type="dxa"/>
                  <w:tcBorders>
                    <w:top w:val="nil"/>
                    <w:left w:val="single" w:sz="8" w:space="0" w:color="auto"/>
                    <w:bottom w:val="single" w:sz="8" w:space="0" w:color="auto"/>
                    <w:right w:val="single" w:sz="4" w:space="0" w:color="auto"/>
                  </w:tcBorders>
                  <w:shd w:val="clear" w:color="000000" w:fill="F8CBAD"/>
                  <w:noWrap/>
                  <w:vAlign w:val="center"/>
                  <w:hideMark/>
                </w:tcPr>
                <w:p w14:paraId="2800EB48" w14:textId="77777777" w:rsidR="007C044D" w:rsidRPr="00AA039D" w:rsidRDefault="007C044D" w:rsidP="00250964">
                  <w:pPr>
                    <w:jc w:val="center"/>
                    <w:rPr>
                      <w:color w:val="000000"/>
                      <w:sz w:val="18"/>
                      <w:szCs w:val="18"/>
                      <w:rPrChange w:id="316" w:author="Shamima Akter" w:date="2021-10-21T21:43:00Z">
                        <w:rPr>
                          <w:color w:val="000000"/>
                          <w:sz w:val="16"/>
                          <w:szCs w:val="16"/>
                        </w:rPr>
                      </w:rPrChange>
                    </w:rPr>
                  </w:pPr>
                  <w:r w:rsidRPr="00AA039D">
                    <w:rPr>
                      <w:color w:val="000000"/>
                      <w:sz w:val="18"/>
                      <w:szCs w:val="18"/>
                      <w:rPrChange w:id="317" w:author="Shamima Akter" w:date="2021-10-21T21:43:00Z">
                        <w:rPr>
                          <w:color w:val="000000"/>
                          <w:sz w:val="16"/>
                          <w:szCs w:val="16"/>
                        </w:rPr>
                      </w:rPrChange>
                    </w:rPr>
                    <w:t>4</w:t>
                  </w:r>
                </w:p>
              </w:tc>
              <w:tc>
                <w:tcPr>
                  <w:tcW w:w="1170" w:type="dxa"/>
                  <w:tcBorders>
                    <w:top w:val="nil"/>
                    <w:left w:val="nil"/>
                    <w:bottom w:val="single" w:sz="8" w:space="0" w:color="auto"/>
                    <w:right w:val="single" w:sz="8" w:space="0" w:color="auto"/>
                  </w:tcBorders>
                  <w:shd w:val="clear" w:color="000000" w:fill="C6E0B4"/>
                  <w:noWrap/>
                  <w:vAlign w:val="center"/>
                  <w:hideMark/>
                </w:tcPr>
                <w:p w14:paraId="464F03F8" w14:textId="77777777" w:rsidR="007C044D" w:rsidRPr="00AA039D" w:rsidRDefault="007C044D" w:rsidP="00250964">
                  <w:pPr>
                    <w:jc w:val="center"/>
                    <w:rPr>
                      <w:color w:val="000000"/>
                      <w:sz w:val="18"/>
                      <w:szCs w:val="18"/>
                      <w:rPrChange w:id="318" w:author="Shamima Akter" w:date="2021-10-21T21:43:00Z">
                        <w:rPr>
                          <w:color w:val="000000"/>
                          <w:sz w:val="16"/>
                          <w:szCs w:val="16"/>
                        </w:rPr>
                      </w:rPrChange>
                    </w:rPr>
                  </w:pPr>
                  <w:r w:rsidRPr="00AA039D">
                    <w:rPr>
                      <w:color w:val="000000"/>
                      <w:sz w:val="18"/>
                      <w:szCs w:val="18"/>
                      <w:rPrChange w:id="319" w:author="Shamima Akter" w:date="2021-10-21T21:43:00Z">
                        <w:rPr>
                          <w:color w:val="000000"/>
                          <w:sz w:val="16"/>
                          <w:szCs w:val="16"/>
                        </w:rPr>
                      </w:rPrChange>
                    </w:rPr>
                    <w:t>48</w:t>
                  </w:r>
                </w:p>
              </w:tc>
              <w:tc>
                <w:tcPr>
                  <w:tcW w:w="807" w:type="dxa"/>
                  <w:tcBorders>
                    <w:top w:val="nil"/>
                    <w:left w:val="nil"/>
                    <w:bottom w:val="single" w:sz="8" w:space="0" w:color="auto"/>
                    <w:right w:val="single" w:sz="8" w:space="0" w:color="auto"/>
                  </w:tcBorders>
                  <w:shd w:val="clear" w:color="auto" w:fill="auto"/>
                  <w:noWrap/>
                  <w:vAlign w:val="center"/>
                  <w:hideMark/>
                </w:tcPr>
                <w:p w14:paraId="605820A0" w14:textId="77777777" w:rsidR="007C044D" w:rsidRPr="00AA039D" w:rsidRDefault="007C044D" w:rsidP="00250964">
                  <w:pPr>
                    <w:jc w:val="center"/>
                    <w:rPr>
                      <w:color w:val="000000"/>
                      <w:sz w:val="18"/>
                      <w:szCs w:val="18"/>
                      <w:rPrChange w:id="320" w:author="Shamima Akter" w:date="2021-10-21T21:43:00Z">
                        <w:rPr>
                          <w:color w:val="000000"/>
                          <w:sz w:val="16"/>
                          <w:szCs w:val="16"/>
                        </w:rPr>
                      </w:rPrChange>
                    </w:rPr>
                  </w:pPr>
                  <w:r w:rsidRPr="00AA039D">
                    <w:rPr>
                      <w:color w:val="000000"/>
                      <w:sz w:val="18"/>
                      <w:szCs w:val="18"/>
                      <w:rPrChange w:id="321" w:author="Shamima Akter" w:date="2021-10-21T21:43:00Z">
                        <w:rPr>
                          <w:color w:val="000000"/>
                          <w:sz w:val="16"/>
                          <w:szCs w:val="16"/>
                        </w:rPr>
                      </w:rPrChange>
                    </w:rPr>
                    <w:t>0.138</w:t>
                  </w:r>
                </w:p>
              </w:tc>
            </w:tr>
          </w:tbl>
          <w:p w14:paraId="071C9538" w14:textId="77777777" w:rsidR="007C044D" w:rsidRPr="00AA039D" w:rsidRDefault="007C044D" w:rsidP="00250964">
            <w:pPr>
              <w:rPr>
                <w:sz w:val="18"/>
                <w:szCs w:val="18"/>
                <w:rPrChange w:id="322" w:author="Shamima Akter" w:date="2021-10-21T21:43:00Z">
                  <w:rPr>
                    <w:sz w:val="16"/>
                    <w:szCs w:val="16"/>
                  </w:rPr>
                </w:rPrChange>
              </w:rPr>
            </w:pPr>
          </w:p>
        </w:tc>
      </w:tr>
      <w:tr w:rsidR="007C044D" w:rsidRPr="007C044D" w14:paraId="26A6C546" w14:textId="77777777" w:rsidTr="009D2495">
        <w:tc>
          <w:tcPr>
            <w:tcW w:w="4996" w:type="dxa"/>
          </w:tcPr>
          <w:p w14:paraId="703864DC" w14:textId="77777777" w:rsidR="007C044D" w:rsidRPr="00AA039D" w:rsidRDefault="007C044D" w:rsidP="00250964">
            <w:pPr>
              <w:rPr>
                <w:sz w:val="18"/>
                <w:szCs w:val="18"/>
                <w:rPrChange w:id="323" w:author="Shamima Akter" w:date="2021-10-21T21:43:00Z">
                  <w:rPr>
                    <w:sz w:val="16"/>
                    <w:szCs w:val="16"/>
                  </w:rPr>
                </w:rPrChange>
              </w:rPr>
            </w:pPr>
            <w:r w:rsidRPr="00AA039D">
              <w:rPr>
                <w:sz w:val="18"/>
                <w:szCs w:val="18"/>
                <w:rPrChange w:id="324" w:author="Shamima Akter" w:date="2021-10-21T21:43:00Z">
                  <w:rPr>
                    <w:sz w:val="16"/>
                    <w:szCs w:val="16"/>
                  </w:rPr>
                </w:rPrChange>
              </w:rPr>
              <w:t>LSTM</w:t>
            </w:r>
          </w:p>
        </w:tc>
        <w:tc>
          <w:tcPr>
            <w:tcW w:w="4788" w:type="dxa"/>
          </w:tcPr>
          <w:p w14:paraId="3E82453B" w14:textId="77777777" w:rsidR="007C044D" w:rsidRPr="00AA039D" w:rsidRDefault="007C044D" w:rsidP="00250964">
            <w:pPr>
              <w:rPr>
                <w:sz w:val="18"/>
                <w:szCs w:val="18"/>
                <w:rPrChange w:id="325" w:author="Shamima Akter" w:date="2021-10-21T21:43:00Z">
                  <w:rPr>
                    <w:sz w:val="16"/>
                    <w:szCs w:val="16"/>
                  </w:rPr>
                </w:rPrChange>
              </w:rPr>
            </w:pPr>
            <w:r w:rsidRPr="00AA039D">
              <w:rPr>
                <w:sz w:val="18"/>
                <w:szCs w:val="18"/>
                <w:rPrChange w:id="326" w:author="Shamima Akter" w:date="2021-10-21T21:43:00Z">
                  <w:rPr>
                    <w:sz w:val="16"/>
                    <w:szCs w:val="16"/>
                  </w:rPr>
                </w:rPrChange>
              </w:rPr>
              <w:t>MLP</w:t>
            </w:r>
          </w:p>
        </w:tc>
      </w:tr>
      <w:tr w:rsidR="007C044D" w:rsidRPr="007C044D" w14:paraId="1237F222" w14:textId="77777777" w:rsidTr="009D2495">
        <w:trPr>
          <w:trHeight w:val="2420"/>
        </w:trPr>
        <w:tc>
          <w:tcPr>
            <w:tcW w:w="4996" w:type="dxa"/>
          </w:tcPr>
          <w:tbl>
            <w:tblPr>
              <w:tblW w:w="4780" w:type="dxa"/>
              <w:tblLook w:val="04A0" w:firstRow="1" w:lastRow="0" w:firstColumn="1" w:lastColumn="0" w:noHBand="0" w:noVBand="1"/>
            </w:tblPr>
            <w:tblGrid>
              <w:gridCol w:w="1320"/>
              <w:gridCol w:w="1260"/>
              <w:gridCol w:w="1120"/>
              <w:gridCol w:w="1080"/>
            </w:tblGrid>
            <w:tr w:rsidR="007C044D" w:rsidRPr="00AA039D" w14:paraId="3DF7AC11" w14:textId="77777777" w:rsidTr="00250964">
              <w:trPr>
                <w:trHeight w:val="690"/>
              </w:trPr>
              <w:tc>
                <w:tcPr>
                  <w:tcW w:w="1320" w:type="dxa"/>
                  <w:tcBorders>
                    <w:top w:val="nil"/>
                    <w:left w:val="nil"/>
                    <w:bottom w:val="single" w:sz="8" w:space="0" w:color="auto"/>
                    <w:right w:val="single" w:sz="8" w:space="0" w:color="auto"/>
                  </w:tcBorders>
                  <w:shd w:val="clear" w:color="auto" w:fill="auto"/>
                  <w:noWrap/>
                  <w:vAlign w:val="center"/>
                  <w:hideMark/>
                </w:tcPr>
                <w:p w14:paraId="66EAC3ED" w14:textId="77777777" w:rsidR="007C044D" w:rsidRPr="00AA039D" w:rsidRDefault="007C044D" w:rsidP="00250964">
                  <w:pPr>
                    <w:jc w:val="center"/>
                    <w:rPr>
                      <w:color w:val="000000"/>
                      <w:sz w:val="18"/>
                      <w:szCs w:val="18"/>
                      <w:rPrChange w:id="327" w:author="Shamima Akter" w:date="2021-10-21T21:43:00Z">
                        <w:rPr>
                          <w:color w:val="000000"/>
                          <w:sz w:val="16"/>
                          <w:szCs w:val="16"/>
                        </w:rPr>
                      </w:rPrChange>
                    </w:rPr>
                  </w:pPr>
                  <w:r w:rsidRPr="00AA039D">
                    <w:rPr>
                      <w:color w:val="000000"/>
                      <w:sz w:val="18"/>
                      <w:szCs w:val="18"/>
                      <w:rPrChange w:id="328" w:author="Shamima Akter" w:date="2021-10-21T21:43:00Z">
                        <w:rPr>
                          <w:color w:val="000000"/>
                          <w:sz w:val="16"/>
                          <w:szCs w:val="16"/>
                        </w:rPr>
                      </w:rPrChange>
                    </w:rPr>
                    <w:t>N = 80</w:t>
                  </w:r>
                </w:p>
              </w:tc>
              <w:tc>
                <w:tcPr>
                  <w:tcW w:w="1260" w:type="dxa"/>
                  <w:tcBorders>
                    <w:top w:val="single" w:sz="8" w:space="0" w:color="auto"/>
                    <w:left w:val="nil"/>
                    <w:bottom w:val="nil"/>
                    <w:right w:val="single" w:sz="4" w:space="0" w:color="auto"/>
                  </w:tcBorders>
                  <w:shd w:val="clear" w:color="auto" w:fill="auto"/>
                  <w:vAlign w:val="center"/>
                  <w:hideMark/>
                </w:tcPr>
                <w:p w14:paraId="576B4F76" w14:textId="77777777" w:rsidR="007C044D" w:rsidRPr="00AA039D" w:rsidRDefault="007C044D" w:rsidP="00250964">
                  <w:pPr>
                    <w:jc w:val="center"/>
                    <w:rPr>
                      <w:color w:val="000000"/>
                      <w:sz w:val="18"/>
                      <w:szCs w:val="18"/>
                      <w:rPrChange w:id="329" w:author="Shamima Akter" w:date="2021-10-21T21:43:00Z">
                        <w:rPr>
                          <w:color w:val="000000"/>
                          <w:sz w:val="16"/>
                          <w:szCs w:val="16"/>
                        </w:rPr>
                      </w:rPrChange>
                    </w:rPr>
                  </w:pPr>
                  <w:r w:rsidRPr="00AA039D">
                    <w:rPr>
                      <w:color w:val="000000"/>
                      <w:sz w:val="18"/>
                      <w:szCs w:val="18"/>
                      <w:rPrChange w:id="330" w:author="Shamima Akter" w:date="2021-10-21T21:43:00Z">
                        <w:rPr>
                          <w:color w:val="000000"/>
                          <w:sz w:val="16"/>
                          <w:szCs w:val="16"/>
                        </w:rPr>
                      </w:rPrChange>
                    </w:rPr>
                    <w:t xml:space="preserve">Predicted </w:t>
                  </w:r>
                  <w:r w:rsidRPr="00AA039D">
                    <w:rPr>
                      <w:b/>
                      <w:bCs/>
                      <w:color w:val="000000"/>
                      <w:sz w:val="18"/>
                      <w:szCs w:val="18"/>
                      <w:rPrChange w:id="331" w:author="Shamima Akter" w:date="2021-10-21T21:43:00Z">
                        <w:rPr>
                          <w:b/>
                          <w:bCs/>
                          <w:color w:val="000000"/>
                          <w:sz w:val="16"/>
                          <w:szCs w:val="16"/>
                        </w:rPr>
                      </w:rPrChange>
                    </w:rPr>
                    <w:t>0</w:t>
                  </w:r>
                  <w:r w:rsidRPr="00AA039D">
                    <w:rPr>
                      <w:color w:val="000000"/>
                      <w:sz w:val="18"/>
                      <w:szCs w:val="18"/>
                      <w:rPrChange w:id="332" w:author="Shamima Akter" w:date="2021-10-21T21:43:00Z">
                        <w:rPr>
                          <w:color w:val="000000"/>
                          <w:sz w:val="16"/>
                          <w:szCs w:val="16"/>
                        </w:rPr>
                      </w:rPrChange>
                    </w:rPr>
                    <w:t xml:space="preserve"> (Not CKD)</w:t>
                  </w:r>
                </w:p>
              </w:tc>
              <w:tc>
                <w:tcPr>
                  <w:tcW w:w="1120" w:type="dxa"/>
                  <w:tcBorders>
                    <w:top w:val="single" w:sz="8" w:space="0" w:color="auto"/>
                    <w:left w:val="nil"/>
                    <w:bottom w:val="nil"/>
                    <w:right w:val="single" w:sz="8" w:space="0" w:color="auto"/>
                  </w:tcBorders>
                  <w:shd w:val="clear" w:color="auto" w:fill="auto"/>
                  <w:vAlign w:val="center"/>
                  <w:hideMark/>
                </w:tcPr>
                <w:p w14:paraId="4AD43F14" w14:textId="77777777" w:rsidR="007C044D" w:rsidRPr="00AA039D" w:rsidRDefault="007C044D" w:rsidP="00250964">
                  <w:pPr>
                    <w:jc w:val="center"/>
                    <w:rPr>
                      <w:color w:val="000000"/>
                      <w:sz w:val="18"/>
                      <w:szCs w:val="18"/>
                      <w:rPrChange w:id="333" w:author="Shamima Akter" w:date="2021-10-21T21:43:00Z">
                        <w:rPr>
                          <w:color w:val="000000"/>
                          <w:sz w:val="16"/>
                          <w:szCs w:val="16"/>
                        </w:rPr>
                      </w:rPrChange>
                    </w:rPr>
                  </w:pPr>
                  <w:r w:rsidRPr="00AA039D">
                    <w:rPr>
                      <w:color w:val="000000"/>
                      <w:sz w:val="18"/>
                      <w:szCs w:val="18"/>
                      <w:rPrChange w:id="334" w:author="Shamima Akter" w:date="2021-10-21T21:43:00Z">
                        <w:rPr>
                          <w:color w:val="000000"/>
                          <w:sz w:val="16"/>
                          <w:szCs w:val="16"/>
                        </w:rPr>
                      </w:rPrChange>
                    </w:rPr>
                    <w:t xml:space="preserve">Predicted </w:t>
                  </w:r>
                  <w:r w:rsidRPr="00AA039D">
                    <w:rPr>
                      <w:b/>
                      <w:bCs/>
                      <w:color w:val="000000"/>
                      <w:sz w:val="18"/>
                      <w:szCs w:val="18"/>
                      <w:rPrChange w:id="335" w:author="Shamima Akter" w:date="2021-10-21T21:43:00Z">
                        <w:rPr>
                          <w:b/>
                          <w:bCs/>
                          <w:color w:val="000000"/>
                          <w:sz w:val="16"/>
                          <w:szCs w:val="16"/>
                        </w:rPr>
                      </w:rPrChange>
                    </w:rPr>
                    <w:t>1</w:t>
                  </w:r>
                  <w:r w:rsidRPr="00AA039D">
                    <w:rPr>
                      <w:color w:val="000000"/>
                      <w:sz w:val="18"/>
                      <w:szCs w:val="18"/>
                      <w:rPrChange w:id="336" w:author="Shamima Akter" w:date="2021-10-21T21:43:00Z">
                        <w:rPr>
                          <w:color w:val="000000"/>
                          <w:sz w:val="16"/>
                          <w:szCs w:val="16"/>
                        </w:rPr>
                      </w:rPrChange>
                    </w:rPr>
                    <w:t xml:space="preserve"> (CKD)</w:t>
                  </w:r>
                </w:p>
              </w:tc>
              <w:tc>
                <w:tcPr>
                  <w:tcW w:w="1080" w:type="dxa"/>
                  <w:tcBorders>
                    <w:top w:val="nil"/>
                    <w:left w:val="nil"/>
                    <w:bottom w:val="single" w:sz="8" w:space="0" w:color="auto"/>
                    <w:right w:val="nil"/>
                  </w:tcBorders>
                  <w:shd w:val="clear" w:color="auto" w:fill="auto"/>
                  <w:noWrap/>
                  <w:vAlign w:val="bottom"/>
                  <w:hideMark/>
                </w:tcPr>
                <w:p w14:paraId="4B84BA9B" w14:textId="77777777" w:rsidR="007C044D" w:rsidRPr="00AA039D" w:rsidRDefault="007C044D" w:rsidP="00250964">
                  <w:pPr>
                    <w:rPr>
                      <w:color w:val="000000"/>
                      <w:sz w:val="18"/>
                      <w:szCs w:val="18"/>
                      <w:rPrChange w:id="337" w:author="Shamima Akter" w:date="2021-10-21T21:43:00Z">
                        <w:rPr>
                          <w:color w:val="000000"/>
                          <w:sz w:val="16"/>
                          <w:szCs w:val="16"/>
                        </w:rPr>
                      </w:rPrChange>
                    </w:rPr>
                  </w:pPr>
                  <w:r w:rsidRPr="00AA039D">
                    <w:rPr>
                      <w:color w:val="000000"/>
                      <w:sz w:val="18"/>
                      <w:szCs w:val="18"/>
                      <w:rPrChange w:id="338" w:author="Shamima Akter" w:date="2021-10-21T21:43:00Z">
                        <w:rPr>
                          <w:color w:val="000000"/>
                          <w:sz w:val="16"/>
                          <w:szCs w:val="16"/>
                        </w:rPr>
                      </w:rPrChange>
                    </w:rPr>
                    <w:t> </w:t>
                  </w:r>
                </w:p>
              </w:tc>
            </w:tr>
            <w:tr w:rsidR="007C044D" w:rsidRPr="00AA039D" w14:paraId="050753CC" w14:textId="77777777" w:rsidTr="00250964">
              <w:trPr>
                <w:trHeight w:val="345"/>
              </w:trPr>
              <w:tc>
                <w:tcPr>
                  <w:tcW w:w="1320" w:type="dxa"/>
                  <w:vMerge w:val="restart"/>
                  <w:tcBorders>
                    <w:top w:val="nil"/>
                    <w:left w:val="single" w:sz="8" w:space="0" w:color="auto"/>
                    <w:bottom w:val="single" w:sz="4" w:space="0" w:color="000000"/>
                    <w:right w:val="nil"/>
                  </w:tcBorders>
                  <w:shd w:val="clear" w:color="auto" w:fill="auto"/>
                  <w:vAlign w:val="center"/>
                  <w:hideMark/>
                </w:tcPr>
                <w:p w14:paraId="6190E742" w14:textId="5A266525" w:rsidR="007C044D" w:rsidRPr="00AA039D" w:rsidRDefault="007C044D" w:rsidP="00250964">
                  <w:pPr>
                    <w:jc w:val="center"/>
                    <w:rPr>
                      <w:color w:val="000000"/>
                      <w:sz w:val="18"/>
                      <w:szCs w:val="18"/>
                      <w:rPrChange w:id="339" w:author="Shamima Akter" w:date="2021-10-21T21:43:00Z">
                        <w:rPr>
                          <w:color w:val="000000"/>
                          <w:sz w:val="16"/>
                          <w:szCs w:val="16"/>
                        </w:rPr>
                      </w:rPrChange>
                    </w:rPr>
                  </w:pPr>
                  <w:r w:rsidRPr="00AA039D">
                    <w:rPr>
                      <w:color w:val="000000"/>
                      <w:sz w:val="18"/>
                      <w:szCs w:val="18"/>
                      <w:rPrChange w:id="340" w:author="Shamima Akter" w:date="2021-10-21T21:43:00Z">
                        <w:rPr>
                          <w:color w:val="000000"/>
                          <w:sz w:val="16"/>
                          <w:szCs w:val="16"/>
                        </w:rPr>
                      </w:rPrChange>
                    </w:rPr>
                    <w:t xml:space="preserve">Actual </w:t>
                  </w:r>
                  <w:r w:rsidRPr="00AA039D">
                    <w:rPr>
                      <w:b/>
                      <w:bCs/>
                      <w:color w:val="000000"/>
                      <w:sz w:val="18"/>
                      <w:szCs w:val="18"/>
                      <w:rPrChange w:id="341" w:author="Shamima Akter" w:date="2021-10-21T21:43:00Z">
                        <w:rPr>
                          <w:b/>
                          <w:bCs/>
                          <w:color w:val="000000"/>
                          <w:sz w:val="16"/>
                          <w:szCs w:val="16"/>
                        </w:rPr>
                      </w:rPrChange>
                    </w:rPr>
                    <w:t>0</w:t>
                  </w:r>
                  <w:r w:rsidRPr="00AA039D">
                    <w:rPr>
                      <w:color w:val="000000"/>
                      <w:sz w:val="18"/>
                      <w:szCs w:val="18"/>
                      <w:rPrChange w:id="342" w:author="Shamima Akter" w:date="2021-10-21T21:43:00Z">
                        <w:rPr>
                          <w:color w:val="000000"/>
                          <w:sz w:val="16"/>
                          <w:szCs w:val="16"/>
                        </w:rPr>
                      </w:rPrChange>
                    </w:rPr>
                    <w:t xml:space="preserve">   </w:t>
                  </w:r>
                  <w:ins w:id="343" w:author="Ahmed, Manik" w:date="2021-10-19T21:32:00Z">
                    <w:r w:rsidR="00112B42" w:rsidRPr="00AA039D">
                      <w:rPr>
                        <w:color w:val="000000"/>
                        <w:sz w:val="18"/>
                        <w:szCs w:val="18"/>
                        <w:rPrChange w:id="344" w:author="Shamima Akter" w:date="2021-10-21T21:43:00Z">
                          <w:rPr>
                            <w:color w:val="000000"/>
                            <w:sz w:val="16"/>
                            <w:szCs w:val="16"/>
                          </w:rPr>
                        </w:rPrChange>
                      </w:rPr>
                      <w:t xml:space="preserve">  </w:t>
                    </w:r>
                    <w:proofErr w:type="gramStart"/>
                    <w:r w:rsidR="00112B42" w:rsidRPr="00AA039D">
                      <w:rPr>
                        <w:color w:val="000000"/>
                        <w:sz w:val="18"/>
                        <w:szCs w:val="18"/>
                        <w:rPrChange w:id="345" w:author="Shamima Akter" w:date="2021-10-21T21:43:00Z">
                          <w:rPr>
                            <w:color w:val="000000"/>
                            <w:sz w:val="16"/>
                            <w:szCs w:val="16"/>
                          </w:rPr>
                        </w:rPrChange>
                      </w:rPr>
                      <w:t xml:space="preserve">  </w:t>
                    </w:r>
                  </w:ins>
                  <w:r w:rsidRPr="00AA039D">
                    <w:rPr>
                      <w:color w:val="000000"/>
                      <w:sz w:val="18"/>
                      <w:szCs w:val="18"/>
                      <w:rPrChange w:id="346" w:author="Shamima Akter" w:date="2021-10-21T21:43:00Z">
                        <w:rPr>
                          <w:color w:val="000000"/>
                          <w:sz w:val="16"/>
                          <w:szCs w:val="16"/>
                        </w:rPr>
                      </w:rPrChange>
                    </w:rPr>
                    <w:t xml:space="preserve"> (</w:t>
                  </w:r>
                  <w:proofErr w:type="gramEnd"/>
                  <w:r w:rsidRPr="00AA039D">
                    <w:rPr>
                      <w:color w:val="000000"/>
                      <w:sz w:val="18"/>
                      <w:szCs w:val="18"/>
                      <w:rPrChange w:id="347" w:author="Shamima Akter" w:date="2021-10-21T21:43:00Z">
                        <w:rPr>
                          <w:color w:val="000000"/>
                          <w:sz w:val="16"/>
                          <w:szCs w:val="16"/>
                        </w:rPr>
                      </w:rPrChange>
                    </w:rPr>
                    <w:t>Not CKD)</w:t>
                  </w:r>
                </w:p>
              </w:tc>
              <w:tc>
                <w:tcPr>
                  <w:tcW w:w="1260" w:type="dxa"/>
                  <w:tcBorders>
                    <w:top w:val="single" w:sz="8" w:space="0" w:color="auto"/>
                    <w:left w:val="single" w:sz="8" w:space="0" w:color="auto"/>
                    <w:bottom w:val="single" w:sz="4" w:space="0" w:color="auto"/>
                    <w:right w:val="single" w:sz="4" w:space="0" w:color="auto"/>
                  </w:tcBorders>
                  <w:shd w:val="clear" w:color="000000" w:fill="D0CECE"/>
                  <w:vAlign w:val="center"/>
                  <w:hideMark/>
                </w:tcPr>
                <w:p w14:paraId="0F04BC13" w14:textId="77777777" w:rsidR="007C044D" w:rsidRPr="00AA039D" w:rsidRDefault="007C044D" w:rsidP="00250964">
                  <w:pPr>
                    <w:jc w:val="center"/>
                    <w:rPr>
                      <w:color w:val="000000"/>
                      <w:sz w:val="18"/>
                      <w:szCs w:val="18"/>
                      <w:rPrChange w:id="348" w:author="Shamima Akter" w:date="2021-10-21T21:43:00Z">
                        <w:rPr>
                          <w:color w:val="000000"/>
                          <w:sz w:val="16"/>
                          <w:szCs w:val="16"/>
                        </w:rPr>
                      </w:rPrChange>
                    </w:rPr>
                  </w:pPr>
                  <w:r w:rsidRPr="00AA039D">
                    <w:rPr>
                      <w:color w:val="000000"/>
                      <w:sz w:val="18"/>
                      <w:szCs w:val="18"/>
                      <w:rPrChange w:id="349" w:author="Shamima Akter" w:date="2021-10-21T21:43:00Z">
                        <w:rPr>
                          <w:color w:val="000000"/>
                          <w:sz w:val="16"/>
                          <w:szCs w:val="16"/>
                        </w:rPr>
                      </w:rPrChange>
                    </w:rPr>
                    <w:t>TP</w:t>
                  </w:r>
                </w:p>
              </w:tc>
              <w:tc>
                <w:tcPr>
                  <w:tcW w:w="1120" w:type="dxa"/>
                  <w:tcBorders>
                    <w:top w:val="single" w:sz="8" w:space="0" w:color="auto"/>
                    <w:left w:val="nil"/>
                    <w:bottom w:val="single" w:sz="4" w:space="0" w:color="auto"/>
                    <w:right w:val="single" w:sz="8" w:space="0" w:color="auto"/>
                  </w:tcBorders>
                  <w:shd w:val="clear" w:color="000000" w:fill="B4C6E7"/>
                  <w:vAlign w:val="center"/>
                  <w:hideMark/>
                </w:tcPr>
                <w:p w14:paraId="43AFEA5C" w14:textId="77777777" w:rsidR="007C044D" w:rsidRPr="00AA039D" w:rsidRDefault="007C044D" w:rsidP="00250964">
                  <w:pPr>
                    <w:jc w:val="center"/>
                    <w:rPr>
                      <w:color w:val="000000"/>
                      <w:sz w:val="18"/>
                      <w:szCs w:val="18"/>
                      <w:rPrChange w:id="350" w:author="Shamima Akter" w:date="2021-10-21T21:43:00Z">
                        <w:rPr>
                          <w:color w:val="000000"/>
                          <w:sz w:val="16"/>
                          <w:szCs w:val="16"/>
                        </w:rPr>
                      </w:rPrChange>
                    </w:rPr>
                  </w:pPr>
                  <w:r w:rsidRPr="00AA039D">
                    <w:rPr>
                      <w:color w:val="000000"/>
                      <w:sz w:val="18"/>
                      <w:szCs w:val="18"/>
                      <w:rPrChange w:id="351" w:author="Shamima Akter" w:date="2021-10-21T21:43:00Z">
                        <w:rPr>
                          <w:color w:val="000000"/>
                          <w:sz w:val="16"/>
                          <w:szCs w:val="16"/>
                        </w:rPr>
                      </w:rPrChange>
                    </w:rPr>
                    <w:t>FP</w:t>
                  </w:r>
                </w:p>
              </w:tc>
              <w:tc>
                <w:tcPr>
                  <w:tcW w:w="1080" w:type="dxa"/>
                  <w:tcBorders>
                    <w:top w:val="nil"/>
                    <w:left w:val="nil"/>
                    <w:bottom w:val="single" w:sz="4" w:space="0" w:color="auto"/>
                    <w:right w:val="single" w:sz="8" w:space="0" w:color="auto"/>
                  </w:tcBorders>
                  <w:shd w:val="clear" w:color="auto" w:fill="auto"/>
                  <w:noWrap/>
                  <w:vAlign w:val="bottom"/>
                  <w:hideMark/>
                </w:tcPr>
                <w:p w14:paraId="4EBEB3DF" w14:textId="77777777" w:rsidR="007C044D" w:rsidRPr="00AA039D" w:rsidRDefault="007C044D" w:rsidP="00250964">
                  <w:pPr>
                    <w:jc w:val="center"/>
                    <w:rPr>
                      <w:b/>
                      <w:bCs/>
                      <w:color w:val="000000"/>
                      <w:sz w:val="18"/>
                      <w:szCs w:val="18"/>
                      <w:rPrChange w:id="352" w:author="Shamima Akter" w:date="2021-10-21T21:43:00Z">
                        <w:rPr>
                          <w:b/>
                          <w:bCs/>
                          <w:color w:val="000000"/>
                          <w:sz w:val="16"/>
                          <w:szCs w:val="16"/>
                        </w:rPr>
                      </w:rPrChange>
                    </w:rPr>
                  </w:pPr>
                  <w:r w:rsidRPr="00AA039D">
                    <w:rPr>
                      <w:b/>
                      <w:bCs/>
                      <w:color w:val="000000"/>
                      <w:sz w:val="18"/>
                      <w:szCs w:val="18"/>
                      <w:rPrChange w:id="353" w:author="Shamima Akter" w:date="2021-10-21T21:43:00Z">
                        <w:rPr>
                          <w:b/>
                          <w:bCs/>
                          <w:color w:val="000000"/>
                          <w:sz w:val="16"/>
                          <w:szCs w:val="16"/>
                        </w:rPr>
                      </w:rPrChange>
                    </w:rPr>
                    <w:t>FPR</w:t>
                  </w:r>
                </w:p>
              </w:tc>
            </w:tr>
            <w:tr w:rsidR="007C044D" w:rsidRPr="00AA039D" w14:paraId="4354F9E8" w14:textId="77777777" w:rsidTr="00250964">
              <w:trPr>
                <w:trHeight w:val="390"/>
              </w:trPr>
              <w:tc>
                <w:tcPr>
                  <w:tcW w:w="1320" w:type="dxa"/>
                  <w:vMerge/>
                  <w:tcBorders>
                    <w:top w:val="nil"/>
                    <w:left w:val="single" w:sz="8" w:space="0" w:color="auto"/>
                    <w:bottom w:val="single" w:sz="4" w:space="0" w:color="000000"/>
                    <w:right w:val="nil"/>
                  </w:tcBorders>
                  <w:vAlign w:val="center"/>
                  <w:hideMark/>
                </w:tcPr>
                <w:p w14:paraId="05266E2A" w14:textId="77777777" w:rsidR="007C044D" w:rsidRPr="00AA039D" w:rsidRDefault="007C044D" w:rsidP="00250964">
                  <w:pPr>
                    <w:rPr>
                      <w:color w:val="000000"/>
                      <w:sz w:val="18"/>
                      <w:szCs w:val="18"/>
                      <w:rPrChange w:id="354" w:author="Shamima Akter" w:date="2021-10-21T21:43:00Z">
                        <w:rPr>
                          <w:color w:val="000000"/>
                          <w:sz w:val="16"/>
                          <w:szCs w:val="16"/>
                        </w:rPr>
                      </w:rPrChange>
                    </w:rPr>
                  </w:pPr>
                </w:p>
              </w:tc>
              <w:tc>
                <w:tcPr>
                  <w:tcW w:w="1260" w:type="dxa"/>
                  <w:tcBorders>
                    <w:top w:val="nil"/>
                    <w:left w:val="single" w:sz="8" w:space="0" w:color="auto"/>
                    <w:bottom w:val="single" w:sz="4" w:space="0" w:color="auto"/>
                    <w:right w:val="single" w:sz="4" w:space="0" w:color="auto"/>
                  </w:tcBorders>
                  <w:shd w:val="clear" w:color="000000" w:fill="D0CECE"/>
                  <w:vAlign w:val="center"/>
                  <w:hideMark/>
                </w:tcPr>
                <w:p w14:paraId="2E5CE573" w14:textId="77777777" w:rsidR="007C044D" w:rsidRPr="00AA039D" w:rsidRDefault="007C044D" w:rsidP="00250964">
                  <w:pPr>
                    <w:jc w:val="center"/>
                    <w:rPr>
                      <w:color w:val="000000"/>
                      <w:sz w:val="18"/>
                      <w:szCs w:val="18"/>
                      <w:rPrChange w:id="355" w:author="Shamima Akter" w:date="2021-10-21T21:43:00Z">
                        <w:rPr>
                          <w:color w:val="000000"/>
                          <w:sz w:val="16"/>
                          <w:szCs w:val="16"/>
                        </w:rPr>
                      </w:rPrChange>
                    </w:rPr>
                  </w:pPr>
                  <w:r w:rsidRPr="00AA039D">
                    <w:rPr>
                      <w:color w:val="000000"/>
                      <w:sz w:val="18"/>
                      <w:szCs w:val="18"/>
                      <w:rPrChange w:id="356" w:author="Shamima Akter" w:date="2021-10-21T21:43:00Z">
                        <w:rPr>
                          <w:color w:val="000000"/>
                          <w:sz w:val="16"/>
                          <w:szCs w:val="16"/>
                        </w:rPr>
                      </w:rPrChange>
                    </w:rPr>
                    <w:t>20</w:t>
                  </w:r>
                </w:p>
              </w:tc>
              <w:tc>
                <w:tcPr>
                  <w:tcW w:w="1120" w:type="dxa"/>
                  <w:tcBorders>
                    <w:top w:val="nil"/>
                    <w:left w:val="nil"/>
                    <w:bottom w:val="single" w:sz="4" w:space="0" w:color="auto"/>
                    <w:right w:val="single" w:sz="8" w:space="0" w:color="auto"/>
                  </w:tcBorders>
                  <w:shd w:val="clear" w:color="000000" w:fill="B4C6E7"/>
                  <w:vAlign w:val="center"/>
                  <w:hideMark/>
                </w:tcPr>
                <w:p w14:paraId="3CDB3C5A" w14:textId="77777777" w:rsidR="007C044D" w:rsidRPr="00AA039D" w:rsidRDefault="007C044D" w:rsidP="00250964">
                  <w:pPr>
                    <w:jc w:val="center"/>
                    <w:rPr>
                      <w:color w:val="000000"/>
                      <w:sz w:val="18"/>
                      <w:szCs w:val="18"/>
                      <w:rPrChange w:id="357" w:author="Shamima Akter" w:date="2021-10-21T21:43:00Z">
                        <w:rPr>
                          <w:color w:val="000000"/>
                          <w:sz w:val="16"/>
                          <w:szCs w:val="16"/>
                        </w:rPr>
                      </w:rPrChange>
                    </w:rPr>
                  </w:pPr>
                  <w:r w:rsidRPr="00AA039D">
                    <w:rPr>
                      <w:color w:val="000000"/>
                      <w:sz w:val="18"/>
                      <w:szCs w:val="18"/>
                      <w:rPrChange w:id="358" w:author="Shamima Akter" w:date="2021-10-21T21:43:00Z">
                        <w:rPr>
                          <w:color w:val="000000"/>
                          <w:sz w:val="16"/>
                          <w:szCs w:val="16"/>
                        </w:rPr>
                      </w:rPrChange>
                    </w:rPr>
                    <w:t>8</w:t>
                  </w:r>
                </w:p>
              </w:tc>
              <w:tc>
                <w:tcPr>
                  <w:tcW w:w="1080" w:type="dxa"/>
                  <w:tcBorders>
                    <w:top w:val="nil"/>
                    <w:left w:val="nil"/>
                    <w:bottom w:val="single" w:sz="4" w:space="0" w:color="auto"/>
                    <w:right w:val="single" w:sz="8" w:space="0" w:color="auto"/>
                  </w:tcBorders>
                  <w:shd w:val="clear" w:color="auto" w:fill="auto"/>
                  <w:noWrap/>
                  <w:vAlign w:val="center"/>
                  <w:hideMark/>
                </w:tcPr>
                <w:p w14:paraId="41A71ECA" w14:textId="77777777" w:rsidR="007C044D" w:rsidRPr="00AA039D" w:rsidRDefault="007C044D" w:rsidP="00250964">
                  <w:pPr>
                    <w:jc w:val="center"/>
                    <w:rPr>
                      <w:color w:val="000000"/>
                      <w:sz w:val="18"/>
                      <w:szCs w:val="18"/>
                      <w:rPrChange w:id="359" w:author="Shamima Akter" w:date="2021-10-21T21:43:00Z">
                        <w:rPr>
                          <w:color w:val="000000"/>
                          <w:sz w:val="16"/>
                          <w:szCs w:val="16"/>
                        </w:rPr>
                      </w:rPrChange>
                    </w:rPr>
                  </w:pPr>
                  <w:r w:rsidRPr="00AA039D">
                    <w:rPr>
                      <w:color w:val="000000"/>
                      <w:sz w:val="18"/>
                      <w:szCs w:val="18"/>
                      <w:rPrChange w:id="360" w:author="Shamima Akter" w:date="2021-10-21T21:43:00Z">
                        <w:rPr>
                          <w:color w:val="000000"/>
                          <w:sz w:val="16"/>
                          <w:szCs w:val="16"/>
                        </w:rPr>
                      </w:rPrChange>
                    </w:rPr>
                    <w:t>0.140</w:t>
                  </w:r>
                </w:p>
              </w:tc>
            </w:tr>
            <w:tr w:rsidR="007C044D" w:rsidRPr="00AA039D" w14:paraId="74570FC5" w14:textId="77777777" w:rsidTr="00250964">
              <w:trPr>
                <w:trHeight w:val="300"/>
              </w:trPr>
              <w:tc>
                <w:tcPr>
                  <w:tcW w:w="1320" w:type="dxa"/>
                  <w:vMerge w:val="restart"/>
                  <w:tcBorders>
                    <w:top w:val="nil"/>
                    <w:left w:val="single" w:sz="8" w:space="0" w:color="auto"/>
                    <w:bottom w:val="single" w:sz="8" w:space="0" w:color="000000"/>
                    <w:right w:val="nil"/>
                  </w:tcBorders>
                  <w:shd w:val="clear" w:color="auto" w:fill="auto"/>
                  <w:vAlign w:val="center"/>
                  <w:hideMark/>
                </w:tcPr>
                <w:p w14:paraId="2E0420E9" w14:textId="77777777" w:rsidR="007C044D" w:rsidRPr="00AA039D" w:rsidRDefault="007C044D" w:rsidP="00250964">
                  <w:pPr>
                    <w:jc w:val="center"/>
                    <w:rPr>
                      <w:color w:val="000000"/>
                      <w:sz w:val="18"/>
                      <w:szCs w:val="18"/>
                      <w:rPrChange w:id="361" w:author="Shamima Akter" w:date="2021-10-21T21:43:00Z">
                        <w:rPr>
                          <w:color w:val="000000"/>
                          <w:sz w:val="16"/>
                          <w:szCs w:val="16"/>
                        </w:rPr>
                      </w:rPrChange>
                    </w:rPr>
                  </w:pPr>
                  <w:r w:rsidRPr="00AA039D">
                    <w:rPr>
                      <w:color w:val="000000"/>
                      <w:sz w:val="18"/>
                      <w:szCs w:val="18"/>
                      <w:rPrChange w:id="362" w:author="Shamima Akter" w:date="2021-10-21T21:43:00Z">
                        <w:rPr>
                          <w:color w:val="000000"/>
                          <w:sz w:val="16"/>
                          <w:szCs w:val="16"/>
                        </w:rPr>
                      </w:rPrChange>
                    </w:rPr>
                    <w:t xml:space="preserve">Actual </w:t>
                  </w:r>
                  <w:r w:rsidRPr="00AA039D">
                    <w:rPr>
                      <w:b/>
                      <w:bCs/>
                      <w:color w:val="000000"/>
                      <w:sz w:val="18"/>
                      <w:szCs w:val="18"/>
                      <w:rPrChange w:id="363" w:author="Shamima Akter" w:date="2021-10-21T21:43:00Z">
                        <w:rPr>
                          <w:b/>
                          <w:bCs/>
                          <w:color w:val="000000"/>
                          <w:sz w:val="16"/>
                          <w:szCs w:val="16"/>
                        </w:rPr>
                      </w:rPrChange>
                    </w:rPr>
                    <w:t>1</w:t>
                  </w:r>
                  <w:r w:rsidRPr="00AA039D">
                    <w:rPr>
                      <w:color w:val="000000"/>
                      <w:sz w:val="18"/>
                      <w:szCs w:val="18"/>
                      <w:rPrChange w:id="364" w:author="Shamima Akter" w:date="2021-10-21T21:43:00Z">
                        <w:rPr>
                          <w:color w:val="000000"/>
                          <w:sz w:val="16"/>
                          <w:szCs w:val="16"/>
                        </w:rPr>
                      </w:rPrChange>
                    </w:rPr>
                    <w:t xml:space="preserve"> </w:t>
                  </w:r>
                  <w:proofErr w:type="gramStart"/>
                  <w:r w:rsidRPr="00AA039D">
                    <w:rPr>
                      <w:color w:val="000000"/>
                      <w:sz w:val="18"/>
                      <w:szCs w:val="18"/>
                      <w:rPrChange w:id="365" w:author="Shamima Akter" w:date="2021-10-21T21:43:00Z">
                        <w:rPr>
                          <w:color w:val="000000"/>
                          <w:sz w:val="16"/>
                          <w:szCs w:val="16"/>
                        </w:rPr>
                      </w:rPrChange>
                    </w:rPr>
                    <w:t xml:space="preserve">   (</w:t>
                  </w:r>
                  <w:proofErr w:type="gramEnd"/>
                  <w:r w:rsidRPr="00AA039D">
                    <w:rPr>
                      <w:color w:val="000000"/>
                      <w:sz w:val="18"/>
                      <w:szCs w:val="18"/>
                      <w:rPrChange w:id="366" w:author="Shamima Akter" w:date="2021-10-21T21:43:00Z">
                        <w:rPr>
                          <w:color w:val="000000"/>
                          <w:sz w:val="16"/>
                          <w:szCs w:val="16"/>
                        </w:rPr>
                      </w:rPrChange>
                    </w:rPr>
                    <w:t>CKD)</w:t>
                  </w:r>
                </w:p>
              </w:tc>
              <w:tc>
                <w:tcPr>
                  <w:tcW w:w="1260" w:type="dxa"/>
                  <w:tcBorders>
                    <w:top w:val="nil"/>
                    <w:left w:val="single" w:sz="8" w:space="0" w:color="auto"/>
                    <w:bottom w:val="single" w:sz="4" w:space="0" w:color="auto"/>
                    <w:right w:val="single" w:sz="4" w:space="0" w:color="auto"/>
                  </w:tcBorders>
                  <w:shd w:val="clear" w:color="000000" w:fill="F8CBAD"/>
                  <w:noWrap/>
                  <w:vAlign w:val="center"/>
                  <w:hideMark/>
                </w:tcPr>
                <w:p w14:paraId="6F6F4623" w14:textId="77777777" w:rsidR="007C044D" w:rsidRPr="00AA039D" w:rsidRDefault="007C044D" w:rsidP="00250964">
                  <w:pPr>
                    <w:jc w:val="center"/>
                    <w:rPr>
                      <w:color w:val="000000"/>
                      <w:sz w:val="18"/>
                      <w:szCs w:val="18"/>
                      <w:rPrChange w:id="367" w:author="Shamima Akter" w:date="2021-10-21T21:43:00Z">
                        <w:rPr>
                          <w:color w:val="000000"/>
                          <w:sz w:val="16"/>
                          <w:szCs w:val="16"/>
                        </w:rPr>
                      </w:rPrChange>
                    </w:rPr>
                  </w:pPr>
                  <w:r w:rsidRPr="00AA039D">
                    <w:rPr>
                      <w:color w:val="000000"/>
                      <w:sz w:val="18"/>
                      <w:szCs w:val="18"/>
                      <w:rPrChange w:id="368" w:author="Shamima Akter" w:date="2021-10-21T21:43:00Z">
                        <w:rPr>
                          <w:color w:val="000000"/>
                          <w:sz w:val="16"/>
                          <w:szCs w:val="16"/>
                        </w:rPr>
                      </w:rPrChange>
                    </w:rPr>
                    <w:t>FN</w:t>
                  </w:r>
                </w:p>
              </w:tc>
              <w:tc>
                <w:tcPr>
                  <w:tcW w:w="1120" w:type="dxa"/>
                  <w:tcBorders>
                    <w:top w:val="nil"/>
                    <w:left w:val="nil"/>
                    <w:bottom w:val="single" w:sz="4" w:space="0" w:color="auto"/>
                    <w:right w:val="single" w:sz="8" w:space="0" w:color="auto"/>
                  </w:tcBorders>
                  <w:shd w:val="clear" w:color="000000" w:fill="C6E0B4"/>
                  <w:noWrap/>
                  <w:vAlign w:val="center"/>
                  <w:hideMark/>
                </w:tcPr>
                <w:p w14:paraId="1AE28F19" w14:textId="77777777" w:rsidR="007C044D" w:rsidRPr="00AA039D" w:rsidRDefault="007C044D" w:rsidP="00250964">
                  <w:pPr>
                    <w:jc w:val="center"/>
                    <w:rPr>
                      <w:color w:val="000000"/>
                      <w:sz w:val="18"/>
                      <w:szCs w:val="18"/>
                      <w:rPrChange w:id="369" w:author="Shamima Akter" w:date="2021-10-21T21:43:00Z">
                        <w:rPr>
                          <w:color w:val="000000"/>
                          <w:sz w:val="16"/>
                          <w:szCs w:val="16"/>
                        </w:rPr>
                      </w:rPrChange>
                    </w:rPr>
                  </w:pPr>
                  <w:r w:rsidRPr="00AA039D">
                    <w:rPr>
                      <w:color w:val="000000"/>
                      <w:sz w:val="18"/>
                      <w:szCs w:val="18"/>
                      <w:rPrChange w:id="370" w:author="Shamima Akter" w:date="2021-10-21T21:43:00Z">
                        <w:rPr>
                          <w:color w:val="000000"/>
                          <w:sz w:val="16"/>
                          <w:szCs w:val="16"/>
                        </w:rPr>
                      </w:rPrChange>
                    </w:rPr>
                    <w:t>TN</w:t>
                  </w:r>
                </w:p>
              </w:tc>
              <w:tc>
                <w:tcPr>
                  <w:tcW w:w="1080" w:type="dxa"/>
                  <w:tcBorders>
                    <w:top w:val="nil"/>
                    <w:left w:val="nil"/>
                    <w:bottom w:val="single" w:sz="4" w:space="0" w:color="auto"/>
                    <w:right w:val="single" w:sz="8" w:space="0" w:color="auto"/>
                  </w:tcBorders>
                  <w:shd w:val="clear" w:color="auto" w:fill="auto"/>
                  <w:noWrap/>
                  <w:vAlign w:val="bottom"/>
                  <w:hideMark/>
                </w:tcPr>
                <w:p w14:paraId="00987898" w14:textId="77777777" w:rsidR="007C044D" w:rsidRPr="00AA039D" w:rsidRDefault="007C044D" w:rsidP="00250964">
                  <w:pPr>
                    <w:jc w:val="center"/>
                    <w:rPr>
                      <w:b/>
                      <w:bCs/>
                      <w:color w:val="000000"/>
                      <w:sz w:val="18"/>
                      <w:szCs w:val="18"/>
                      <w:rPrChange w:id="371" w:author="Shamima Akter" w:date="2021-10-21T21:43:00Z">
                        <w:rPr>
                          <w:b/>
                          <w:bCs/>
                          <w:color w:val="000000"/>
                          <w:sz w:val="16"/>
                          <w:szCs w:val="16"/>
                        </w:rPr>
                      </w:rPrChange>
                    </w:rPr>
                  </w:pPr>
                  <w:r w:rsidRPr="00AA039D">
                    <w:rPr>
                      <w:b/>
                      <w:bCs/>
                      <w:color w:val="000000"/>
                      <w:sz w:val="18"/>
                      <w:szCs w:val="18"/>
                      <w:rPrChange w:id="372" w:author="Shamima Akter" w:date="2021-10-21T21:43:00Z">
                        <w:rPr>
                          <w:b/>
                          <w:bCs/>
                          <w:color w:val="000000"/>
                          <w:sz w:val="16"/>
                          <w:szCs w:val="16"/>
                        </w:rPr>
                      </w:rPrChange>
                    </w:rPr>
                    <w:t>FNR</w:t>
                  </w:r>
                </w:p>
              </w:tc>
            </w:tr>
            <w:tr w:rsidR="007C044D" w:rsidRPr="00AA039D" w14:paraId="624F59DF" w14:textId="77777777" w:rsidTr="00250964">
              <w:trPr>
                <w:trHeight w:val="405"/>
              </w:trPr>
              <w:tc>
                <w:tcPr>
                  <w:tcW w:w="1320" w:type="dxa"/>
                  <w:vMerge/>
                  <w:tcBorders>
                    <w:top w:val="nil"/>
                    <w:left w:val="single" w:sz="8" w:space="0" w:color="auto"/>
                    <w:bottom w:val="single" w:sz="8" w:space="0" w:color="000000"/>
                    <w:right w:val="nil"/>
                  </w:tcBorders>
                  <w:vAlign w:val="center"/>
                  <w:hideMark/>
                </w:tcPr>
                <w:p w14:paraId="4B04ED61" w14:textId="77777777" w:rsidR="007C044D" w:rsidRPr="00AA039D" w:rsidRDefault="007C044D" w:rsidP="00250964">
                  <w:pPr>
                    <w:rPr>
                      <w:color w:val="000000"/>
                      <w:sz w:val="18"/>
                      <w:szCs w:val="18"/>
                      <w:rPrChange w:id="373" w:author="Shamima Akter" w:date="2021-10-21T21:43:00Z">
                        <w:rPr>
                          <w:color w:val="000000"/>
                          <w:sz w:val="16"/>
                          <w:szCs w:val="16"/>
                        </w:rPr>
                      </w:rPrChange>
                    </w:rPr>
                  </w:pPr>
                </w:p>
              </w:tc>
              <w:tc>
                <w:tcPr>
                  <w:tcW w:w="1260" w:type="dxa"/>
                  <w:tcBorders>
                    <w:top w:val="nil"/>
                    <w:left w:val="single" w:sz="8" w:space="0" w:color="auto"/>
                    <w:bottom w:val="single" w:sz="8" w:space="0" w:color="auto"/>
                    <w:right w:val="single" w:sz="4" w:space="0" w:color="auto"/>
                  </w:tcBorders>
                  <w:shd w:val="clear" w:color="000000" w:fill="F8CBAD"/>
                  <w:noWrap/>
                  <w:vAlign w:val="center"/>
                  <w:hideMark/>
                </w:tcPr>
                <w:p w14:paraId="17138E83" w14:textId="77777777" w:rsidR="007C044D" w:rsidRPr="00AA039D" w:rsidRDefault="007C044D" w:rsidP="00250964">
                  <w:pPr>
                    <w:jc w:val="center"/>
                    <w:rPr>
                      <w:color w:val="000000"/>
                      <w:sz w:val="18"/>
                      <w:szCs w:val="18"/>
                      <w:rPrChange w:id="374" w:author="Shamima Akter" w:date="2021-10-21T21:43:00Z">
                        <w:rPr>
                          <w:color w:val="000000"/>
                          <w:sz w:val="16"/>
                          <w:szCs w:val="16"/>
                        </w:rPr>
                      </w:rPrChange>
                    </w:rPr>
                  </w:pPr>
                  <w:r w:rsidRPr="00AA039D">
                    <w:rPr>
                      <w:color w:val="000000"/>
                      <w:sz w:val="18"/>
                      <w:szCs w:val="18"/>
                      <w:rPrChange w:id="375" w:author="Shamima Akter" w:date="2021-10-21T21:43:00Z">
                        <w:rPr>
                          <w:color w:val="000000"/>
                          <w:sz w:val="16"/>
                          <w:szCs w:val="16"/>
                        </w:rPr>
                      </w:rPrChange>
                    </w:rPr>
                    <w:t>3</w:t>
                  </w:r>
                </w:p>
              </w:tc>
              <w:tc>
                <w:tcPr>
                  <w:tcW w:w="1120" w:type="dxa"/>
                  <w:tcBorders>
                    <w:top w:val="nil"/>
                    <w:left w:val="nil"/>
                    <w:bottom w:val="single" w:sz="8" w:space="0" w:color="auto"/>
                    <w:right w:val="single" w:sz="8" w:space="0" w:color="auto"/>
                  </w:tcBorders>
                  <w:shd w:val="clear" w:color="000000" w:fill="C6E0B4"/>
                  <w:noWrap/>
                  <w:vAlign w:val="center"/>
                  <w:hideMark/>
                </w:tcPr>
                <w:p w14:paraId="644EFD1F" w14:textId="77777777" w:rsidR="007C044D" w:rsidRPr="00AA039D" w:rsidRDefault="007C044D" w:rsidP="00250964">
                  <w:pPr>
                    <w:jc w:val="center"/>
                    <w:rPr>
                      <w:color w:val="000000"/>
                      <w:sz w:val="18"/>
                      <w:szCs w:val="18"/>
                      <w:rPrChange w:id="376" w:author="Shamima Akter" w:date="2021-10-21T21:43:00Z">
                        <w:rPr>
                          <w:color w:val="000000"/>
                          <w:sz w:val="16"/>
                          <w:szCs w:val="16"/>
                        </w:rPr>
                      </w:rPrChange>
                    </w:rPr>
                  </w:pPr>
                  <w:r w:rsidRPr="00AA039D">
                    <w:rPr>
                      <w:color w:val="000000"/>
                      <w:sz w:val="18"/>
                      <w:szCs w:val="18"/>
                      <w:rPrChange w:id="377" w:author="Shamima Akter" w:date="2021-10-21T21:43:00Z">
                        <w:rPr>
                          <w:color w:val="000000"/>
                          <w:sz w:val="16"/>
                          <w:szCs w:val="16"/>
                        </w:rPr>
                      </w:rPrChange>
                    </w:rPr>
                    <w:t>49</w:t>
                  </w:r>
                </w:p>
              </w:tc>
              <w:tc>
                <w:tcPr>
                  <w:tcW w:w="1080" w:type="dxa"/>
                  <w:tcBorders>
                    <w:top w:val="nil"/>
                    <w:left w:val="nil"/>
                    <w:bottom w:val="single" w:sz="8" w:space="0" w:color="auto"/>
                    <w:right w:val="single" w:sz="8" w:space="0" w:color="auto"/>
                  </w:tcBorders>
                  <w:shd w:val="clear" w:color="auto" w:fill="auto"/>
                  <w:noWrap/>
                  <w:vAlign w:val="center"/>
                  <w:hideMark/>
                </w:tcPr>
                <w:p w14:paraId="45517DAE" w14:textId="77777777" w:rsidR="007C044D" w:rsidRPr="00AA039D" w:rsidRDefault="007C044D" w:rsidP="00250964">
                  <w:pPr>
                    <w:jc w:val="center"/>
                    <w:rPr>
                      <w:color w:val="000000"/>
                      <w:sz w:val="18"/>
                      <w:szCs w:val="18"/>
                      <w:rPrChange w:id="378" w:author="Shamima Akter" w:date="2021-10-21T21:43:00Z">
                        <w:rPr>
                          <w:color w:val="000000"/>
                          <w:sz w:val="16"/>
                          <w:szCs w:val="16"/>
                        </w:rPr>
                      </w:rPrChange>
                    </w:rPr>
                  </w:pPr>
                  <w:r w:rsidRPr="00AA039D">
                    <w:rPr>
                      <w:color w:val="000000"/>
                      <w:sz w:val="18"/>
                      <w:szCs w:val="18"/>
                      <w:rPrChange w:id="379" w:author="Shamima Akter" w:date="2021-10-21T21:43:00Z">
                        <w:rPr>
                          <w:color w:val="000000"/>
                          <w:sz w:val="16"/>
                          <w:szCs w:val="16"/>
                        </w:rPr>
                      </w:rPrChange>
                    </w:rPr>
                    <w:t>0.130</w:t>
                  </w:r>
                </w:p>
              </w:tc>
            </w:tr>
          </w:tbl>
          <w:p w14:paraId="19379BCD" w14:textId="77777777" w:rsidR="007C044D" w:rsidRPr="00AA039D" w:rsidRDefault="007C044D" w:rsidP="00250964">
            <w:pPr>
              <w:rPr>
                <w:sz w:val="18"/>
                <w:szCs w:val="18"/>
                <w:rPrChange w:id="380" w:author="Shamima Akter" w:date="2021-10-21T21:43:00Z">
                  <w:rPr>
                    <w:sz w:val="16"/>
                    <w:szCs w:val="16"/>
                  </w:rPr>
                </w:rPrChange>
              </w:rPr>
            </w:pPr>
          </w:p>
        </w:tc>
        <w:tc>
          <w:tcPr>
            <w:tcW w:w="4788" w:type="dxa"/>
          </w:tcPr>
          <w:tbl>
            <w:tblPr>
              <w:tblW w:w="4572" w:type="dxa"/>
              <w:tblLook w:val="04A0" w:firstRow="1" w:lastRow="0" w:firstColumn="1" w:lastColumn="0" w:noHBand="0" w:noVBand="1"/>
            </w:tblPr>
            <w:tblGrid>
              <w:gridCol w:w="1261"/>
              <w:gridCol w:w="1334"/>
              <w:gridCol w:w="1170"/>
              <w:gridCol w:w="807"/>
            </w:tblGrid>
            <w:tr w:rsidR="007C044D" w:rsidRPr="00AA039D" w14:paraId="51660722" w14:textId="77777777" w:rsidTr="00250964">
              <w:trPr>
                <w:trHeight w:val="690"/>
              </w:trPr>
              <w:tc>
                <w:tcPr>
                  <w:tcW w:w="1261" w:type="dxa"/>
                  <w:tcBorders>
                    <w:top w:val="nil"/>
                    <w:left w:val="nil"/>
                    <w:bottom w:val="single" w:sz="8" w:space="0" w:color="auto"/>
                    <w:right w:val="single" w:sz="8" w:space="0" w:color="auto"/>
                  </w:tcBorders>
                  <w:shd w:val="clear" w:color="auto" w:fill="auto"/>
                  <w:noWrap/>
                  <w:vAlign w:val="center"/>
                  <w:hideMark/>
                </w:tcPr>
                <w:p w14:paraId="0560CE82" w14:textId="77777777" w:rsidR="007C044D" w:rsidRPr="00AA039D" w:rsidRDefault="007C044D" w:rsidP="00250964">
                  <w:pPr>
                    <w:jc w:val="center"/>
                    <w:rPr>
                      <w:color w:val="000000"/>
                      <w:sz w:val="18"/>
                      <w:szCs w:val="18"/>
                      <w:rPrChange w:id="381" w:author="Shamima Akter" w:date="2021-10-21T21:43:00Z">
                        <w:rPr>
                          <w:color w:val="000000"/>
                          <w:sz w:val="16"/>
                          <w:szCs w:val="16"/>
                        </w:rPr>
                      </w:rPrChange>
                    </w:rPr>
                  </w:pPr>
                  <w:r w:rsidRPr="00AA039D">
                    <w:rPr>
                      <w:color w:val="000000"/>
                      <w:sz w:val="18"/>
                      <w:szCs w:val="18"/>
                      <w:rPrChange w:id="382" w:author="Shamima Akter" w:date="2021-10-21T21:43:00Z">
                        <w:rPr>
                          <w:color w:val="000000"/>
                          <w:sz w:val="16"/>
                          <w:szCs w:val="16"/>
                        </w:rPr>
                      </w:rPrChange>
                    </w:rPr>
                    <w:t>N = 80</w:t>
                  </w:r>
                </w:p>
              </w:tc>
              <w:tc>
                <w:tcPr>
                  <w:tcW w:w="1334" w:type="dxa"/>
                  <w:tcBorders>
                    <w:top w:val="single" w:sz="8" w:space="0" w:color="auto"/>
                    <w:left w:val="nil"/>
                    <w:bottom w:val="nil"/>
                    <w:right w:val="single" w:sz="4" w:space="0" w:color="auto"/>
                  </w:tcBorders>
                  <w:shd w:val="clear" w:color="auto" w:fill="auto"/>
                  <w:vAlign w:val="center"/>
                  <w:hideMark/>
                </w:tcPr>
                <w:p w14:paraId="6DDF0C31" w14:textId="5F9D6663" w:rsidR="007C044D" w:rsidRPr="00AA039D" w:rsidRDefault="007C044D" w:rsidP="00250964">
                  <w:pPr>
                    <w:jc w:val="center"/>
                    <w:rPr>
                      <w:color w:val="000000"/>
                      <w:sz w:val="18"/>
                      <w:szCs w:val="18"/>
                      <w:rPrChange w:id="383" w:author="Shamima Akter" w:date="2021-10-21T21:43:00Z">
                        <w:rPr>
                          <w:color w:val="000000"/>
                          <w:sz w:val="16"/>
                          <w:szCs w:val="16"/>
                        </w:rPr>
                      </w:rPrChange>
                    </w:rPr>
                  </w:pPr>
                  <w:r w:rsidRPr="00AA039D">
                    <w:rPr>
                      <w:color w:val="000000"/>
                      <w:sz w:val="18"/>
                      <w:szCs w:val="18"/>
                      <w:rPrChange w:id="384" w:author="Shamima Akter" w:date="2021-10-21T21:43:00Z">
                        <w:rPr>
                          <w:color w:val="000000"/>
                          <w:sz w:val="16"/>
                          <w:szCs w:val="16"/>
                        </w:rPr>
                      </w:rPrChange>
                    </w:rPr>
                    <w:t xml:space="preserve">Predicted </w:t>
                  </w:r>
                  <w:r w:rsidRPr="00AA039D">
                    <w:rPr>
                      <w:b/>
                      <w:bCs/>
                      <w:color w:val="000000"/>
                      <w:sz w:val="18"/>
                      <w:szCs w:val="18"/>
                      <w:rPrChange w:id="385" w:author="Shamima Akter" w:date="2021-10-21T21:43:00Z">
                        <w:rPr>
                          <w:b/>
                          <w:bCs/>
                          <w:color w:val="000000"/>
                          <w:sz w:val="16"/>
                          <w:szCs w:val="16"/>
                        </w:rPr>
                      </w:rPrChange>
                    </w:rPr>
                    <w:t>0</w:t>
                  </w:r>
                  <w:r w:rsidRPr="00AA039D">
                    <w:rPr>
                      <w:color w:val="000000"/>
                      <w:sz w:val="18"/>
                      <w:szCs w:val="18"/>
                      <w:rPrChange w:id="386" w:author="Shamima Akter" w:date="2021-10-21T21:43:00Z">
                        <w:rPr>
                          <w:color w:val="000000"/>
                          <w:sz w:val="16"/>
                          <w:szCs w:val="16"/>
                        </w:rPr>
                      </w:rPrChange>
                    </w:rPr>
                    <w:t xml:space="preserve"> </w:t>
                  </w:r>
                  <w:ins w:id="387" w:author="Ahmed, Manik" w:date="2021-10-19T22:55:00Z">
                    <w:r w:rsidR="00B55FA6" w:rsidRPr="00AA039D">
                      <w:rPr>
                        <w:color w:val="000000"/>
                        <w:sz w:val="18"/>
                        <w:szCs w:val="18"/>
                        <w:rPrChange w:id="388" w:author="Shamima Akter" w:date="2021-10-21T21:43:00Z">
                          <w:rPr>
                            <w:color w:val="000000"/>
                            <w:sz w:val="16"/>
                            <w:szCs w:val="16"/>
                          </w:rPr>
                        </w:rPrChange>
                      </w:rPr>
                      <w:t xml:space="preserve"> </w:t>
                    </w:r>
                    <w:proofErr w:type="gramStart"/>
                    <w:r w:rsidR="00B55FA6" w:rsidRPr="00AA039D">
                      <w:rPr>
                        <w:color w:val="000000"/>
                        <w:sz w:val="18"/>
                        <w:szCs w:val="18"/>
                        <w:rPrChange w:id="389" w:author="Shamima Akter" w:date="2021-10-21T21:43:00Z">
                          <w:rPr>
                            <w:color w:val="000000"/>
                            <w:sz w:val="16"/>
                            <w:szCs w:val="16"/>
                          </w:rPr>
                        </w:rPrChange>
                      </w:rPr>
                      <w:t xml:space="preserve">   </w:t>
                    </w:r>
                  </w:ins>
                  <w:r w:rsidRPr="00AA039D">
                    <w:rPr>
                      <w:color w:val="000000"/>
                      <w:sz w:val="18"/>
                      <w:szCs w:val="18"/>
                      <w:rPrChange w:id="390" w:author="Shamima Akter" w:date="2021-10-21T21:43:00Z">
                        <w:rPr>
                          <w:color w:val="000000"/>
                          <w:sz w:val="16"/>
                          <w:szCs w:val="16"/>
                        </w:rPr>
                      </w:rPrChange>
                    </w:rPr>
                    <w:t>(</w:t>
                  </w:r>
                  <w:proofErr w:type="gramEnd"/>
                  <w:r w:rsidRPr="00AA039D">
                    <w:rPr>
                      <w:color w:val="000000"/>
                      <w:sz w:val="18"/>
                      <w:szCs w:val="18"/>
                      <w:rPrChange w:id="391" w:author="Shamima Akter" w:date="2021-10-21T21:43:00Z">
                        <w:rPr>
                          <w:color w:val="000000"/>
                          <w:sz w:val="16"/>
                          <w:szCs w:val="16"/>
                        </w:rPr>
                      </w:rPrChange>
                    </w:rPr>
                    <w:t>Not CKD)</w:t>
                  </w:r>
                </w:p>
              </w:tc>
              <w:tc>
                <w:tcPr>
                  <w:tcW w:w="1170" w:type="dxa"/>
                  <w:tcBorders>
                    <w:top w:val="single" w:sz="8" w:space="0" w:color="auto"/>
                    <w:left w:val="nil"/>
                    <w:bottom w:val="nil"/>
                    <w:right w:val="single" w:sz="8" w:space="0" w:color="auto"/>
                  </w:tcBorders>
                  <w:shd w:val="clear" w:color="auto" w:fill="auto"/>
                  <w:vAlign w:val="center"/>
                  <w:hideMark/>
                </w:tcPr>
                <w:p w14:paraId="20E3B222" w14:textId="77777777" w:rsidR="007C044D" w:rsidRPr="00AA039D" w:rsidRDefault="007C044D" w:rsidP="00250964">
                  <w:pPr>
                    <w:jc w:val="center"/>
                    <w:rPr>
                      <w:color w:val="000000"/>
                      <w:sz w:val="18"/>
                      <w:szCs w:val="18"/>
                      <w:rPrChange w:id="392" w:author="Shamima Akter" w:date="2021-10-21T21:43:00Z">
                        <w:rPr>
                          <w:color w:val="000000"/>
                          <w:sz w:val="16"/>
                          <w:szCs w:val="16"/>
                        </w:rPr>
                      </w:rPrChange>
                    </w:rPr>
                  </w:pPr>
                  <w:r w:rsidRPr="00AA039D">
                    <w:rPr>
                      <w:color w:val="000000"/>
                      <w:sz w:val="18"/>
                      <w:szCs w:val="18"/>
                      <w:rPrChange w:id="393" w:author="Shamima Akter" w:date="2021-10-21T21:43:00Z">
                        <w:rPr>
                          <w:color w:val="000000"/>
                          <w:sz w:val="16"/>
                          <w:szCs w:val="16"/>
                        </w:rPr>
                      </w:rPrChange>
                    </w:rPr>
                    <w:t xml:space="preserve">Predicted </w:t>
                  </w:r>
                  <w:r w:rsidRPr="00AA039D">
                    <w:rPr>
                      <w:b/>
                      <w:bCs/>
                      <w:color w:val="000000"/>
                      <w:sz w:val="18"/>
                      <w:szCs w:val="18"/>
                      <w:rPrChange w:id="394" w:author="Shamima Akter" w:date="2021-10-21T21:43:00Z">
                        <w:rPr>
                          <w:b/>
                          <w:bCs/>
                          <w:color w:val="000000"/>
                          <w:sz w:val="16"/>
                          <w:szCs w:val="16"/>
                        </w:rPr>
                      </w:rPrChange>
                    </w:rPr>
                    <w:t>1</w:t>
                  </w:r>
                  <w:r w:rsidRPr="00AA039D">
                    <w:rPr>
                      <w:color w:val="000000"/>
                      <w:sz w:val="18"/>
                      <w:szCs w:val="18"/>
                      <w:rPrChange w:id="395" w:author="Shamima Akter" w:date="2021-10-21T21:43:00Z">
                        <w:rPr>
                          <w:color w:val="000000"/>
                          <w:sz w:val="16"/>
                          <w:szCs w:val="16"/>
                        </w:rPr>
                      </w:rPrChange>
                    </w:rPr>
                    <w:t xml:space="preserve"> (CKD)</w:t>
                  </w:r>
                </w:p>
              </w:tc>
              <w:tc>
                <w:tcPr>
                  <w:tcW w:w="807" w:type="dxa"/>
                  <w:tcBorders>
                    <w:top w:val="nil"/>
                    <w:left w:val="nil"/>
                    <w:bottom w:val="single" w:sz="8" w:space="0" w:color="auto"/>
                    <w:right w:val="nil"/>
                  </w:tcBorders>
                  <w:shd w:val="clear" w:color="auto" w:fill="auto"/>
                  <w:noWrap/>
                  <w:vAlign w:val="bottom"/>
                  <w:hideMark/>
                </w:tcPr>
                <w:p w14:paraId="5A357F6B" w14:textId="77777777" w:rsidR="007C044D" w:rsidRPr="00AA039D" w:rsidRDefault="007C044D" w:rsidP="00250964">
                  <w:pPr>
                    <w:rPr>
                      <w:color w:val="000000"/>
                      <w:sz w:val="18"/>
                      <w:szCs w:val="18"/>
                      <w:rPrChange w:id="396" w:author="Shamima Akter" w:date="2021-10-21T21:43:00Z">
                        <w:rPr>
                          <w:color w:val="000000"/>
                          <w:sz w:val="16"/>
                          <w:szCs w:val="16"/>
                        </w:rPr>
                      </w:rPrChange>
                    </w:rPr>
                  </w:pPr>
                  <w:r w:rsidRPr="00AA039D">
                    <w:rPr>
                      <w:color w:val="000000"/>
                      <w:sz w:val="18"/>
                      <w:szCs w:val="18"/>
                      <w:rPrChange w:id="397" w:author="Shamima Akter" w:date="2021-10-21T21:43:00Z">
                        <w:rPr>
                          <w:color w:val="000000"/>
                          <w:sz w:val="16"/>
                          <w:szCs w:val="16"/>
                        </w:rPr>
                      </w:rPrChange>
                    </w:rPr>
                    <w:t> </w:t>
                  </w:r>
                </w:p>
              </w:tc>
            </w:tr>
            <w:tr w:rsidR="007C044D" w:rsidRPr="00AA039D" w14:paraId="1C4BDDB9" w14:textId="77777777" w:rsidTr="00250964">
              <w:trPr>
                <w:trHeight w:val="345"/>
              </w:trPr>
              <w:tc>
                <w:tcPr>
                  <w:tcW w:w="1261" w:type="dxa"/>
                  <w:vMerge w:val="restart"/>
                  <w:tcBorders>
                    <w:top w:val="nil"/>
                    <w:left w:val="single" w:sz="8" w:space="0" w:color="auto"/>
                    <w:bottom w:val="single" w:sz="4" w:space="0" w:color="000000"/>
                    <w:right w:val="nil"/>
                  </w:tcBorders>
                  <w:shd w:val="clear" w:color="auto" w:fill="auto"/>
                  <w:vAlign w:val="center"/>
                  <w:hideMark/>
                </w:tcPr>
                <w:p w14:paraId="522C8655" w14:textId="77777777" w:rsidR="007C044D" w:rsidRPr="00AA039D" w:rsidRDefault="007C044D" w:rsidP="00250964">
                  <w:pPr>
                    <w:jc w:val="center"/>
                    <w:rPr>
                      <w:color w:val="000000"/>
                      <w:sz w:val="18"/>
                      <w:szCs w:val="18"/>
                      <w:rPrChange w:id="398" w:author="Shamima Akter" w:date="2021-10-21T21:43:00Z">
                        <w:rPr>
                          <w:color w:val="000000"/>
                          <w:sz w:val="16"/>
                          <w:szCs w:val="16"/>
                        </w:rPr>
                      </w:rPrChange>
                    </w:rPr>
                  </w:pPr>
                  <w:r w:rsidRPr="00AA039D">
                    <w:rPr>
                      <w:color w:val="000000"/>
                      <w:sz w:val="18"/>
                      <w:szCs w:val="18"/>
                      <w:rPrChange w:id="399" w:author="Shamima Akter" w:date="2021-10-21T21:43:00Z">
                        <w:rPr>
                          <w:color w:val="000000"/>
                          <w:sz w:val="16"/>
                          <w:szCs w:val="16"/>
                        </w:rPr>
                      </w:rPrChange>
                    </w:rPr>
                    <w:t xml:space="preserve">Actual </w:t>
                  </w:r>
                  <w:r w:rsidRPr="00AA039D">
                    <w:rPr>
                      <w:b/>
                      <w:bCs/>
                      <w:color w:val="000000"/>
                      <w:sz w:val="18"/>
                      <w:szCs w:val="18"/>
                      <w:rPrChange w:id="400" w:author="Shamima Akter" w:date="2021-10-21T21:43:00Z">
                        <w:rPr>
                          <w:b/>
                          <w:bCs/>
                          <w:color w:val="000000"/>
                          <w:sz w:val="16"/>
                          <w:szCs w:val="16"/>
                        </w:rPr>
                      </w:rPrChange>
                    </w:rPr>
                    <w:t>0</w:t>
                  </w:r>
                  <w:r w:rsidRPr="00AA039D">
                    <w:rPr>
                      <w:color w:val="000000"/>
                      <w:sz w:val="18"/>
                      <w:szCs w:val="18"/>
                      <w:rPrChange w:id="401" w:author="Shamima Akter" w:date="2021-10-21T21:43:00Z">
                        <w:rPr>
                          <w:color w:val="000000"/>
                          <w:sz w:val="16"/>
                          <w:szCs w:val="16"/>
                        </w:rPr>
                      </w:rPrChange>
                    </w:rPr>
                    <w:t xml:space="preserve"> </w:t>
                  </w:r>
                  <w:proofErr w:type="gramStart"/>
                  <w:r w:rsidRPr="00AA039D">
                    <w:rPr>
                      <w:color w:val="000000"/>
                      <w:sz w:val="18"/>
                      <w:szCs w:val="18"/>
                      <w:rPrChange w:id="402" w:author="Shamima Akter" w:date="2021-10-21T21:43:00Z">
                        <w:rPr>
                          <w:color w:val="000000"/>
                          <w:sz w:val="16"/>
                          <w:szCs w:val="16"/>
                        </w:rPr>
                      </w:rPrChange>
                    </w:rPr>
                    <w:t xml:space="preserve">   (</w:t>
                  </w:r>
                  <w:proofErr w:type="gramEnd"/>
                  <w:r w:rsidRPr="00AA039D">
                    <w:rPr>
                      <w:color w:val="000000"/>
                      <w:sz w:val="18"/>
                      <w:szCs w:val="18"/>
                      <w:rPrChange w:id="403" w:author="Shamima Akter" w:date="2021-10-21T21:43:00Z">
                        <w:rPr>
                          <w:color w:val="000000"/>
                          <w:sz w:val="16"/>
                          <w:szCs w:val="16"/>
                        </w:rPr>
                      </w:rPrChange>
                    </w:rPr>
                    <w:t>Not CKD)</w:t>
                  </w:r>
                </w:p>
              </w:tc>
              <w:tc>
                <w:tcPr>
                  <w:tcW w:w="1334" w:type="dxa"/>
                  <w:tcBorders>
                    <w:top w:val="single" w:sz="8" w:space="0" w:color="auto"/>
                    <w:left w:val="single" w:sz="8" w:space="0" w:color="auto"/>
                    <w:bottom w:val="single" w:sz="4" w:space="0" w:color="auto"/>
                    <w:right w:val="single" w:sz="4" w:space="0" w:color="auto"/>
                  </w:tcBorders>
                  <w:shd w:val="clear" w:color="000000" w:fill="D0CECE"/>
                  <w:vAlign w:val="center"/>
                  <w:hideMark/>
                </w:tcPr>
                <w:p w14:paraId="112A42B3" w14:textId="77777777" w:rsidR="007C044D" w:rsidRPr="00AA039D" w:rsidRDefault="007C044D" w:rsidP="00250964">
                  <w:pPr>
                    <w:jc w:val="center"/>
                    <w:rPr>
                      <w:color w:val="000000"/>
                      <w:sz w:val="18"/>
                      <w:szCs w:val="18"/>
                      <w:rPrChange w:id="404" w:author="Shamima Akter" w:date="2021-10-21T21:43:00Z">
                        <w:rPr>
                          <w:color w:val="000000"/>
                          <w:sz w:val="16"/>
                          <w:szCs w:val="16"/>
                        </w:rPr>
                      </w:rPrChange>
                    </w:rPr>
                  </w:pPr>
                  <w:r w:rsidRPr="00AA039D">
                    <w:rPr>
                      <w:color w:val="000000"/>
                      <w:sz w:val="18"/>
                      <w:szCs w:val="18"/>
                      <w:rPrChange w:id="405" w:author="Shamima Akter" w:date="2021-10-21T21:43:00Z">
                        <w:rPr>
                          <w:color w:val="000000"/>
                          <w:sz w:val="16"/>
                          <w:szCs w:val="16"/>
                        </w:rPr>
                      </w:rPrChange>
                    </w:rPr>
                    <w:t>TP</w:t>
                  </w:r>
                </w:p>
              </w:tc>
              <w:tc>
                <w:tcPr>
                  <w:tcW w:w="1170" w:type="dxa"/>
                  <w:tcBorders>
                    <w:top w:val="single" w:sz="8" w:space="0" w:color="auto"/>
                    <w:left w:val="nil"/>
                    <w:bottom w:val="single" w:sz="4" w:space="0" w:color="auto"/>
                    <w:right w:val="single" w:sz="8" w:space="0" w:color="auto"/>
                  </w:tcBorders>
                  <w:shd w:val="clear" w:color="000000" w:fill="B4C6E7"/>
                  <w:vAlign w:val="center"/>
                  <w:hideMark/>
                </w:tcPr>
                <w:p w14:paraId="1D4D7C03" w14:textId="77777777" w:rsidR="007C044D" w:rsidRPr="00AA039D" w:rsidRDefault="007C044D" w:rsidP="00250964">
                  <w:pPr>
                    <w:jc w:val="center"/>
                    <w:rPr>
                      <w:color w:val="000000"/>
                      <w:sz w:val="18"/>
                      <w:szCs w:val="18"/>
                      <w:rPrChange w:id="406" w:author="Shamima Akter" w:date="2021-10-21T21:43:00Z">
                        <w:rPr>
                          <w:color w:val="000000"/>
                          <w:sz w:val="16"/>
                          <w:szCs w:val="16"/>
                        </w:rPr>
                      </w:rPrChange>
                    </w:rPr>
                  </w:pPr>
                  <w:r w:rsidRPr="00AA039D">
                    <w:rPr>
                      <w:color w:val="000000"/>
                      <w:sz w:val="18"/>
                      <w:szCs w:val="18"/>
                      <w:rPrChange w:id="407" w:author="Shamima Akter" w:date="2021-10-21T21:43:00Z">
                        <w:rPr>
                          <w:color w:val="000000"/>
                          <w:sz w:val="16"/>
                          <w:szCs w:val="16"/>
                        </w:rPr>
                      </w:rPrChange>
                    </w:rPr>
                    <w:t>FP</w:t>
                  </w:r>
                </w:p>
              </w:tc>
              <w:tc>
                <w:tcPr>
                  <w:tcW w:w="807" w:type="dxa"/>
                  <w:tcBorders>
                    <w:top w:val="nil"/>
                    <w:left w:val="nil"/>
                    <w:bottom w:val="single" w:sz="4" w:space="0" w:color="auto"/>
                    <w:right w:val="single" w:sz="8" w:space="0" w:color="auto"/>
                  </w:tcBorders>
                  <w:shd w:val="clear" w:color="auto" w:fill="auto"/>
                  <w:noWrap/>
                  <w:vAlign w:val="bottom"/>
                  <w:hideMark/>
                </w:tcPr>
                <w:p w14:paraId="409B2E4C" w14:textId="77777777" w:rsidR="007C044D" w:rsidRPr="00AA039D" w:rsidRDefault="007C044D" w:rsidP="00250964">
                  <w:pPr>
                    <w:jc w:val="center"/>
                    <w:rPr>
                      <w:b/>
                      <w:bCs/>
                      <w:color w:val="000000"/>
                      <w:sz w:val="18"/>
                      <w:szCs w:val="18"/>
                      <w:rPrChange w:id="408" w:author="Shamima Akter" w:date="2021-10-21T21:43:00Z">
                        <w:rPr>
                          <w:b/>
                          <w:bCs/>
                          <w:color w:val="000000"/>
                          <w:sz w:val="16"/>
                          <w:szCs w:val="16"/>
                        </w:rPr>
                      </w:rPrChange>
                    </w:rPr>
                  </w:pPr>
                  <w:r w:rsidRPr="00AA039D">
                    <w:rPr>
                      <w:b/>
                      <w:bCs/>
                      <w:color w:val="000000"/>
                      <w:sz w:val="18"/>
                      <w:szCs w:val="18"/>
                      <w:rPrChange w:id="409" w:author="Shamima Akter" w:date="2021-10-21T21:43:00Z">
                        <w:rPr>
                          <w:b/>
                          <w:bCs/>
                          <w:color w:val="000000"/>
                          <w:sz w:val="16"/>
                          <w:szCs w:val="16"/>
                        </w:rPr>
                      </w:rPrChange>
                    </w:rPr>
                    <w:t>FPR</w:t>
                  </w:r>
                </w:p>
              </w:tc>
            </w:tr>
            <w:tr w:rsidR="007C044D" w:rsidRPr="00AA039D" w14:paraId="7DC6FF99" w14:textId="77777777" w:rsidTr="00250964">
              <w:trPr>
                <w:trHeight w:val="390"/>
              </w:trPr>
              <w:tc>
                <w:tcPr>
                  <w:tcW w:w="1261" w:type="dxa"/>
                  <w:vMerge/>
                  <w:tcBorders>
                    <w:top w:val="nil"/>
                    <w:left w:val="single" w:sz="8" w:space="0" w:color="auto"/>
                    <w:bottom w:val="single" w:sz="4" w:space="0" w:color="000000"/>
                    <w:right w:val="nil"/>
                  </w:tcBorders>
                  <w:vAlign w:val="center"/>
                  <w:hideMark/>
                </w:tcPr>
                <w:p w14:paraId="2585B9F5" w14:textId="77777777" w:rsidR="007C044D" w:rsidRPr="00AA039D" w:rsidRDefault="007C044D" w:rsidP="00250964">
                  <w:pPr>
                    <w:rPr>
                      <w:color w:val="000000"/>
                      <w:sz w:val="18"/>
                      <w:szCs w:val="18"/>
                      <w:rPrChange w:id="410" w:author="Shamima Akter" w:date="2021-10-21T21:43:00Z">
                        <w:rPr>
                          <w:color w:val="000000"/>
                          <w:sz w:val="16"/>
                          <w:szCs w:val="16"/>
                        </w:rPr>
                      </w:rPrChange>
                    </w:rPr>
                  </w:pPr>
                </w:p>
              </w:tc>
              <w:tc>
                <w:tcPr>
                  <w:tcW w:w="1334" w:type="dxa"/>
                  <w:tcBorders>
                    <w:top w:val="nil"/>
                    <w:left w:val="single" w:sz="8" w:space="0" w:color="auto"/>
                    <w:bottom w:val="single" w:sz="4" w:space="0" w:color="auto"/>
                    <w:right w:val="single" w:sz="4" w:space="0" w:color="auto"/>
                  </w:tcBorders>
                  <w:shd w:val="clear" w:color="000000" w:fill="D0CECE"/>
                  <w:vAlign w:val="center"/>
                  <w:hideMark/>
                </w:tcPr>
                <w:p w14:paraId="163BA4E1" w14:textId="77777777" w:rsidR="007C044D" w:rsidRPr="00AA039D" w:rsidRDefault="007C044D" w:rsidP="00250964">
                  <w:pPr>
                    <w:jc w:val="center"/>
                    <w:rPr>
                      <w:color w:val="000000"/>
                      <w:sz w:val="18"/>
                      <w:szCs w:val="18"/>
                      <w:rPrChange w:id="411" w:author="Shamima Akter" w:date="2021-10-21T21:43:00Z">
                        <w:rPr>
                          <w:color w:val="000000"/>
                          <w:sz w:val="16"/>
                          <w:szCs w:val="16"/>
                        </w:rPr>
                      </w:rPrChange>
                    </w:rPr>
                  </w:pPr>
                  <w:r w:rsidRPr="00AA039D">
                    <w:rPr>
                      <w:color w:val="000000"/>
                      <w:sz w:val="18"/>
                      <w:szCs w:val="18"/>
                      <w:rPrChange w:id="412" w:author="Shamima Akter" w:date="2021-10-21T21:43:00Z">
                        <w:rPr>
                          <w:color w:val="000000"/>
                          <w:sz w:val="16"/>
                          <w:szCs w:val="16"/>
                        </w:rPr>
                      </w:rPrChange>
                    </w:rPr>
                    <w:t>28</w:t>
                  </w:r>
                </w:p>
              </w:tc>
              <w:tc>
                <w:tcPr>
                  <w:tcW w:w="1170" w:type="dxa"/>
                  <w:tcBorders>
                    <w:top w:val="nil"/>
                    <w:left w:val="nil"/>
                    <w:bottom w:val="single" w:sz="4" w:space="0" w:color="auto"/>
                    <w:right w:val="single" w:sz="8" w:space="0" w:color="auto"/>
                  </w:tcBorders>
                  <w:shd w:val="clear" w:color="000000" w:fill="B4C6E7"/>
                  <w:vAlign w:val="center"/>
                  <w:hideMark/>
                </w:tcPr>
                <w:p w14:paraId="0930FA0C" w14:textId="77777777" w:rsidR="007C044D" w:rsidRPr="00AA039D" w:rsidRDefault="007C044D" w:rsidP="00250964">
                  <w:pPr>
                    <w:jc w:val="center"/>
                    <w:rPr>
                      <w:color w:val="000000"/>
                      <w:sz w:val="18"/>
                      <w:szCs w:val="18"/>
                      <w:rPrChange w:id="413" w:author="Shamima Akter" w:date="2021-10-21T21:43:00Z">
                        <w:rPr>
                          <w:color w:val="000000"/>
                          <w:sz w:val="16"/>
                          <w:szCs w:val="16"/>
                        </w:rPr>
                      </w:rPrChange>
                    </w:rPr>
                  </w:pPr>
                  <w:r w:rsidRPr="00AA039D">
                    <w:rPr>
                      <w:color w:val="000000"/>
                      <w:sz w:val="18"/>
                      <w:szCs w:val="18"/>
                      <w:rPrChange w:id="414" w:author="Shamima Akter" w:date="2021-10-21T21:43:00Z">
                        <w:rPr>
                          <w:color w:val="000000"/>
                          <w:sz w:val="16"/>
                          <w:szCs w:val="16"/>
                        </w:rPr>
                      </w:rPrChange>
                    </w:rPr>
                    <w:t>0</w:t>
                  </w:r>
                </w:p>
              </w:tc>
              <w:tc>
                <w:tcPr>
                  <w:tcW w:w="807" w:type="dxa"/>
                  <w:tcBorders>
                    <w:top w:val="nil"/>
                    <w:left w:val="nil"/>
                    <w:bottom w:val="single" w:sz="4" w:space="0" w:color="auto"/>
                    <w:right w:val="single" w:sz="8" w:space="0" w:color="auto"/>
                  </w:tcBorders>
                  <w:shd w:val="clear" w:color="auto" w:fill="auto"/>
                  <w:noWrap/>
                  <w:vAlign w:val="center"/>
                  <w:hideMark/>
                </w:tcPr>
                <w:p w14:paraId="36F55B94" w14:textId="77777777" w:rsidR="007C044D" w:rsidRPr="00AA039D" w:rsidRDefault="007C044D" w:rsidP="00250964">
                  <w:pPr>
                    <w:jc w:val="center"/>
                    <w:rPr>
                      <w:color w:val="000000"/>
                      <w:sz w:val="18"/>
                      <w:szCs w:val="18"/>
                      <w:rPrChange w:id="415" w:author="Shamima Akter" w:date="2021-10-21T21:43:00Z">
                        <w:rPr>
                          <w:color w:val="000000"/>
                          <w:sz w:val="16"/>
                          <w:szCs w:val="16"/>
                        </w:rPr>
                      </w:rPrChange>
                    </w:rPr>
                  </w:pPr>
                  <w:r w:rsidRPr="00AA039D">
                    <w:rPr>
                      <w:color w:val="000000"/>
                      <w:sz w:val="18"/>
                      <w:szCs w:val="18"/>
                      <w:rPrChange w:id="416" w:author="Shamima Akter" w:date="2021-10-21T21:43:00Z">
                        <w:rPr>
                          <w:color w:val="000000"/>
                          <w:sz w:val="16"/>
                          <w:szCs w:val="16"/>
                        </w:rPr>
                      </w:rPrChange>
                    </w:rPr>
                    <w:t>0</w:t>
                  </w:r>
                </w:p>
              </w:tc>
            </w:tr>
            <w:tr w:rsidR="007C044D" w:rsidRPr="00AA039D" w14:paraId="6C49CA6C" w14:textId="77777777" w:rsidTr="00250964">
              <w:trPr>
                <w:trHeight w:val="300"/>
              </w:trPr>
              <w:tc>
                <w:tcPr>
                  <w:tcW w:w="1261" w:type="dxa"/>
                  <w:vMerge w:val="restart"/>
                  <w:tcBorders>
                    <w:top w:val="nil"/>
                    <w:left w:val="single" w:sz="8" w:space="0" w:color="auto"/>
                    <w:bottom w:val="single" w:sz="8" w:space="0" w:color="000000"/>
                    <w:right w:val="nil"/>
                  </w:tcBorders>
                  <w:shd w:val="clear" w:color="auto" w:fill="auto"/>
                  <w:vAlign w:val="center"/>
                  <w:hideMark/>
                </w:tcPr>
                <w:p w14:paraId="564891AF" w14:textId="77777777" w:rsidR="007C044D" w:rsidRPr="00AA039D" w:rsidRDefault="007C044D" w:rsidP="00250964">
                  <w:pPr>
                    <w:jc w:val="center"/>
                    <w:rPr>
                      <w:color w:val="000000"/>
                      <w:sz w:val="18"/>
                      <w:szCs w:val="18"/>
                      <w:rPrChange w:id="417" w:author="Shamima Akter" w:date="2021-10-21T21:43:00Z">
                        <w:rPr>
                          <w:color w:val="000000"/>
                          <w:sz w:val="16"/>
                          <w:szCs w:val="16"/>
                        </w:rPr>
                      </w:rPrChange>
                    </w:rPr>
                  </w:pPr>
                  <w:r w:rsidRPr="00AA039D">
                    <w:rPr>
                      <w:color w:val="000000"/>
                      <w:sz w:val="18"/>
                      <w:szCs w:val="18"/>
                      <w:rPrChange w:id="418" w:author="Shamima Akter" w:date="2021-10-21T21:43:00Z">
                        <w:rPr>
                          <w:color w:val="000000"/>
                          <w:sz w:val="16"/>
                          <w:szCs w:val="16"/>
                        </w:rPr>
                      </w:rPrChange>
                    </w:rPr>
                    <w:t xml:space="preserve">Actual </w:t>
                  </w:r>
                  <w:r w:rsidRPr="00AA039D">
                    <w:rPr>
                      <w:b/>
                      <w:bCs/>
                      <w:color w:val="000000"/>
                      <w:sz w:val="18"/>
                      <w:szCs w:val="18"/>
                      <w:rPrChange w:id="419" w:author="Shamima Akter" w:date="2021-10-21T21:43:00Z">
                        <w:rPr>
                          <w:b/>
                          <w:bCs/>
                          <w:color w:val="000000"/>
                          <w:sz w:val="16"/>
                          <w:szCs w:val="16"/>
                        </w:rPr>
                      </w:rPrChange>
                    </w:rPr>
                    <w:t>1</w:t>
                  </w:r>
                  <w:r w:rsidRPr="00AA039D">
                    <w:rPr>
                      <w:color w:val="000000"/>
                      <w:sz w:val="18"/>
                      <w:szCs w:val="18"/>
                      <w:rPrChange w:id="420" w:author="Shamima Akter" w:date="2021-10-21T21:43:00Z">
                        <w:rPr>
                          <w:color w:val="000000"/>
                          <w:sz w:val="16"/>
                          <w:szCs w:val="16"/>
                        </w:rPr>
                      </w:rPrChange>
                    </w:rPr>
                    <w:t xml:space="preserve"> </w:t>
                  </w:r>
                  <w:proofErr w:type="gramStart"/>
                  <w:r w:rsidRPr="00AA039D">
                    <w:rPr>
                      <w:color w:val="000000"/>
                      <w:sz w:val="18"/>
                      <w:szCs w:val="18"/>
                      <w:rPrChange w:id="421" w:author="Shamima Akter" w:date="2021-10-21T21:43:00Z">
                        <w:rPr>
                          <w:color w:val="000000"/>
                          <w:sz w:val="16"/>
                          <w:szCs w:val="16"/>
                        </w:rPr>
                      </w:rPrChange>
                    </w:rPr>
                    <w:t xml:space="preserve">   (</w:t>
                  </w:r>
                  <w:proofErr w:type="gramEnd"/>
                  <w:r w:rsidRPr="00AA039D">
                    <w:rPr>
                      <w:color w:val="000000"/>
                      <w:sz w:val="18"/>
                      <w:szCs w:val="18"/>
                      <w:rPrChange w:id="422" w:author="Shamima Akter" w:date="2021-10-21T21:43:00Z">
                        <w:rPr>
                          <w:color w:val="000000"/>
                          <w:sz w:val="16"/>
                          <w:szCs w:val="16"/>
                        </w:rPr>
                      </w:rPrChange>
                    </w:rPr>
                    <w:t>CKD)</w:t>
                  </w:r>
                </w:p>
              </w:tc>
              <w:tc>
                <w:tcPr>
                  <w:tcW w:w="1334" w:type="dxa"/>
                  <w:tcBorders>
                    <w:top w:val="nil"/>
                    <w:left w:val="single" w:sz="8" w:space="0" w:color="auto"/>
                    <w:bottom w:val="single" w:sz="4" w:space="0" w:color="auto"/>
                    <w:right w:val="single" w:sz="4" w:space="0" w:color="auto"/>
                  </w:tcBorders>
                  <w:shd w:val="clear" w:color="000000" w:fill="F8CBAD"/>
                  <w:noWrap/>
                  <w:vAlign w:val="center"/>
                  <w:hideMark/>
                </w:tcPr>
                <w:p w14:paraId="3909BF37" w14:textId="77777777" w:rsidR="007C044D" w:rsidRPr="00AA039D" w:rsidRDefault="007C044D" w:rsidP="00250964">
                  <w:pPr>
                    <w:jc w:val="center"/>
                    <w:rPr>
                      <w:color w:val="000000"/>
                      <w:sz w:val="18"/>
                      <w:szCs w:val="18"/>
                      <w:rPrChange w:id="423" w:author="Shamima Akter" w:date="2021-10-21T21:43:00Z">
                        <w:rPr>
                          <w:color w:val="000000"/>
                          <w:sz w:val="16"/>
                          <w:szCs w:val="16"/>
                        </w:rPr>
                      </w:rPrChange>
                    </w:rPr>
                  </w:pPr>
                  <w:r w:rsidRPr="00AA039D">
                    <w:rPr>
                      <w:color w:val="000000"/>
                      <w:sz w:val="18"/>
                      <w:szCs w:val="18"/>
                      <w:rPrChange w:id="424" w:author="Shamima Akter" w:date="2021-10-21T21:43:00Z">
                        <w:rPr>
                          <w:color w:val="000000"/>
                          <w:sz w:val="16"/>
                          <w:szCs w:val="16"/>
                        </w:rPr>
                      </w:rPrChange>
                    </w:rPr>
                    <w:t>FN</w:t>
                  </w:r>
                </w:p>
              </w:tc>
              <w:tc>
                <w:tcPr>
                  <w:tcW w:w="1170" w:type="dxa"/>
                  <w:tcBorders>
                    <w:top w:val="nil"/>
                    <w:left w:val="nil"/>
                    <w:bottom w:val="single" w:sz="4" w:space="0" w:color="auto"/>
                    <w:right w:val="single" w:sz="8" w:space="0" w:color="auto"/>
                  </w:tcBorders>
                  <w:shd w:val="clear" w:color="000000" w:fill="C6E0B4"/>
                  <w:noWrap/>
                  <w:vAlign w:val="center"/>
                  <w:hideMark/>
                </w:tcPr>
                <w:p w14:paraId="45F97640" w14:textId="77777777" w:rsidR="007C044D" w:rsidRPr="00AA039D" w:rsidRDefault="007C044D" w:rsidP="00250964">
                  <w:pPr>
                    <w:jc w:val="center"/>
                    <w:rPr>
                      <w:color w:val="000000"/>
                      <w:sz w:val="18"/>
                      <w:szCs w:val="18"/>
                      <w:rPrChange w:id="425" w:author="Shamima Akter" w:date="2021-10-21T21:43:00Z">
                        <w:rPr>
                          <w:color w:val="000000"/>
                          <w:sz w:val="16"/>
                          <w:szCs w:val="16"/>
                        </w:rPr>
                      </w:rPrChange>
                    </w:rPr>
                  </w:pPr>
                  <w:r w:rsidRPr="00AA039D">
                    <w:rPr>
                      <w:color w:val="000000"/>
                      <w:sz w:val="18"/>
                      <w:szCs w:val="18"/>
                      <w:rPrChange w:id="426" w:author="Shamima Akter" w:date="2021-10-21T21:43:00Z">
                        <w:rPr>
                          <w:color w:val="000000"/>
                          <w:sz w:val="16"/>
                          <w:szCs w:val="16"/>
                        </w:rPr>
                      </w:rPrChange>
                    </w:rPr>
                    <w:t>TN</w:t>
                  </w:r>
                </w:p>
              </w:tc>
              <w:tc>
                <w:tcPr>
                  <w:tcW w:w="807" w:type="dxa"/>
                  <w:tcBorders>
                    <w:top w:val="nil"/>
                    <w:left w:val="nil"/>
                    <w:bottom w:val="single" w:sz="4" w:space="0" w:color="auto"/>
                    <w:right w:val="single" w:sz="8" w:space="0" w:color="auto"/>
                  </w:tcBorders>
                  <w:shd w:val="clear" w:color="auto" w:fill="auto"/>
                  <w:noWrap/>
                  <w:vAlign w:val="bottom"/>
                  <w:hideMark/>
                </w:tcPr>
                <w:p w14:paraId="0E3A43DA" w14:textId="77777777" w:rsidR="007C044D" w:rsidRPr="00AA039D" w:rsidRDefault="007C044D" w:rsidP="00250964">
                  <w:pPr>
                    <w:jc w:val="center"/>
                    <w:rPr>
                      <w:b/>
                      <w:bCs/>
                      <w:color w:val="000000"/>
                      <w:sz w:val="18"/>
                      <w:szCs w:val="18"/>
                      <w:rPrChange w:id="427" w:author="Shamima Akter" w:date="2021-10-21T21:43:00Z">
                        <w:rPr>
                          <w:b/>
                          <w:bCs/>
                          <w:color w:val="000000"/>
                          <w:sz w:val="16"/>
                          <w:szCs w:val="16"/>
                        </w:rPr>
                      </w:rPrChange>
                    </w:rPr>
                  </w:pPr>
                  <w:r w:rsidRPr="00AA039D">
                    <w:rPr>
                      <w:b/>
                      <w:bCs/>
                      <w:color w:val="000000"/>
                      <w:sz w:val="18"/>
                      <w:szCs w:val="18"/>
                      <w:rPrChange w:id="428" w:author="Shamima Akter" w:date="2021-10-21T21:43:00Z">
                        <w:rPr>
                          <w:b/>
                          <w:bCs/>
                          <w:color w:val="000000"/>
                          <w:sz w:val="16"/>
                          <w:szCs w:val="16"/>
                        </w:rPr>
                      </w:rPrChange>
                    </w:rPr>
                    <w:t>FNR</w:t>
                  </w:r>
                </w:p>
              </w:tc>
            </w:tr>
            <w:tr w:rsidR="007C044D" w:rsidRPr="00AA039D" w14:paraId="3FDE38EA" w14:textId="77777777" w:rsidTr="00250964">
              <w:trPr>
                <w:trHeight w:val="405"/>
              </w:trPr>
              <w:tc>
                <w:tcPr>
                  <w:tcW w:w="1261" w:type="dxa"/>
                  <w:vMerge/>
                  <w:tcBorders>
                    <w:top w:val="nil"/>
                    <w:left w:val="single" w:sz="8" w:space="0" w:color="auto"/>
                    <w:bottom w:val="single" w:sz="8" w:space="0" w:color="000000"/>
                    <w:right w:val="nil"/>
                  </w:tcBorders>
                  <w:vAlign w:val="center"/>
                  <w:hideMark/>
                </w:tcPr>
                <w:p w14:paraId="65E79555" w14:textId="77777777" w:rsidR="007C044D" w:rsidRPr="00AA039D" w:rsidRDefault="007C044D" w:rsidP="00250964">
                  <w:pPr>
                    <w:rPr>
                      <w:color w:val="000000"/>
                      <w:sz w:val="18"/>
                      <w:szCs w:val="18"/>
                      <w:rPrChange w:id="429" w:author="Shamima Akter" w:date="2021-10-21T21:43:00Z">
                        <w:rPr>
                          <w:color w:val="000000"/>
                          <w:sz w:val="16"/>
                          <w:szCs w:val="16"/>
                        </w:rPr>
                      </w:rPrChange>
                    </w:rPr>
                  </w:pPr>
                </w:p>
              </w:tc>
              <w:tc>
                <w:tcPr>
                  <w:tcW w:w="1334" w:type="dxa"/>
                  <w:tcBorders>
                    <w:top w:val="nil"/>
                    <w:left w:val="single" w:sz="8" w:space="0" w:color="auto"/>
                    <w:bottom w:val="single" w:sz="8" w:space="0" w:color="auto"/>
                    <w:right w:val="single" w:sz="4" w:space="0" w:color="auto"/>
                  </w:tcBorders>
                  <w:shd w:val="clear" w:color="000000" w:fill="F8CBAD"/>
                  <w:noWrap/>
                  <w:vAlign w:val="center"/>
                  <w:hideMark/>
                </w:tcPr>
                <w:p w14:paraId="0058C0B7" w14:textId="77777777" w:rsidR="007C044D" w:rsidRPr="00AA039D" w:rsidRDefault="007C044D" w:rsidP="00250964">
                  <w:pPr>
                    <w:jc w:val="center"/>
                    <w:rPr>
                      <w:color w:val="000000"/>
                      <w:sz w:val="18"/>
                      <w:szCs w:val="18"/>
                      <w:rPrChange w:id="430" w:author="Shamima Akter" w:date="2021-10-21T21:43:00Z">
                        <w:rPr>
                          <w:color w:val="000000"/>
                          <w:sz w:val="16"/>
                          <w:szCs w:val="16"/>
                        </w:rPr>
                      </w:rPrChange>
                    </w:rPr>
                  </w:pPr>
                  <w:r w:rsidRPr="00AA039D">
                    <w:rPr>
                      <w:color w:val="000000"/>
                      <w:sz w:val="18"/>
                      <w:szCs w:val="18"/>
                      <w:rPrChange w:id="431" w:author="Shamima Akter" w:date="2021-10-21T21:43:00Z">
                        <w:rPr>
                          <w:color w:val="000000"/>
                          <w:sz w:val="16"/>
                          <w:szCs w:val="16"/>
                        </w:rPr>
                      </w:rPrChange>
                    </w:rPr>
                    <w:t>2</w:t>
                  </w:r>
                </w:p>
              </w:tc>
              <w:tc>
                <w:tcPr>
                  <w:tcW w:w="1170" w:type="dxa"/>
                  <w:tcBorders>
                    <w:top w:val="nil"/>
                    <w:left w:val="nil"/>
                    <w:bottom w:val="single" w:sz="8" w:space="0" w:color="auto"/>
                    <w:right w:val="single" w:sz="8" w:space="0" w:color="auto"/>
                  </w:tcBorders>
                  <w:shd w:val="clear" w:color="000000" w:fill="C6E0B4"/>
                  <w:noWrap/>
                  <w:vAlign w:val="center"/>
                  <w:hideMark/>
                </w:tcPr>
                <w:p w14:paraId="67E5CFFF" w14:textId="77777777" w:rsidR="007C044D" w:rsidRPr="00AA039D" w:rsidRDefault="007C044D" w:rsidP="00250964">
                  <w:pPr>
                    <w:jc w:val="center"/>
                    <w:rPr>
                      <w:color w:val="000000"/>
                      <w:sz w:val="18"/>
                      <w:szCs w:val="18"/>
                      <w:rPrChange w:id="432" w:author="Shamima Akter" w:date="2021-10-21T21:43:00Z">
                        <w:rPr>
                          <w:color w:val="000000"/>
                          <w:sz w:val="16"/>
                          <w:szCs w:val="16"/>
                        </w:rPr>
                      </w:rPrChange>
                    </w:rPr>
                  </w:pPr>
                  <w:r w:rsidRPr="00AA039D">
                    <w:rPr>
                      <w:color w:val="000000"/>
                      <w:sz w:val="18"/>
                      <w:szCs w:val="18"/>
                      <w:rPrChange w:id="433" w:author="Shamima Akter" w:date="2021-10-21T21:43:00Z">
                        <w:rPr>
                          <w:color w:val="000000"/>
                          <w:sz w:val="16"/>
                          <w:szCs w:val="16"/>
                        </w:rPr>
                      </w:rPrChange>
                    </w:rPr>
                    <w:t>50</w:t>
                  </w:r>
                </w:p>
              </w:tc>
              <w:tc>
                <w:tcPr>
                  <w:tcW w:w="807" w:type="dxa"/>
                  <w:tcBorders>
                    <w:top w:val="nil"/>
                    <w:left w:val="nil"/>
                    <w:bottom w:val="single" w:sz="8" w:space="0" w:color="auto"/>
                    <w:right w:val="single" w:sz="8" w:space="0" w:color="auto"/>
                  </w:tcBorders>
                  <w:shd w:val="clear" w:color="auto" w:fill="auto"/>
                  <w:noWrap/>
                  <w:vAlign w:val="center"/>
                  <w:hideMark/>
                </w:tcPr>
                <w:p w14:paraId="76694738" w14:textId="77777777" w:rsidR="007C044D" w:rsidRPr="00AA039D" w:rsidRDefault="007C044D" w:rsidP="00250964">
                  <w:pPr>
                    <w:jc w:val="center"/>
                    <w:rPr>
                      <w:color w:val="000000"/>
                      <w:sz w:val="18"/>
                      <w:szCs w:val="18"/>
                      <w:rPrChange w:id="434" w:author="Shamima Akter" w:date="2021-10-21T21:43:00Z">
                        <w:rPr>
                          <w:color w:val="000000"/>
                          <w:sz w:val="16"/>
                          <w:szCs w:val="16"/>
                        </w:rPr>
                      </w:rPrChange>
                    </w:rPr>
                  </w:pPr>
                  <w:r w:rsidRPr="00AA039D">
                    <w:rPr>
                      <w:color w:val="000000"/>
                      <w:sz w:val="18"/>
                      <w:szCs w:val="18"/>
                      <w:rPrChange w:id="435" w:author="Shamima Akter" w:date="2021-10-21T21:43:00Z">
                        <w:rPr>
                          <w:color w:val="000000"/>
                          <w:sz w:val="16"/>
                          <w:szCs w:val="16"/>
                        </w:rPr>
                      </w:rPrChange>
                    </w:rPr>
                    <w:t>0.067</w:t>
                  </w:r>
                </w:p>
              </w:tc>
            </w:tr>
          </w:tbl>
          <w:p w14:paraId="4B3A2F5D" w14:textId="77777777" w:rsidR="007C044D" w:rsidRPr="00AA039D" w:rsidRDefault="007C044D" w:rsidP="00250964">
            <w:pPr>
              <w:rPr>
                <w:sz w:val="18"/>
                <w:szCs w:val="18"/>
                <w:rPrChange w:id="436" w:author="Shamima Akter" w:date="2021-10-21T21:43:00Z">
                  <w:rPr>
                    <w:sz w:val="16"/>
                    <w:szCs w:val="16"/>
                  </w:rPr>
                </w:rPrChange>
              </w:rPr>
            </w:pPr>
          </w:p>
        </w:tc>
      </w:tr>
      <w:tr w:rsidR="007C044D" w:rsidRPr="007C044D" w14:paraId="600F74EB" w14:textId="77777777" w:rsidTr="009D2495">
        <w:tc>
          <w:tcPr>
            <w:tcW w:w="4996" w:type="dxa"/>
          </w:tcPr>
          <w:p w14:paraId="0750B2AF" w14:textId="77777777" w:rsidR="007C044D" w:rsidRPr="00AA039D" w:rsidRDefault="007C044D" w:rsidP="00250964">
            <w:pPr>
              <w:rPr>
                <w:sz w:val="18"/>
                <w:szCs w:val="18"/>
                <w:rPrChange w:id="437" w:author="Shamima Akter" w:date="2021-10-21T21:43:00Z">
                  <w:rPr>
                    <w:sz w:val="16"/>
                    <w:szCs w:val="16"/>
                  </w:rPr>
                </w:rPrChange>
              </w:rPr>
            </w:pPr>
            <w:r w:rsidRPr="00AA039D">
              <w:rPr>
                <w:sz w:val="18"/>
                <w:szCs w:val="18"/>
                <w:rPrChange w:id="438" w:author="Shamima Akter" w:date="2021-10-21T21:43:00Z">
                  <w:rPr>
                    <w:sz w:val="16"/>
                    <w:szCs w:val="16"/>
                  </w:rPr>
                </w:rPrChange>
              </w:rPr>
              <w:t>GRU</w:t>
            </w:r>
          </w:p>
        </w:tc>
        <w:tc>
          <w:tcPr>
            <w:tcW w:w="4788" w:type="dxa"/>
          </w:tcPr>
          <w:p w14:paraId="3DE39D1F" w14:textId="77777777" w:rsidR="007C044D" w:rsidRPr="00AA039D" w:rsidRDefault="007C044D" w:rsidP="00250964">
            <w:pPr>
              <w:rPr>
                <w:sz w:val="18"/>
                <w:szCs w:val="18"/>
                <w:rPrChange w:id="439" w:author="Shamima Akter" w:date="2021-10-21T21:43:00Z">
                  <w:rPr>
                    <w:sz w:val="16"/>
                    <w:szCs w:val="16"/>
                  </w:rPr>
                </w:rPrChange>
              </w:rPr>
            </w:pPr>
            <w:r w:rsidRPr="00AA039D">
              <w:rPr>
                <w:sz w:val="18"/>
                <w:szCs w:val="18"/>
                <w:rPrChange w:id="440" w:author="Shamima Akter" w:date="2021-10-21T21:43:00Z">
                  <w:rPr>
                    <w:sz w:val="16"/>
                    <w:szCs w:val="16"/>
                  </w:rPr>
                </w:rPrChange>
              </w:rPr>
              <w:t>Simple RNN</w:t>
            </w:r>
          </w:p>
        </w:tc>
      </w:tr>
      <w:tr w:rsidR="007C044D" w:rsidRPr="007C044D" w14:paraId="1D69C8B7" w14:textId="77777777" w:rsidTr="009D2495">
        <w:trPr>
          <w:trHeight w:val="2447"/>
        </w:trPr>
        <w:tc>
          <w:tcPr>
            <w:tcW w:w="4996" w:type="dxa"/>
          </w:tcPr>
          <w:tbl>
            <w:tblPr>
              <w:tblW w:w="4780" w:type="dxa"/>
              <w:tblLook w:val="04A0" w:firstRow="1" w:lastRow="0" w:firstColumn="1" w:lastColumn="0" w:noHBand="0" w:noVBand="1"/>
            </w:tblPr>
            <w:tblGrid>
              <w:gridCol w:w="1320"/>
              <w:gridCol w:w="1260"/>
              <w:gridCol w:w="1120"/>
              <w:gridCol w:w="1080"/>
            </w:tblGrid>
            <w:tr w:rsidR="007C044D" w:rsidRPr="00AA039D" w14:paraId="691930A3" w14:textId="77777777" w:rsidTr="00250964">
              <w:trPr>
                <w:trHeight w:val="690"/>
              </w:trPr>
              <w:tc>
                <w:tcPr>
                  <w:tcW w:w="1320" w:type="dxa"/>
                  <w:tcBorders>
                    <w:top w:val="nil"/>
                    <w:left w:val="nil"/>
                    <w:bottom w:val="single" w:sz="8" w:space="0" w:color="auto"/>
                    <w:right w:val="single" w:sz="8" w:space="0" w:color="auto"/>
                  </w:tcBorders>
                  <w:shd w:val="clear" w:color="auto" w:fill="auto"/>
                  <w:noWrap/>
                  <w:vAlign w:val="center"/>
                  <w:hideMark/>
                </w:tcPr>
                <w:p w14:paraId="4C054039" w14:textId="77777777" w:rsidR="007C044D" w:rsidRPr="00AA039D" w:rsidRDefault="007C044D" w:rsidP="00250964">
                  <w:pPr>
                    <w:jc w:val="center"/>
                    <w:rPr>
                      <w:color w:val="000000"/>
                      <w:sz w:val="18"/>
                      <w:szCs w:val="18"/>
                      <w:rPrChange w:id="441" w:author="Shamima Akter" w:date="2021-10-21T21:43:00Z">
                        <w:rPr>
                          <w:color w:val="000000"/>
                          <w:sz w:val="16"/>
                          <w:szCs w:val="16"/>
                        </w:rPr>
                      </w:rPrChange>
                    </w:rPr>
                  </w:pPr>
                  <w:r w:rsidRPr="00AA039D">
                    <w:rPr>
                      <w:color w:val="000000"/>
                      <w:sz w:val="18"/>
                      <w:szCs w:val="18"/>
                      <w:rPrChange w:id="442" w:author="Shamima Akter" w:date="2021-10-21T21:43:00Z">
                        <w:rPr>
                          <w:color w:val="000000"/>
                          <w:sz w:val="16"/>
                          <w:szCs w:val="16"/>
                        </w:rPr>
                      </w:rPrChange>
                    </w:rPr>
                    <w:t>N = 80</w:t>
                  </w:r>
                </w:p>
              </w:tc>
              <w:tc>
                <w:tcPr>
                  <w:tcW w:w="1260" w:type="dxa"/>
                  <w:tcBorders>
                    <w:top w:val="single" w:sz="8" w:space="0" w:color="auto"/>
                    <w:left w:val="nil"/>
                    <w:bottom w:val="nil"/>
                    <w:right w:val="single" w:sz="4" w:space="0" w:color="auto"/>
                  </w:tcBorders>
                  <w:shd w:val="clear" w:color="auto" w:fill="auto"/>
                  <w:vAlign w:val="center"/>
                  <w:hideMark/>
                </w:tcPr>
                <w:p w14:paraId="007DB748" w14:textId="77777777" w:rsidR="007C044D" w:rsidRPr="00AA039D" w:rsidRDefault="007C044D" w:rsidP="00250964">
                  <w:pPr>
                    <w:jc w:val="center"/>
                    <w:rPr>
                      <w:color w:val="000000"/>
                      <w:sz w:val="18"/>
                      <w:szCs w:val="18"/>
                      <w:rPrChange w:id="443" w:author="Shamima Akter" w:date="2021-10-21T21:43:00Z">
                        <w:rPr>
                          <w:color w:val="000000"/>
                          <w:sz w:val="16"/>
                          <w:szCs w:val="16"/>
                        </w:rPr>
                      </w:rPrChange>
                    </w:rPr>
                  </w:pPr>
                  <w:r w:rsidRPr="00AA039D">
                    <w:rPr>
                      <w:color w:val="000000"/>
                      <w:sz w:val="18"/>
                      <w:szCs w:val="18"/>
                      <w:rPrChange w:id="444" w:author="Shamima Akter" w:date="2021-10-21T21:43:00Z">
                        <w:rPr>
                          <w:color w:val="000000"/>
                          <w:sz w:val="16"/>
                          <w:szCs w:val="16"/>
                        </w:rPr>
                      </w:rPrChange>
                    </w:rPr>
                    <w:t xml:space="preserve">Predicted </w:t>
                  </w:r>
                  <w:r w:rsidRPr="00AA039D">
                    <w:rPr>
                      <w:b/>
                      <w:bCs/>
                      <w:color w:val="000000"/>
                      <w:sz w:val="18"/>
                      <w:szCs w:val="18"/>
                      <w:rPrChange w:id="445" w:author="Shamima Akter" w:date="2021-10-21T21:43:00Z">
                        <w:rPr>
                          <w:b/>
                          <w:bCs/>
                          <w:color w:val="000000"/>
                          <w:sz w:val="16"/>
                          <w:szCs w:val="16"/>
                        </w:rPr>
                      </w:rPrChange>
                    </w:rPr>
                    <w:t>0</w:t>
                  </w:r>
                  <w:r w:rsidRPr="00AA039D">
                    <w:rPr>
                      <w:color w:val="000000"/>
                      <w:sz w:val="18"/>
                      <w:szCs w:val="18"/>
                      <w:rPrChange w:id="446" w:author="Shamima Akter" w:date="2021-10-21T21:43:00Z">
                        <w:rPr>
                          <w:color w:val="000000"/>
                          <w:sz w:val="16"/>
                          <w:szCs w:val="16"/>
                        </w:rPr>
                      </w:rPrChange>
                    </w:rPr>
                    <w:t xml:space="preserve"> (Not CKD)</w:t>
                  </w:r>
                </w:p>
              </w:tc>
              <w:tc>
                <w:tcPr>
                  <w:tcW w:w="1120" w:type="dxa"/>
                  <w:tcBorders>
                    <w:top w:val="single" w:sz="8" w:space="0" w:color="auto"/>
                    <w:left w:val="nil"/>
                    <w:bottom w:val="nil"/>
                    <w:right w:val="single" w:sz="8" w:space="0" w:color="auto"/>
                  </w:tcBorders>
                  <w:shd w:val="clear" w:color="auto" w:fill="auto"/>
                  <w:vAlign w:val="center"/>
                  <w:hideMark/>
                </w:tcPr>
                <w:p w14:paraId="71ED0032" w14:textId="77777777" w:rsidR="007C044D" w:rsidRPr="00AA039D" w:rsidRDefault="007C044D" w:rsidP="00250964">
                  <w:pPr>
                    <w:jc w:val="center"/>
                    <w:rPr>
                      <w:color w:val="000000"/>
                      <w:sz w:val="18"/>
                      <w:szCs w:val="18"/>
                      <w:rPrChange w:id="447" w:author="Shamima Akter" w:date="2021-10-21T21:43:00Z">
                        <w:rPr>
                          <w:color w:val="000000"/>
                          <w:sz w:val="16"/>
                          <w:szCs w:val="16"/>
                        </w:rPr>
                      </w:rPrChange>
                    </w:rPr>
                  </w:pPr>
                  <w:r w:rsidRPr="00AA039D">
                    <w:rPr>
                      <w:color w:val="000000"/>
                      <w:sz w:val="18"/>
                      <w:szCs w:val="18"/>
                      <w:rPrChange w:id="448" w:author="Shamima Akter" w:date="2021-10-21T21:43:00Z">
                        <w:rPr>
                          <w:color w:val="000000"/>
                          <w:sz w:val="16"/>
                          <w:szCs w:val="16"/>
                        </w:rPr>
                      </w:rPrChange>
                    </w:rPr>
                    <w:t xml:space="preserve">Predicted </w:t>
                  </w:r>
                  <w:r w:rsidRPr="00AA039D">
                    <w:rPr>
                      <w:b/>
                      <w:bCs/>
                      <w:color w:val="000000"/>
                      <w:sz w:val="18"/>
                      <w:szCs w:val="18"/>
                      <w:rPrChange w:id="449" w:author="Shamima Akter" w:date="2021-10-21T21:43:00Z">
                        <w:rPr>
                          <w:b/>
                          <w:bCs/>
                          <w:color w:val="000000"/>
                          <w:sz w:val="16"/>
                          <w:szCs w:val="16"/>
                        </w:rPr>
                      </w:rPrChange>
                    </w:rPr>
                    <w:t>1</w:t>
                  </w:r>
                  <w:r w:rsidRPr="00AA039D">
                    <w:rPr>
                      <w:color w:val="000000"/>
                      <w:sz w:val="18"/>
                      <w:szCs w:val="18"/>
                      <w:rPrChange w:id="450" w:author="Shamima Akter" w:date="2021-10-21T21:43:00Z">
                        <w:rPr>
                          <w:color w:val="000000"/>
                          <w:sz w:val="16"/>
                          <w:szCs w:val="16"/>
                        </w:rPr>
                      </w:rPrChange>
                    </w:rPr>
                    <w:t xml:space="preserve"> (CKD)</w:t>
                  </w:r>
                </w:p>
              </w:tc>
              <w:tc>
                <w:tcPr>
                  <w:tcW w:w="1080" w:type="dxa"/>
                  <w:tcBorders>
                    <w:top w:val="nil"/>
                    <w:left w:val="nil"/>
                    <w:bottom w:val="single" w:sz="8" w:space="0" w:color="auto"/>
                    <w:right w:val="nil"/>
                  </w:tcBorders>
                  <w:shd w:val="clear" w:color="auto" w:fill="auto"/>
                  <w:noWrap/>
                  <w:vAlign w:val="bottom"/>
                  <w:hideMark/>
                </w:tcPr>
                <w:p w14:paraId="2C2D8377" w14:textId="77777777" w:rsidR="007C044D" w:rsidRPr="00AA039D" w:rsidRDefault="007C044D" w:rsidP="00250964">
                  <w:pPr>
                    <w:rPr>
                      <w:color w:val="000000"/>
                      <w:sz w:val="18"/>
                      <w:szCs w:val="18"/>
                      <w:rPrChange w:id="451" w:author="Shamima Akter" w:date="2021-10-21T21:43:00Z">
                        <w:rPr>
                          <w:color w:val="000000"/>
                          <w:sz w:val="16"/>
                          <w:szCs w:val="16"/>
                        </w:rPr>
                      </w:rPrChange>
                    </w:rPr>
                  </w:pPr>
                  <w:r w:rsidRPr="00AA039D">
                    <w:rPr>
                      <w:color w:val="000000"/>
                      <w:sz w:val="18"/>
                      <w:szCs w:val="18"/>
                      <w:rPrChange w:id="452" w:author="Shamima Akter" w:date="2021-10-21T21:43:00Z">
                        <w:rPr>
                          <w:color w:val="000000"/>
                          <w:sz w:val="16"/>
                          <w:szCs w:val="16"/>
                        </w:rPr>
                      </w:rPrChange>
                    </w:rPr>
                    <w:t> </w:t>
                  </w:r>
                </w:p>
              </w:tc>
            </w:tr>
            <w:tr w:rsidR="007C044D" w:rsidRPr="00AA039D" w14:paraId="093A0C2C" w14:textId="77777777" w:rsidTr="00250964">
              <w:trPr>
                <w:trHeight w:val="345"/>
              </w:trPr>
              <w:tc>
                <w:tcPr>
                  <w:tcW w:w="1320" w:type="dxa"/>
                  <w:vMerge w:val="restart"/>
                  <w:tcBorders>
                    <w:top w:val="nil"/>
                    <w:left w:val="single" w:sz="8" w:space="0" w:color="auto"/>
                    <w:bottom w:val="single" w:sz="4" w:space="0" w:color="000000"/>
                    <w:right w:val="nil"/>
                  </w:tcBorders>
                  <w:shd w:val="clear" w:color="auto" w:fill="auto"/>
                  <w:vAlign w:val="center"/>
                  <w:hideMark/>
                </w:tcPr>
                <w:p w14:paraId="066BD734" w14:textId="76E826DF" w:rsidR="007C044D" w:rsidRPr="00AA039D" w:rsidRDefault="007C044D" w:rsidP="00250964">
                  <w:pPr>
                    <w:jc w:val="center"/>
                    <w:rPr>
                      <w:color w:val="000000"/>
                      <w:sz w:val="18"/>
                      <w:szCs w:val="18"/>
                      <w:rPrChange w:id="453" w:author="Shamima Akter" w:date="2021-10-21T21:43:00Z">
                        <w:rPr>
                          <w:color w:val="000000"/>
                          <w:sz w:val="16"/>
                          <w:szCs w:val="16"/>
                        </w:rPr>
                      </w:rPrChange>
                    </w:rPr>
                  </w:pPr>
                  <w:r w:rsidRPr="00AA039D">
                    <w:rPr>
                      <w:color w:val="000000"/>
                      <w:sz w:val="18"/>
                      <w:szCs w:val="18"/>
                      <w:rPrChange w:id="454" w:author="Shamima Akter" w:date="2021-10-21T21:43:00Z">
                        <w:rPr>
                          <w:color w:val="000000"/>
                          <w:sz w:val="16"/>
                          <w:szCs w:val="16"/>
                        </w:rPr>
                      </w:rPrChange>
                    </w:rPr>
                    <w:t xml:space="preserve">Actual </w:t>
                  </w:r>
                  <w:r w:rsidRPr="00AA039D">
                    <w:rPr>
                      <w:b/>
                      <w:bCs/>
                      <w:color w:val="000000"/>
                      <w:sz w:val="18"/>
                      <w:szCs w:val="18"/>
                      <w:rPrChange w:id="455" w:author="Shamima Akter" w:date="2021-10-21T21:43:00Z">
                        <w:rPr>
                          <w:b/>
                          <w:bCs/>
                          <w:color w:val="000000"/>
                          <w:sz w:val="16"/>
                          <w:szCs w:val="16"/>
                        </w:rPr>
                      </w:rPrChange>
                    </w:rPr>
                    <w:t>0</w:t>
                  </w:r>
                  <w:r w:rsidRPr="00AA039D">
                    <w:rPr>
                      <w:color w:val="000000"/>
                      <w:sz w:val="18"/>
                      <w:szCs w:val="18"/>
                      <w:rPrChange w:id="456" w:author="Shamima Akter" w:date="2021-10-21T21:43:00Z">
                        <w:rPr>
                          <w:color w:val="000000"/>
                          <w:sz w:val="16"/>
                          <w:szCs w:val="16"/>
                        </w:rPr>
                      </w:rPrChange>
                    </w:rPr>
                    <w:t xml:space="preserve">    </w:t>
                  </w:r>
                  <w:ins w:id="457" w:author="Ahmed, Manik" w:date="2021-10-19T22:55:00Z">
                    <w:r w:rsidR="00B55FA6" w:rsidRPr="00AA039D">
                      <w:rPr>
                        <w:color w:val="000000"/>
                        <w:sz w:val="18"/>
                        <w:szCs w:val="18"/>
                        <w:rPrChange w:id="458" w:author="Shamima Akter" w:date="2021-10-21T21:43:00Z">
                          <w:rPr>
                            <w:color w:val="000000"/>
                            <w:sz w:val="16"/>
                            <w:szCs w:val="16"/>
                          </w:rPr>
                        </w:rPrChange>
                      </w:rPr>
                      <w:t xml:space="preserve"> </w:t>
                    </w:r>
                    <w:proofErr w:type="gramStart"/>
                    <w:r w:rsidR="00B55FA6" w:rsidRPr="00AA039D">
                      <w:rPr>
                        <w:color w:val="000000"/>
                        <w:sz w:val="18"/>
                        <w:szCs w:val="18"/>
                        <w:rPrChange w:id="459" w:author="Shamima Akter" w:date="2021-10-21T21:43:00Z">
                          <w:rPr>
                            <w:color w:val="000000"/>
                            <w:sz w:val="16"/>
                            <w:szCs w:val="16"/>
                          </w:rPr>
                        </w:rPrChange>
                      </w:rPr>
                      <w:t xml:space="preserve">   </w:t>
                    </w:r>
                  </w:ins>
                  <w:r w:rsidRPr="00AA039D">
                    <w:rPr>
                      <w:color w:val="000000"/>
                      <w:sz w:val="18"/>
                      <w:szCs w:val="18"/>
                      <w:rPrChange w:id="460" w:author="Shamima Akter" w:date="2021-10-21T21:43:00Z">
                        <w:rPr>
                          <w:color w:val="000000"/>
                          <w:sz w:val="16"/>
                          <w:szCs w:val="16"/>
                        </w:rPr>
                      </w:rPrChange>
                    </w:rPr>
                    <w:t>(</w:t>
                  </w:r>
                  <w:proofErr w:type="gramEnd"/>
                  <w:r w:rsidRPr="00AA039D">
                    <w:rPr>
                      <w:color w:val="000000"/>
                      <w:sz w:val="18"/>
                      <w:szCs w:val="18"/>
                      <w:rPrChange w:id="461" w:author="Shamima Akter" w:date="2021-10-21T21:43:00Z">
                        <w:rPr>
                          <w:color w:val="000000"/>
                          <w:sz w:val="16"/>
                          <w:szCs w:val="16"/>
                        </w:rPr>
                      </w:rPrChange>
                    </w:rPr>
                    <w:t>Not CKD)</w:t>
                  </w:r>
                </w:p>
              </w:tc>
              <w:tc>
                <w:tcPr>
                  <w:tcW w:w="1260" w:type="dxa"/>
                  <w:tcBorders>
                    <w:top w:val="single" w:sz="8" w:space="0" w:color="auto"/>
                    <w:left w:val="single" w:sz="8" w:space="0" w:color="auto"/>
                    <w:bottom w:val="single" w:sz="4" w:space="0" w:color="auto"/>
                    <w:right w:val="single" w:sz="4" w:space="0" w:color="auto"/>
                  </w:tcBorders>
                  <w:shd w:val="clear" w:color="000000" w:fill="D0CECE"/>
                  <w:vAlign w:val="center"/>
                  <w:hideMark/>
                </w:tcPr>
                <w:p w14:paraId="722B8E46" w14:textId="77777777" w:rsidR="007C044D" w:rsidRPr="00AA039D" w:rsidRDefault="007C044D" w:rsidP="00250964">
                  <w:pPr>
                    <w:jc w:val="center"/>
                    <w:rPr>
                      <w:color w:val="000000"/>
                      <w:sz w:val="18"/>
                      <w:szCs w:val="18"/>
                      <w:rPrChange w:id="462" w:author="Shamima Akter" w:date="2021-10-21T21:43:00Z">
                        <w:rPr>
                          <w:color w:val="000000"/>
                          <w:sz w:val="16"/>
                          <w:szCs w:val="16"/>
                        </w:rPr>
                      </w:rPrChange>
                    </w:rPr>
                  </w:pPr>
                  <w:r w:rsidRPr="00AA039D">
                    <w:rPr>
                      <w:color w:val="000000"/>
                      <w:sz w:val="18"/>
                      <w:szCs w:val="18"/>
                      <w:rPrChange w:id="463" w:author="Shamima Akter" w:date="2021-10-21T21:43:00Z">
                        <w:rPr>
                          <w:color w:val="000000"/>
                          <w:sz w:val="16"/>
                          <w:szCs w:val="16"/>
                        </w:rPr>
                      </w:rPrChange>
                    </w:rPr>
                    <w:t>TP</w:t>
                  </w:r>
                </w:p>
              </w:tc>
              <w:tc>
                <w:tcPr>
                  <w:tcW w:w="1120" w:type="dxa"/>
                  <w:tcBorders>
                    <w:top w:val="single" w:sz="8" w:space="0" w:color="auto"/>
                    <w:left w:val="nil"/>
                    <w:bottom w:val="single" w:sz="4" w:space="0" w:color="auto"/>
                    <w:right w:val="single" w:sz="8" w:space="0" w:color="auto"/>
                  </w:tcBorders>
                  <w:shd w:val="clear" w:color="000000" w:fill="B4C6E7"/>
                  <w:vAlign w:val="center"/>
                  <w:hideMark/>
                </w:tcPr>
                <w:p w14:paraId="0BFE0FF7" w14:textId="77777777" w:rsidR="007C044D" w:rsidRPr="00AA039D" w:rsidRDefault="007C044D" w:rsidP="00250964">
                  <w:pPr>
                    <w:jc w:val="center"/>
                    <w:rPr>
                      <w:color w:val="000000"/>
                      <w:sz w:val="18"/>
                      <w:szCs w:val="18"/>
                      <w:rPrChange w:id="464" w:author="Shamima Akter" w:date="2021-10-21T21:43:00Z">
                        <w:rPr>
                          <w:color w:val="000000"/>
                          <w:sz w:val="16"/>
                          <w:szCs w:val="16"/>
                        </w:rPr>
                      </w:rPrChange>
                    </w:rPr>
                  </w:pPr>
                  <w:r w:rsidRPr="00AA039D">
                    <w:rPr>
                      <w:color w:val="000000"/>
                      <w:sz w:val="18"/>
                      <w:szCs w:val="18"/>
                      <w:rPrChange w:id="465" w:author="Shamima Akter" w:date="2021-10-21T21:43:00Z">
                        <w:rPr>
                          <w:color w:val="000000"/>
                          <w:sz w:val="16"/>
                          <w:szCs w:val="16"/>
                        </w:rPr>
                      </w:rPrChange>
                    </w:rPr>
                    <w:t>FP</w:t>
                  </w:r>
                </w:p>
              </w:tc>
              <w:tc>
                <w:tcPr>
                  <w:tcW w:w="1080" w:type="dxa"/>
                  <w:tcBorders>
                    <w:top w:val="nil"/>
                    <w:left w:val="nil"/>
                    <w:bottom w:val="single" w:sz="4" w:space="0" w:color="auto"/>
                    <w:right w:val="single" w:sz="8" w:space="0" w:color="auto"/>
                  </w:tcBorders>
                  <w:shd w:val="clear" w:color="auto" w:fill="auto"/>
                  <w:noWrap/>
                  <w:vAlign w:val="bottom"/>
                  <w:hideMark/>
                </w:tcPr>
                <w:p w14:paraId="2CB72603" w14:textId="77777777" w:rsidR="007C044D" w:rsidRPr="00AA039D" w:rsidRDefault="007C044D" w:rsidP="00250964">
                  <w:pPr>
                    <w:jc w:val="center"/>
                    <w:rPr>
                      <w:b/>
                      <w:bCs/>
                      <w:color w:val="000000"/>
                      <w:sz w:val="18"/>
                      <w:szCs w:val="18"/>
                      <w:rPrChange w:id="466" w:author="Shamima Akter" w:date="2021-10-21T21:43:00Z">
                        <w:rPr>
                          <w:b/>
                          <w:bCs/>
                          <w:color w:val="000000"/>
                          <w:sz w:val="16"/>
                          <w:szCs w:val="16"/>
                        </w:rPr>
                      </w:rPrChange>
                    </w:rPr>
                  </w:pPr>
                  <w:r w:rsidRPr="00AA039D">
                    <w:rPr>
                      <w:b/>
                      <w:bCs/>
                      <w:color w:val="000000"/>
                      <w:sz w:val="18"/>
                      <w:szCs w:val="18"/>
                      <w:rPrChange w:id="467" w:author="Shamima Akter" w:date="2021-10-21T21:43:00Z">
                        <w:rPr>
                          <w:b/>
                          <w:bCs/>
                          <w:color w:val="000000"/>
                          <w:sz w:val="16"/>
                          <w:szCs w:val="16"/>
                        </w:rPr>
                      </w:rPrChange>
                    </w:rPr>
                    <w:t>FPR</w:t>
                  </w:r>
                </w:p>
              </w:tc>
            </w:tr>
            <w:tr w:rsidR="007C044D" w:rsidRPr="00AA039D" w14:paraId="19002EC6" w14:textId="77777777" w:rsidTr="00250964">
              <w:trPr>
                <w:trHeight w:val="390"/>
              </w:trPr>
              <w:tc>
                <w:tcPr>
                  <w:tcW w:w="1320" w:type="dxa"/>
                  <w:vMerge/>
                  <w:tcBorders>
                    <w:top w:val="nil"/>
                    <w:left w:val="single" w:sz="8" w:space="0" w:color="auto"/>
                    <w:bottom w:val="single" w:sz="4" w:space="0" w:color="000000"/>
                    <w:right w:val="nil"/>
                  </w:tcBorders>
                  <w:vAlign w:val="center"/>
                  <w:hideMark/>
                </w:tcPr>
                <w:p w14:paraId="12F1A79D" w14:textId="77777777" w:rsidR="007C044D" w:rsidRPr="00AA039D" w:rsidRDefault="007C044D" w:rsidP="00250964">
                  <w:pPr>
                    <w:rPr>
                      <w:color w:val="000000"/>
                      <w:sz w:val="18"/>
                      <w:szCs w:val="18"/>
                      <w:rPrChange w:id="468" w:author="Shamima Akter" w:date="2021-10-21T21:43:00Z">
                        <w:rPr>
                          <w:color w:val="000000"/>
                          <w:sz w:val="16"/>
                          <w:szCs w:val="16"/>
                        </w:rPr>
                      </w:rPrChange>
                    </w:rPr>
                  </w:pPr>
                </w:p>
              </w:tc>
              <w:tc>
                <w:tcPr>
                  <w:tcW w:w="1260" w:type="dxa"/>
                  <w:tcBorders>
                    <w:top w:val="nil"/>
                    <w:left w:val="single" w:sz="8" w:space="0" w:color="auto"/>
                    <w:bottom w:val="single" w:sz="4" w:space="0" w:color="auto"/>
                    <w:right w:val="single" w:sz="4" w:space="0" w:color="auto"/>
                  </w:tcBorders>
                  <w:shd w:val="clear" w:color="000000" w:fill="D0CECE"/>
                  <w:vAlign w:val="center"/>
                  <w:hideMark/>
                </w:tcPr>
                <w:p w14:paraId="5BB7EB47" w14:textId="77777777" w:rsidR="007C044D" w:rsidRPr="00AA039D" w:rsidRDefault="007C044D" w:rsidP="00250964">
                  <w:pPr>
                    <w:jc w:val="center"/>
                    <w:rPr>
                      <w:color w:val="000000"/>
                      <w:sz w:val="18"/>
                      <w:szCs w:val="18"/>
                      <w:rPrChange w:id="469" w:author="Shamima Akter" w:date="2021-10-21T21:43:00Z">
                        <w:rPr>
                          <w:color w:val="000000"/>
                          <w:sz w:val="16"/>
                          <w:szCs w:val="16"/>
                        </w:rPr>
                      </w:rPrChange>
                    </w:rPr>
                  </w:pPr>
                  <w:r w:rsidRPr="00AA039D">
                    <w:rPr>
                      <w:color w:val="000000"/>
                      <w:sz w:val="18"/>
                      <w:szCs w:val="18"/>
                      <w:rPrChange w:id="470" w:author="Shamima Akter" w:date="2021-10-21T21:43:00Z">
                        <w:rPr>
                          <w:color w:val="000000"/>
                          <w:sz w:val="16"/>
                          <w:szCs w:val="16"/>
                        </w:rPr>
                      </w:rPrChange>
                    </w:rPr>
                    <w:t>26</w:t>
                  </w:r>
                </w:p>
              </w:tc>
              <w:tc>
                <w:tcPr>
                  <w:tcW w:w="1120" w:type="dxa"/>
                  <w:tcBorders>
                    <w:top w:val="nil"/>
                    <w:left w:val="nil"/>
                    <w:bottom w:val="single" w:sz="4" w:space="0" w:color="auto"/>
                    <w:right w:val="single" w:sz="8" w:space="0" w:color="auto"/>
                  </w:tcBorders>
                  <w:shd w:val="clear" w:color="000000" w:fill="B4C6E7"/>
                  <w:vAlign w:val="center"/>
                  <w:hideMark/>
                </w:tcPr>
                <w:p w14:paraId="39C9FA4E" w14:textId="77777777" w:rsidR="007C044D" w:rsidRPr="00AA039D" w:rsidRDefault="007C044D" w:rsidP="00250964">
                  <w:pPr>
                    <w:jc w:val="center"/>
                    <w:rPr>
                      <w:color w:val="000000"/>
                      <w:sz w:val="18"/>
                      <w:szCs w:val="18"/>
                      <w:rPrChange w:id="471" w:author="Shamima Akter" w:date="2021-10-21T21:43:00Z">
                        <w:rPr>
                          <w:color w:val="000000"/>
                          <w:sz w:val="16"/>
                          <w:szCs w:val="16"/>
                        </w:rPr>
                      </w:rPrChange>
                    </w:rPr>
                  </w:pPr>
                  <w:r w:rsidRPr="00AA039D">
                    <w:rPr>
                      <w:color w:val="000000"/>
                      <w:sz w:val="18"/>
                      <w:szCs w:val="18"/>
                      <w:rPrChange w:id="472" w:author="Shamima Akter" w:date="2021-10-21T21:43:00Z">
                        <w:rPr>
                          <w:color w:val="000000"/>
                          <w:sz w:val="16"/>
                          <w:szCs w:val="16"/>
                        </w:rPr>
                      </w:rPrChange>
                    </w:rPr>
                    <w:t>2</w:t>
                  </w:r>
                </w:p>
              </w:tc>
              <w:tc>
                <w:tcPr>
                  <w:tcW w:w="1080" w:type="dxa"/>
                  <w:tcBorders>
                    <w:top w:val="nil"/>
                    <w:left w:val="nil"/>
                    <w:bottom w:val="single" w:sz="4" w:space="0" w:color="auto"/>
                    <w:right w:val="single" w:sz="8" w:space="0" w:color="auto"/>
                  </w:tcBorders>
                  <w:shd w:val="clear" w:color="auto" w:fill="auto"/>
                  <w:noWrap/>
                  <w:vAlign w:val="center"/>
                  <w:hideMark/>
                </w:tcPr>
                <w:p w14:paraId="14945150" w14:textId="77777777" w:rsidR="007C044D" w:rsidRPr="00AA039D" w:rsidRDefault="007C044D" w:rsidP="00250964">
                  <w:pPr>
                    <w:jc w:val="center"/>
                    <w:rPr>
                      <w:color w:val="000000"/>
                      <w:sz w:val="18"/>
                      <w:szCs w:val="18"/>
                      <w:rPrChange w:id="473" w:author="Shamima Akter" w:date="2021-10-21T21:43:00Z">
                        <w:rPr>
                          <w:color w:val="000000"/>
                          <w:sz w:val="16"/>
                          <w:szCs w:val="16"/>
                        </w:rPr>
                      </w:rPrChange>
                    </w:rPr>
                  </w:pPr>
                  <w:r w:rsidRPr="00AA039D">
                    <w:rPr>
                      <w:color w:val="000000"/>
                      <w:sz w:val="18"/>
                      <w:szCs w:val="18"/>
                      <w:rPrChange w:id="474" w:author="Shamima Akter" w:date="2021-10-21T21:43:00Z">
                        <w:rPr>
                          <w:color w:val="000000"/>
                          <w:sz w:val="16"/>
                          <w:szCs w:val="16"/>
                        </w:rPr>
                      </w:rPrChange>
                    </w:rPr>
                    <w:t>0.041</w:t>
                  </w:r>
                </w:p>
              </w:tc>
            </w:tr>
            <w:tr w:rsidR="007C044D" w:rsidRPr="00AA039D" w14:paraId="41D4C23E" w14:textId="77777777" w:rsidTr="00250964">
              <w:trPr>
                <w:trHeight w:val="300"/>
              </w:trPr>
              <w:tc>
                <w:tcPr>
                  <w:tcW w:w="1320" w:type="dxa"/>
                  <w:vMerge w:val="restart"/>
                  <w:tcBorders>
                    <w:top w:val="nil"/>
                    <w:left w:val="single" w:sz="8" w:space="0" w:color="auto"/>
                    <w:bottom w:val="single" w:sz="8" w:space="0" w:color="000000"/>
                    <w:right w:val="nil"/>
                  </w:tcBorders>
                  <w:shd w:val="clear" w:color="auto" w:fill="auto"/>
                  <w:vAlign w:val="center"/>
                  <w:hideMark/>
                </w:tcPr>
                <w:p w14:paraId="370F2B10" w14:textId="77777777" w:rsidR="007C044D" w:rsidRPr="00AA039D" w:rsidRDefault="007C044D" w:rsidP="00250964">
                  <w:pPr>
                    <w:jc w:val="center"/>
                    <w:rPr>
                      <w:color w:val="000000"/>
                      <w:sz w:val="18"/>
                      <w:szCs w:val="18"/>
                      <w:rPrChange w:id="475" w:author="Shamima Akter" w:date="2021-10-21T21:43:00Z">
                        <w:rPr>
                          <w:color w:val="000000"/>
                          <w:sz w:val="16"/>
                          <w:szCs w:val="16"/>
                        </w:rPr>
                      </w:rPrChange>
                    </w:rPr>
                  </w:pPr>
                  <w:r w:rsidRPr="00AA039D">
                    <w:rPr>
                      <w:color w:val="000000"/>
                      <w:sz w:val="18"/>
                      <w:szCs w:val="18"/>
                      <w:rPrChange w:id="476" w:author="Shamima Akter" w:date="2021-10-21T21:43:00Z">
                        <w:rPr>
                          <w:color w:val="000000"/>
                          <w:sz w:val="16"/>
                          <w:szCs w:val="16"/>
                        </w:rPr>
                      </w:rPrChange>
                    </w:rPr>
                    <w:t xml:space="preserve">Actual </w:t>
                  </w:r>
                  <w:r w:rsidRPr="00AA039D">
                    <w:rPr>
                      <w:b/>
                      <w:bCs/>
                      <w:color w:val="000000"/>
                      <w:sz w:val="18"/>
                      <w:szCs w:val="18"/>
                      <w:rPrChange w:id="477" w:author="Shamima Akter" w:date="2021-10-21T21:43:00Z">
                        <w:rPr>
                          <w:b/>
                          <w:bCs/>
                          <w:color w:val="000000"/>
                          <w:sz w:val="16"/>
                          <w:szCs w:val="16"/>
                        </w:rPr>
                      </w:rPrChange>
                    </w:rPr>
                    <w:t>1</w:t>
                  </w:r>
                  <w:r w:rsidRPr="00AA039D">
                    <w:rPr>
                      <w:color w:val="000000"/>
                      <w:sz w:val="18"/>
                      <w:szCs w:val="18"/>
                      <w:rPrChange w:id="478" w:author="Shamima Akter" w:date="2021-10-21T21:43:00Z">
                        <w:rPr>
                          <w:color w:val="000000"/>
                          <w:sz w:val="16"/>
                          <w:szCs w:val="16"/>
                        </w:rPr>
                      </w:rPrChange>
                    </w:rPr>
                    <w:t xml:space="preserve"> </w:t>
                  </w:r>
                  <w:proofErr w:type="gramStart"/>
                  <w:r w:rsidRPr="00AA039D">
                    <w:rPr>
                      <w:color w:val="000000"/>
                      <w:sz w:val="18"/>
                      <w:szCs w:val="18"/>
                      <w:rPrChange w:id="479" w:author="Shamima Akter" w:date="2021-10-21T21:43:00Z">
                        <w:rPr>
                          <w:color w:val="000000"/>
                          <w:sz w:val="16"/>
                          <w:szCs w:val="16"/>
                        </w:rPr>
                      </w:rPrChange>
                    </w:rPr>
                    <w:t xml:space="preserve">   (</w:t>
                  </w:r>
                  <w:proofErr w:type="gramEnd"/>
                  <w:r w:rsidRPr="00AA039D">
                    <w:rPr>
                      <w:color w:val="000000"/>
                      <w:sz w:val="18"/>
                      <w:szCs w:val="18"/>
                      <w:rPrChange w:id="480" w:author="Shamima Akter" w:date="2021-10-21T21:43:00Z">
                        <w:rPr>
                          <w:color w:val="000000"/>
                          <w:sz w:val="16"/>
                          <w:szCs w:val="16"/>
                        </w:rPr>
                      </w:rPrChange>
                    </w:rPr>
                    <w:t>CKD)</w:t>
                  </w:r>
                </w:p>
              </w:tc>
              <w:tc>
                <w:tcPr>
                  <w:tcW w:w="1260" w:type="dxa"/>
                  <w:tcBorders>
                    <w:top w:val="nil"/>
                    <w:left w:val="single" w:sz="8" w:space="0" w:color="auto"/>
                    <w:bottom w:val="single" w:sz="4" w:space="0" w:color="auto"/>
                    <w:right w:val="single" w:sz="4" w:space="0" w:color="auto"/>
                  </w:tcBorders>
                  <w:shd w:val="clear" w:color="000000" w:fill="F8CBAD"/>
                  <w:noWrap/>
                  <w:vAlign w:val="center"/>
                  <w:hideMark/>
                </w:tcPr>
                <w:p w14:paraId="5BF3C314" w14:textId="77777777" w:rsidR="007C044D" w:rsidRPr="00AA039D" w:rsidRDefault="007C044D" w:rsidP="00250964">
                  <w:pPr>
                    <w:jc w:val="center"/>
                    <w:rPr>
                      <w:color w:val="000000"/>
                      <w:sz w:val="18"/>
                      <w:szCs w:val="18"/>
                      <w:rPrChange w:id="481" w:author="Shamima Akter" w:date="2021-10-21T21:43:00Z">
                        <w:rPr>
                          <w:color w:val="000000"/>
                          <w:sz w:val="16"/>
                          <w:szCs w:val="16"/>
                        </w:rPr>
                      </w:rPrChange>
                    </w:rPr>
                  </w:pPr>
                  <w:r w:rsidRPr="00AA039D">
                    <w:rPr>
                      <w:color w:val="000000"/>
                      <w:sz w:val="18"/>
                      <w:szCs w:val="18"/>
                      <w:rPrChange w:id="482" w:author="Shamima Akter" w:date="2021-10-21T21:43:00Z">
                        <w:rPr>
                          <w:color w:val="000000"/>
                          <w:sz w:val="16"/>
                          <w:szCs w:val="16"/>
                        </w:rPr>
                      </w:rPrChange>
                    </w:rPr>
                    <w:t>FN</w:t>
                  </w:r>
                </w:p>
              </w:tc>
              <w:tc>
                <w:tcPr>
                  <w:tcW w:w="1120" w:type="dxa"/>
                  <w:tcBorders>
                    <w:top w:val="nil"/>
                    <w:left w:val="nil"/>
                    <w:bottom w:val="single" w:sz="4" w:space="0" w:color="auto"/>
                    <w:right w:val="single" w:sz="8" w:space="0" w:color="auto"/>
                  </w:tcBorders>
                  <w:shd w:val="clear" w:color="000000" w:fill="C6E0B4"/>
                  <w:noWrap/>
                  <w:vAlign w:val="center"/>
                  <w:hideMark/>
                </w:tcPr>
                <w:p w14:paraId="318FADEF" w14:textId="77777777" w:rsidR="007C044D" w:rsidRPr="00AA039D" w:rsidRDefault="007C044D" w:rsidP="00250964">
                  <w:pPr>
                    <w:jc w:val="center"/>
                    <w:rPr>
                      <w:color w:val="000000"/>
                      <w:sz w:val="18"/>
                      <w:szCs w:val="18"/>
                      <w:rPrChange w:id="483" w:author="Shamima Akter" w:date="2021-10-21T21:43:00Z">
                        <w:rPr>
                          <w:color w:val="000000"/>
                          <w:sz w:val="16"/>
                          <w:szCs w:val="16"/>
                        </w:rPr>
                      </w:rPrChange>
                    </w:rPr>
                  </w:pPr>
                  <w:r w:rsidRPr="00AA039D">
                    <w:rPr>
                      <w:color w:val="000000"/>
                      <w:sz w:val="18"/>
                      <w:szCs w:val="18"/>
                      <w:rPrChange w:id="484" w:author="Shamima Akter" w:date="2021-10-21T21:43:00Z">
                        <w:rPr>
                          <w:color w:val="000000"/>
                          <w:sz w:val="16"/>
                          <w:szCs w:val="16"/>
                        </w:rPr>
                      </w:rPrChange>
                    </w:rPr>
                    <w:t>TN</w:t>
                  </w:r>
                </w:p>
              </w:tc>
              <w:tc>
                <w:tcPr>
                  <w:tcW w:w="1080" w:type="dxa"/>
                  <w:tcBorders>
                    <w:top w:val="nil"/>
                    <w:left w:val="nil"/>
                    <w:bottom w:val="single" w:sz="4" w:space="0" w:color="auto"/>
                    <w:right w:val="single" w:sz="8" w:space="0" w:color="auto"/>
                  </w:tcBorders>
                  <w:shd w:val="clear" w:color="auto" w:fill="auto"/>
                  <w:noWrap/>
                  <w:vAlign w:val="bottom"/>
                  <w:hideMark/>
                </w:tcPr>
                <w:p w14:paraId="7010713A" w14:textId="77777777" w:rsidR="007C044D" w:rsidRPr="00AA039D" w:rsidRDefault="007C044D" w:rsidP="00250964">
                  <w:pPr>
                    <w:jc w:val="center"/>
                    <w:rPr>
                      <w:b/>
                      <w:bCs/>
                      <w:color w:val="000000"/>
                      <w:sz w:val="18"/>
                      <w:szCs w:val="18"/>
                      <w:rPrChange w:id="485" w:author="Shamima Akter" w:date="2021-10-21T21:43:00Z">
                        <w:rPr>
                          <w:b/>
                          <w:bCs/>
                          <w:color w:val="000000"/>
                          <w:sz w:val="16"/>
                          <w:szCs w:val="16"/>
                        </w:rPr>
                      </w:rPrChange>
                    </w:rPr>
                  </w:pPr>
                  <w:r w:rsidRPr="00AA039D">
                    <w:rPr>
                      <w:b/>
                      <w:bCs/>
                      <w:color w:val="000000"/>
                      <w:sz w:val="18"/>
                      <w:szCs w:val="18"/>
                      <w:rPrChange w:id="486" w:author="Shamima Akter" w:date="2021-10-21T21:43:00Z">
                        <w:rPr>
                          <w:b/>
                          <w:bCs/>
                          <w:color w:val="000000"/>
                          <w:sz w:val="16"/>
                          <w:szCs w:val="16"/>
                        </w:rPr>
                      </w:rPrChange>
                    </w:rPr>
                    <w:t>FNR</w:t>
                  </w:r>
                </w:p>
              </w:tc>
            </w:tr>
            <w:tr w:rsidR="007C044D" w:rsidRPr="00AA039D" w14:paraId="21CB5DDA" w14:textId="77777777" w:rsidTr="00250964">
              <w:trPr>
                <w:trHeight w:val="405"/>
              </w:trPr>
              <w:tc>
                <w:tcPr>
                  <w:tcW w:w="1320" w:type="dxa"/>
                  <w:vMerge/>
                  <w:tcBorders>
                    <w:top w:val="nil"/>
                    <w:left w:val="single" w:sz="8" w:space="0" w:color="auto"/>
                    <w:bottom w:val="single" w:sz="8" w:space="0" w:color="000000"/>
                    <w:right w:val="nil"/>
                  </w:tcBorders>
                  <w:vAlign w:val="center"/>
                  <w:hideMark/>
                </w:tcPr>
                <w:p w14:paraId="1A2CAE40" w14:textId="77777777" w:rsidR="007C044D" w:rsidRPr="00AA039D" w:rsidRDefault="007C044D" w:rsidP="00250964">
                  <w:pPr>
                    <w:rPr>
                      <w:color w:val="000000"/>
                      <w:sz w:val="18"/>
                      <w:szCs w:val="18"/>
                      <w:rPrChange w:id="487" w:author="Shamima Akter" w:date="2021-10-21T21:43:00Z">
                        <w:rPr>
                          <w:color w:val="000000"/>
                          <w:sz w:val="16"/>
                          <w:szCs w:val="16"/>
                        </w:rPr>
                      </w:rPrChange>
                    </w:rPr>
                  </w:pPr>
                </w:p>
              </w:tc>
              <w:tc>
                <w:tcPr>
                  <w:tcW w:w="1260" w:type="dxa"/>
                  <w:tcBorders>
                    <w:top w:val="nil"/>
                    <w:left w:val="single" w:sz="8" w:space="0" w:color="auto"/>
                    <w:bottom w:val="single" w:sz="8" w:space="0" w:color="auto"/>
                    <w:right w:val="single" w:sz="4" w:space="0" w:color="auto"/>
                  </w:tcBorders>
                  <w:shd w:val="clear" w:color="000000" w:fill="F8CBAD"/>
                  <w:noWrap/>
                  <w:vAlign w:val="center"/>
                  <w:hideMark/>
                </w:tcPr>
                <w:p w14:paraId="3F258C0A" w14:textId="77777777" w:rsidR="007C044D" w:rsidRPr="00AA039D" w:rsidRDefault="007C044D" w:rsidP="00250964">
                  <w:pPr>
                    <w:jc w:val="center"/>
                    <w:rPr>
                      <w:color w:val="000000"/>
                      <w:sz w:val="18"/>
                      <w:szCs w:val="18"/>
                      <w:rPrChange w:id="488" w:author="Shamima Akter" w:date="2021-10-21T21:43:00Z">
                        <w:rPr>
                          <w:color w:val="000000"/>
                          <w:sz w:val="16"/>
                          <w:szCs w:val="16"/>
                        </w:rPr>
                      </w:rPrChange>
                    </w:rPr>
                  </w:pPr>
                  <w:r w:rsidRPr="00AA039D">
                    <w:rPr>
                      <w:color w:val="000000"/>
                      <w:sz w:val="18"/>
                      <w:szCs w:val="18"/>
                      <w:rPrChange w:id="489" w:author="Shamima Akter" w:date="2021-10-21T21:43:00Z">
                        <w:rPr>
                          <w:color w:val="000000"/>
                          <w:sz w:val="16"/>
                          <w:szCs w:val="16"/>
                        </w:rPr>
                      </w:rPrChange>
                    </w:rPr>
                    <w:t>5</w:t>
                  </w:r>
                </w:p>
              </w:tc>
              <w:tc>
                <w:tcPr>
                  <w:tcW w:w="1120" w:type="dxa"/>
                  <w:tcBorders>
                    <w:top w:val="nil"/>
                    <w:left w:val="nil"/>
                    <w:bottom w:val="single" w:sz="8" w:space="0" w:color="auto"/>
                    <w:right w:val="single" w:sz="8" w:space="0" w:color="auto"/>
                  </w:tcBorders>
                  <w:shd w:val="clear" w:color="000000" w:fill="C6E0B4"/>
                  <w:noWrap/>
                  <w:vAlign w:val="center"/>
                  <w:hideMark/>
                </w:tcPr>
                <w:p w14:paraId="1E7A3DB7" w14:textId="77777777" w:rsidR="007C044D" w:rsidRPr="00AA039D" w:rsidRDefault="007C044D" w:rsidP="00250964">
                  <w:pPr>
                    <w:jc w:val="center"/>
                    <w:rPr>
                      <w:color w:val="000000"/>
                      <w:sz w:val="18"/>
                      <w:szCs w:val="18"/>
                      <w:rPrChange w:id="490" w:author="Shamima Akter" w:date="2021-10-21T21:43:00Z">
                        <w:rPr>
                          <w:color w:val="000000"/>
                          <w:sz w:val="16"/>
                          <w:szCs w:val="16"/>
                        </w:rPr>
                      </w:rPrChange>
                    </w:rPr>
                  </w:pPr>
                  <w:r w:rsidRPr="00AA039D">
                    <w:rPr>
                      <w:color w:val="000000"/>
                      <w:sz w:val="18"/>
                      <w:szCs w:val="18"/>
                      <w:rPrChange w:id="491" w:author="Shamima Akter" w:date="2021-10-21T21:43:00Z">
                        <w:rPr>
                          <w:color w:val="000000"/>
                          <w:sz w:val="16"/>
                          <w:szCs w:val="16"/>
                        </w:rPr>
                      </w:rPrChange>
                    </w:rPr>
                    <w:t>47</w:t>
                  </w:r>
                </w:p>
              </w:tc>
              <w:tc>
                <w:tcPr>
                  <w:tcW w:w="1080" w:type="dxa"/>
                  <w:tcBorders>
                    <w:top w:val="nil"/>
                    <w:left w:val="nil"/>
                    <w:bottom w:val="single" w:sz="8" w:space="0" w:color="auto"/>
                    <w:right w:val="single" w:sz="8" w:space="0" w:color="auto"/>
                  </w:tcBorders>
                  <w:shd w:val="clear" w:color="auto" w:fill="auto"/>
                  <w:noWrap/>
                  <w:vAlign w:val="center"/>
                  <w:hideMark/>
                </w:tcPr>
                <w:p w14:paraId="529E6667" w14:textId="77777777" w:rsidR="007C044D" w:rsidRPr="00AA039D" w:rsidRDefault="007C044D" w:rsidP="00250964">
                  <w:pPr>
                    <w:jc w:val="center"/>
                    <w:rPr>
                      <w:color w:val="000000"/>
                      <w:sz w:val="18"/>
                      <w:szCs w:val="18"/>
                      <w:rPrChange w:id="492" w:author="Shamima Akter" w:date="2021-10-21T21:43:00Z">
                        <w:rPr>
                          <w:color w:val="000000"/>
                          <w:sz w:val="16"/>
                          <w:szCs w:val="16"/>
                        </w:rPr>
                      </w:rPrChange>
                    </w:rPr>
                  </w:pPr>
                  <w:r w:rsidRPr="00AA039D">
                    <w:rPr>
                      <w:color w:val="000000"/>
                      <w:sz w:val="18"/>
                      <w:szCs w:val="18"/>
                      <w:rPrChange w:id="493" w:author="Shamima Akter" w:date="2021-10-21T21:43:00Z">
                        <w:rPr>
                          <w:color w:val="000000"/>
                          <w:sz w:val="16"/>
                          <w:szCs w:val="16"/>
                        </w:rPr>
                      </w:rPrChange>
                    </w:rPr>
                    <w:t>0.161</w:t>
                  </w:r>
                </w:p>
              </w:tc>
            </w:tr>
          </w:tbl>
          <w:p w14:paraId="11DC4545" w14:textId="77777777" w:rsidR="007C044D" w:rsidRPr="00AA039D" w:rsidRDefault="007C044D" w:rsidP="00250964">
            <w:pPr>
              <w:rPr>
                <w:sz w:val="18"/>
                <w:szCs w:val="18"/>
                <w:rPrChange w:id="494" w:author="Shamima Akter" w:date="2021-10-21T21:43:00Z">
                  <w:rPr>
                    <w:sz w:val="16"/>
                    <w:szCs w:val="16"/>
                  </w:rPr>
                </w:rPrChange>
              </w:rPr>
            </w:pPr>
          </w:p>
        </w:tc>
        <w:tc>
          <w:tcPr>
            <w:tcW w:w="4788" w:type="dxa"/>
          </w:tcPr>
          <w:tbl>
            <w:tblPr>
              <w:tblW w:w="4565" w:type="dxa"/>
              <w:tblLook w:val="04A0" w:firstRow="1" w:lastRow="0" w:firstColumn="1" w:lastColumn="0" w:noHBand="0" w:noVBand="1"/>
            </w:tblPr>
            <w:tblGrid>
              <w:gridCol w:w="1207"/>
              <w:gridCol w:w="1362"/>
              <w:gridCol w:w="1196"/>
              <w:gridCol w:w="800"/>
            </w:tblGrid>
            <w:tr w:rsidR="007C044D" w:rsidRPr="00AA039D" w14:paraId="6C0046C8" w14:textId="77777777" w:rsidTr="00250964">
              <w:trPr>
                <w:trHeight w:val="610"/>
              </w:trPr>
              <w:tc>
                <w:tcPr>
                  <w:tcW w:w="1207" w:type="dxa"/>
                  <w:tcBorders>
                    <w:top w:val="nil"/>
                    <w:left w:val="nil"/>
                    <w:bottom w:val="single" w:sz="8" w:space="0" w:color="auto"/>
                    <w:right w:val="single" w:sz="8" w:space="0" w:color="auto"/>
                  </w:tcBorders>
                  <w:shd w:val="clear" w:color="auto" w:fill="auto"/>
                  <w:noWrap/>
                  <w:vAlign w:val="center"/>
                  <w:hideMark/>
                </w:tcPr>
                <w:p w14:paraId="4A5A3012" w14:textId="77777777" w:rsidR="007C044D" w:rsidRPr="00AA039D" w:rsidRDefault="007C044D" w:rsidP="00250964">
                  <w:pPr>
                    <w:jc w:val="center"/>
                    <w:rPr>
                      <w:color w:val="000000"/>
                      <w:sz w:val="18"/>
                      <w:szCs w:val="18"/>
                      <w:rPrChange w:id="495" w:author="Shamima Akter" w:date="2021-10-21T21:43:00Z">
                        <w:rPr>
                          <w:color w:val="000000"/>
                          <w:sz w:val="16"/>
                          <w:szCs w:val="16"/>
                        </w:rPr>
                      </w:rPrChange>
                    </w:rPr>
                  </w:pPr>
                  <w:r w:rsidRPr="00AA039D">
                    <w:rPr>
                      <w:color w:val="000000"/>
                      <w:sz w:val="18"/>
                      <w:szCs w:val="18"/>
                      <w:rPrChange w:id="496" w:author="Shamima Akter" w:date="2021-10-21T21:43:00Z">
                        <w:rPr>
                          <w:color w:val="000000"/>
                          <w:sz w:val="16"/>
                          <w:szCs w:val="16"/>
                        </w:rPr>
                      </w:rPrChange>
                    </w:rPr>
                    <w:t>N = 80</w:t>
                  </w:r>
                </w:p>
              </w:tc>
              <w:tc>
                <w:tcPr>
                  <w:tcW w:w="1362" w:type="dxa"/>
                  <w:tcBorders>
                    <w:top w:val="single" w:sz="8" w:space="0" w:color="auto"/>
                    <w:left w:val="nil"/>
                    <w:bottom w:val="nil"/>
                    <w:right w:val="single" w:sz="4" w:space="0" w:color="auto"/>
                  </w:tcBorders>
                  <w:shd w:val="clear" w:color="auto" w:fill="auto"/>
                  <w:vAlign w:val="center"/>
                  <w:hideMark/>
                </w:tcPr>
                <w:p w14:paraId="00F311BD" w14:textId="77777777" w:rsidR="007C044D" w:rsidRPr="00AA039D" w:rsidRDefault="007C044D" w:rsidP="00250964">
                  <w:pPr>
                    <w:jc w:val="center"/>
                    <w:rPr>
                      <w:color w:val="000000"/>
                      <w:sz w:val="18"/>
                      <w:szCs w:val="18"/>
                      <w:rPrChange w:id="497" w:author="Shamima Akter" w:date="2021-10-21T21:43:00Z">
                        <w:rPr>
                          <w:color w:val="000000"/>
                          <w:sz w:val="16"/>
                          <w:szCs w:val="16"/>
                        </w:rPr>
                      </w:rPrChange>
                    </w:rPr>
                  </w:pPr>
                  <w:r w:rsidRPr="00AA039D">
                    <w:rPr>
                      <w:color w:val="000000"/>
                      <w:sz w:val="18"/>
                      <w:szCs w:val="18"/>
                      <w:rPrChange w:id="498" w:author="Shamima Akter" w:date="2021-10-21T21:43:00Z">
                        <w:rPr>
                          <w:color w:val="000000"/>
                          <w:sz w:val="16"/>
                          <w:szCs w:val="16"/>
                        </w:rPr>
                      </w:rPrChange>
                    </w:rPr>
                    <w:t xml:space="preserve">Predicted </w:t>
                  </w:r>
                  <w:r w:rsidRPr="00AA039D">
                    <w:rPr>
                      <w:b/>
                      <w:bCs/>
                      <w:color w:val="000000"/>
                      <w:sz w:val="18"/>
                      <w:szCs w:val="18"/>
                      <w:rPrChange w:id="499" w:author="Shamima Akter" w:date="2021-10-21T21:43:00Z">
                        <w:rPr>
                          <w:b/>
                          <w:bCs/>
                          <w:color w:val="000000"/>
                          <w:sz w:val="16"/>
                          <w:szCs w:val="16"/>
                        </w:rPr>
                      </w:rPrChange>
                    </w:rPr>
                    <w:t>0</w:t>
                  </w:r>
                  <w:r w:rsidRPr="00AA039D">
                    <w:rPr>
                      <w:color w:val="000000"/>
                      <w:sz w:val="18"/>
                      <w:szCs w:val="18"/>
                      <w:rPrChange w:id="500" w:author="Shamima Akter" w:date="2021-10-21T21:43:00Z">
                        <w:rPr>
                          <w:color w:val="000000"/>
                          <w:sz w:val="16"/>
                          <w:szCs w:val="16"/>
                        </w:rPr>
                      </w:rPrChange>
                    </w:rPr>
                    <w:t xml:space="preserve"> (Not CKD)</w:t>
                  </w:r>
                </w:p>
              </w:tc>
              <w:tc>
                <w:tcPr>
                  <w:tcW w:w="1196" w:type="dxa"/>
                  <w:tcBorders>
                    <w:top w:val="single" w:sz="8" w:space="0" w:color="auto"/>
                    <w:left w:val="nil"/>
                    <w:bottom w:val="nil"/>
                    <w:right w:val="single" w:sz="8" w:space="0" w:color="auto"/>
                  </w:tcBorders>
                  <w:shd w:val="clear" w:color="auto" w:fill="auto"/>
                  <w:vAlign w:val="center"/>
                  <w:hideMark/>
                </w:tcPr>
                <w:p w14:paraId="07FC220E" w14:textId="77777777" w:rsidR="007C044D" w:rsidRPr="00AA039D" w:rsidRDefault="007C044D" w:rsidP="00250964">
                  <w:pPr>
                    <w:jc w:val="center"/>
                    <w:rPr>
                      <w:color w:val="000000"/>
                      <w:sz w:val="18"/>
                      <w:szCs w:val="18"/>
                      <w:rPrChange w:id="501" w:author="Shamima Akter" w:date="2021-10-21T21:43:00Z">
                        <w:rPr>
                          <w:color w:val="000000"/>
                          <w:sz w:val="16"/>
                          <w:szCs w:val="16"/>
                        </w:rPr>
                      </w:rPrChange>
                    </w:rPr>
                  </w:pPr>
                  <w:r w:rsidRPr="00AA039D">
                    <w:rPr>
                      <w:color w:val="000000"/>
                      <w:sz w:val="18"/>
                      <w:szCs w:val="18"/>
                      <w:rPrChange w:id="502" w:author="Shamima Akter" w:date="2021-10-21T21:43:00Z">
                        <w:rPr>
                          <w:color w:val="000000"/>
                          <w:sz w:val="16"/>
                          <w:szCs w:val="16"/>
                        </w:rPr>
                      </w:rPrChange>
                    </w:rPr>
                    <w:t xml:space="preserve">Predicted </w:t>
                  </w:r>
                  <w:r w:rsidRPr="00AA039D">
                    <w:rPr>
                      <w:b/>
                      <w:bCs/>
                      <w:color w:val="000000"/>
                      <w:sz w:val="18"/>
                      <w:szCs w:val="18"/>
                      <w:rPrChange w:id="503" w:author="Shamima Akter" w:date="2021-10-21T21:43:00Z">
                        <w:rPr>
                          <w:b/>
                          <w:bCs/>
                          <w:color w:val="000000"/>
                          <w:sz w:val="16"/>
                          <w:szCs w:val="16"/>
                        </w:rPr>
                      </w:rPrChange>
                    </w:rPr>
                    <w:t>1</w:t>
                  </w:r>
                  <w:r w:rsidRPr="00AA039D">
                    <w:rPr>
                      <w:color w:val="000000"/>
                      <w:sz w:val="18"/>
                      <w:szCs w:val="18"/>
                      <w:rPrChange w:id="504" w:author="Shamima Akter" w:date="2021-10-21T21:43:00Z">
                        <w:rPr>
                          <w:color w:val="000000"/>
                          <w:sz w:val="16"/>
                          <w:szCs w:val="16"/>
                        </w:rPr>
                      </w:rPrChange>
                    </w:rPr>
                    <w:t xml:space="preserve"> (CKD)</w:t>
                  </w:r>
                </w:p>
              </w:tc>
              <w:tc>
                <w:tcPr>
                  <w:tcW w:w="800" w:type="dxa"/>
                  <w:tcBorders>
                    <w:top w:val="nil"/>
                    <w:left w:val="nil"/>
                    <w:bottom w:val="single" w:sz="8" w:space="0" w:color="auto"/>
                    <w:right w:val="nil"/>
                  </w:tcBorders>
                  <w:shd w:val="clear" w:color="auto" w:fill="auto"/>
                  <w:noWrap/>
                  <w:vAlign w:val="bottom"/>
                  <w:hideMark/>
                </w:tcPr>
                <w:p w14:paraId="6EB334DF" w14:textId="77777777" w:rsidR="007C044D" w:rsidRPr="00AA039D" w:rsidRDefault="007C044D" w:rsidP="00250964">
                  <w:pPr>
                    <w:rPr>
                      <w:color w:val="000000"/>
                      <w:sz w:val="18"/>
                      <w:szCs w:val="18"/>
                      <w:rPrChange w:id="505" w:author="Shamima Akter" w:date="2021-10-21T21:43:00Z">
                        <w:rPr>
                          <w:color w:val="000000"/>
                          <w:sz w:val="16"/>
                          <w:szCs w:val="16"/>
                        </w:rPr>
                      </w:rPrChange>
                    </w:rPr>
                  </w:pPr>
                  <w:r w:rsidRPr="00AA039D">
                    <w:rPr>
                      <w:color w:val="000000"/>
                      <w:sz w:val="18"/>
                      <w:szCs w:val="18"/>
                      <w:rPrChange w:id="506" w:author="Shamima Akter" w:date="2021-10-21T21:43:00Z">
                        <w:rPr>
                          <w:color w:val="000000"/>
                          <w:sz w:val="16"/>
                          <w:szCs w:val="16"/>
                        </w:rPr>
                      </w:rPrChange>
                    </w:rPr>
                    <w:t> </w:t>
                  </w:r>
                </w:p>
              </w:tc>
            </w:tr>
            <w:tr w:rsidR="007C044D" w:rsidRPr="00AA039D" w14:paraId="1E80DB35" w14:textId="77777777" w:rsidTr="00250964">
              <w:trPr>
                <w:trHeight w:val="345"/>
              </w:trPr>
              <w:tc>
                <w:tcPr>
                  <w:tcW w:w="1207" w:type="dxa"/>
                  <w:vMerge w:val="restart"/>
                  <w:tcBorders>
                    <w:top w:val="nil"/>
                    <w:left w:val="single" w:sz="8" w:space="0" w:color="auto"/>
                    <w:bottom w:val="single" w:sz="4" w:space="0" w:color="000000"/>
                    <w:right w:val="nil"/>
                  </w:tcBorders>
                  <w:shd w:val="clear" w:color="auto" w:fill="auto"/>
                  <w:vAlign w:val="center"/>
                  <w:hideMark/>
                </w:tcPr>
                <w:p w14:paraId="61A86150" w14:textId="77777777" w:rsidR="007C044D" w:rsidRPr="00AA039D" w:rsidRDefault="007C044D" w:rsidP="00250964">
                  <w:pPr>
                    <w:jc w:val="center"/>
                    <w:rPr>
                      <w:color w:val="000000"/>
                      <w:sz w:val="18"/>
                      <w:szCs w:val="18"/>
                      <w:rPrChange w:id="507" w:author="Shamima Akter" w:date="2021-10-21T21:43:00Z">
                        <w:rPr>
                          <w:color w:val="000000"/>
                          <w:sz w:val="16"/>
                          <w:szCs w:val="16"/>
                        </w:rPr>
                      </w:rPrChange>
                    </w:rPr>
                  </w:pPr>
                  <w:r w:rsidRPr="00AA039D">
                    <w:rPr>
                      <w:color w:val="000000"/>
                      <w:sz w:val="18"/>
                      <w:szCs w:val="18"/>
                      <w:rPrChange w:id="508" w:author="Shamima Akter" w:date="2021-10-21T21:43:00Z">
                        <w:rPr>
                          <w:color w:val="000000"/>
                          <w:sz w:val="16"/>
                          <w:szCs w:val="16"/>
                        </w:rPr>
                      </w:rPrChange>
                    </w:rPr>
                    <w:t xml:space="preserve">Actual </w:t>
                  </w:r>
                  <w:r w:rsidRPr="00AA039D">
                    <w:rPr>
                      <w:b/>
                      <w:bCs/>
                      <w:color w:val="000000"/>
                      <w:sz w:val="18"/>
                      <w:szCs w:val="18"/>
                      <w:rPrChange w:id="509" w:author="Shamima Akter" w:date="2021-10-21T21:43:00Z">
                        <w:rPr>
                          <w:b/>
                          <w:bCs/>
                          <w:color w:val="000000"/>
                          <w:sz w:val="16"/>
                          <w:szCs w:val="16"/>
                        </w:rPr>
                      </w:rPrChange>
                    </w:rPr>
                    <w:t>0</w:t>
                  </w:r>
                  <w:r w:rsidRPr="00AA039D">
                    <w:rPr>
                      <w:color w:val="000000"/>
                      <w:sz w:val="18"/>
                      <w:szCs w:val="18"/>
                      <w:rPrChange w:id="510" w:author="Shamima Akter" w:date="2021-10-21T21:43:00Z">
                        <w:rPr>
                          <w:color w:val="000000"/>
                          <w:sz w:val="16"/>
                          <w:szCs w:val="16"/>
                        </w:rPr>
                      </w:rPrChange>
                    </w:rPr>
                    <w:t xml:space="preserve"> </w:t>
                  </w:r>
                  <w:proofErr w:type="gramStart"/>
                  <w:r w:rsidRPr="00AA039D">
                    <w:rPr>
                      <w:color w:val="000000"/>
                      <w:sz w:val="18"/>
                      <w:szCs w:val="18"/>
                      <w:rPrChange w:id="511" w:author="Shamima Akter" w:date="2021-10-21T21:43:00Z">
                        <w:rPr>
                          <w:color w:val="000000"/>
                          <w:sz w:val="16"/>
                          <w:szCs w:val="16"/>
                        </w:rPr>
                      </w:rPrChange>
                    </w:rPr>
                    <w:t xml:space="preserve">   (</w:t>
                  </w:r>
                  <w:proofErr w:type="gramEnd"/>
                  <w:r w:rsidRPr="00AA039D">
                    <w:rPr>
                      <w:color w:val="000000"/>
                      <w:sz w:val="18"/>
                      <w:szCs w:val="18"/>
                      <w:rPrChange w:id="512" w:author="Shamima Akter" w:date="2021-10-21T21:43:00Z">
                        <w:rPr>
                          <w:color w:val="000000"/>
                          <w:sz w:val="16"/>
                          <w:szCs w:val="16"/>
                        </w:rPr>
                      </w:rPrChange>
                    </w:rPr>
                    <w:t>Not CKD)</w:t>
                  </w:r>
                </w:p>
              </w:tc>
              <w:tc>
                <w:tcPr>
                  <w:tcW w:w="1362" w:type="dxa"/>
                  <w:tcBorders>
                    <w:top w:val="single" w:sz="8" w:space="0" w:color="auto"/>
                    <w:left w:val="single" w:sz="8" w:space="0" w:color="auto"/>
                    <w:bottom w:val="single" w:sz="4" w:space="0" w:color="auto"/>
                    <w:right w:val="single" w:sz="4" w:space="0" w:color="auto"/>
                  </w:tcBorders>
                  <w:shd w:val="clear" w:color="000000" w:fill="D0CECE"/>
                  <w:vAlign w:val="center"/>
                  <w:hideMark/>
                </w:tcPr>
                <w:p w14:paraId="13AA213E" w14:textId="77777777" w:rsidR="007C044D" w:rsidRPr="00AA039D" w:rsidRDefault="007C044D" w:rsidP="00250964">
                  <w:pPr>
                    <w:jc w:val="center"/>
                    <w:rPr>
                      <w:color w:val="000000"/>
                      <w:sz w:val="18"/>
                      <w:szCs w:val="18"/>
                      <w:rPrChange w:id="513" w:author="Shamima Akter" w:date="2021-10-21T21:43:00Z">
                        <w:rPr>
                          <w:color w:val="000000"/>
                          <w:sz w:val="16"/>
                          <w:szCs w:val="16"/>
                        </w:rPr>
                      </w:rPrChange>
                    </w:rPr>
                  </w:pPr>
                  <w:r w:rsidRPr="00AA039D">
                    <w:rPr>
                      <w:color w:val="000000"/>
                      <w:sz w:val="18"/>
                      <w:szCs w:val="18"/>
                      <w:rPrChange w:id="514" w:author="Shamima Akter" w:date="2021-10-21T21:43:00Z">
                        <w:rPr>
                          <w:color w:val="000000"/>
                          <w:sz w:val="16"/>
                          <w:szCs w:val="16"/>
                        </w:rPr>
                      </w:rPrChange>
                    </w:rPr>
                    <w:t>TP</w:t>
                  </w:r>
                </w:p>
              </w:tc>
              <w:tc>
                <w:tcPr>
                  <w:tcW w:w="1196" w:type="dxa"/>
                  <w:tcBorders>
                    <w:top w:val="single" w:sz="8" w:space="0" w:color="auto"/>
                    <w:left w:val="nil"/>
                    <w:bottom w:val="single" w:sz="4" w:space="0" w:color="auto"/>
                    <w:right w:val="single" w:sz="8" w:space="0" w:color="auto"/>
                  </w:tcBorders>
                  <w:shd w:val="clear" w:color="000000" w:fill="B4C6E7"/>
                  <w:vAlign w:val="center"/>
                  <w:hideMark/>
                </w:tcPr>
                <w:p w14:paraId="00C9FF93" w14:textId="77777777" w:rsidR="007C044D" w:rsidRPr="00AA039D" w:rsidRDefault="007C044D" w:rsidP="00250964">
                  <w:pPr>
                    <w:jc w:val="center"/>
                    <w:rPr>
                      <w:color w:val="000000"/>
                      <w:sz w:val="18"/>
                      <w:szCs w:val="18"/>
                      <w:rPrChange w:id="515" w:author="Shamima Akter" w:date="2021-10-21T21:43:00Z">
                        <w:rPr>
                          <w:color w:val="000000"/>
                          <w:sz w:val="16"/>
                          <w:szCs w:val="16"/>
                        </w:rPr>
                      </w:rPrChange>
                    </w:rPr>
                  </w:pPr>
                  <w:r w:rsidRPr="00AA039D">
                    <w:rPr>
                      <w:color w:val="000000"/>
                      <w:sz w:val="18"/>
                      <w:szCs w:val="18"/>
                      <w:rPrChange w:id="516" w:author="Shamima Akter" w:date="2021-10-21T21:43:00Z">
                        <w:rPr>
                          <w:color w:val="000000"/>
                          <w:sz w:val="16"/>
                          <w:szCs w:val="16"/>
                        </w:rPr>
                      </w:rPrChange>
                    </w:rPr>
                    <w:t>FP</w:t>
                  </w:r>
                </w:p>
              </w:tc>
              <w:tc>
                <w:tcPr>
                  <w:tcW w:w="800" w:type="dxa"/>
                  <w:tcBorders>
                    <w:top w:val="nil"/>
                    <w:left w:val="nil"/>
                    <w:bottom w:val="single" w:sz="4" w:space="0" w:color="auto"/>
                    <w:right w:val="single" w:sz="8" w:space="0" w:color="auto"/>
                  </w:tcBorders>
                  <w:shd w:val="clear" w:color="auto" w:fill="auto"/>
                  <w:noWrap/>
                  <w:vAlign w:val="bottom"/>
                  <w:hideMark/>
                </w:tcPr>
                <w:p w14:paraId="605E58C8" w14:textId="77777777" w:rsidR="007C044D" w:rsidRPr="00AA039D" w:rsidRDefault="007C044D" w:rsidP="00250964">
                  <w:pPr>
                    <w:jc w:val="center"/>
                    <w:rPr>
                      <w:b/>
                      <w:bCs/>
                      <w:color w:val="000000"/>
                      <w:sz w:val="18"/>
                      <w:szCs w:val="18"/>
                      <w:rPrChange w:id="517" w:author="Shamima Akter" w:date="2021-10-21T21:43:00Z">
                        <w:rPr>
                          <w:b/>
                          <w:bCs/>
                          <w:color w:val="000000"/>
                          <w:sz w:val="16"/>
                          <w:szCs w:val="16"/>
                        </w:rPr>
                      </w:rPrChange>
                    </w:rPr>
                  </w:pPr>
                  <w:r w:rsidRPr="00AA039D">
                    <w:rPr>
                      <w:b/>
                      <w:bCs/>
                      <w:color w:val="000000"/>
                      <w:sz w:val="18"/>
                      <w:szCs w:val="18"/>
                      <w:rPrChange w:id="518" w:author="Shamima Akter" w:date="2021-10-21T21:43:00Z">
                        <w:rPr>
                          <w:b/>
                          <w:bCs/>
                          <w:color w:val="000000"/>
                          <w:sz w:val="16"/>
                          <w:szCs w:val="16"/>
                        </w:rPr>
                      </w:rPrChange>
                    </w:rPr>
                    <w:t>FPR</w:t>
                  </w:r>
                </w:p>
              </w:tc>
            </w:tr>
            <w:tr w:rsidR="007C044D" w:rsidRPr="00AA039D" w14:paraId="17D3B02D" w14:textId="77777777" w:rsidTr="00250964">
              <w:trPr>
                <w:trHeight w:val="390"/>
              </w:trPr>
              <w:tc>
                <w:tcPr>
                  <w:tcW w:w="1207" w:type="dxa"/>
                  <w:vMerge/>
                  <w:tcBorders>
                    <w:top w:val="nil"/>
                    <w:left w:val="single" w:sz="8" w:space="0" w:color="auto"/>
                    <w:bottom w:val="single" w:sz="4" w:space="0" w:color="000000"/>
                    <w:right w:val="nil"/>
                  </w:tcBorders>
                  <w:vAlign w:val="center"/>
                  <w:hideMark/>
                </w:tcPr>
                <w:p w14:paraId="50664A6F" w14:textId="77777777" w:rsidR="007C044D" w:rsidRPr="00AA039D" w:rsidRDefault="007C044D" w:rsidP="00250964">
                  <w:pPr>
                    <w:rPr>
                      <w:color w:val="000000"/>
                      <w:sz w:val="18"/>
                      <w:szCs w:val="18"/>
                      <w:rPrChange w:id="519" w:author="Shamima Akter" w:date="2021-10-21T21:43:00Z">
                        <w:rPr>
                          <w:color w:val="000000"/>
                          <w:sz w:val="16"/>
                          <w:szCs w:val="16"/>
                        </w:rPr>
                      </w:rPrChange>
                    </w:rPr>
                  </w:pPr>
                </w:p>
              </w:tc>
              <w:tc>
                <w:tcPr>
                  <w:tcW w:w="1362" w:type="dxa"/>
                  <w:tcBorders>
                    <w:top w:val="nil"/>
                    <w:left w:val="single" w:sz="8" w:space="0" w:color="auto"/>
                    <w:bottom w:val="single" w:sz="4" w:space="0" w:color="auto"/>
                    <w:right w:val="single" w:sz="4" w:space="0" w:color="auto"/>
                  </w:tcBorders>
                  <w:shd w:val="clear" w:color="000000" w:fill="D0CECE"/>
                  <w:vAlign w:val="center"/>
                  <w:hideMark/>
                </w:tcPr>
                <w:p w14:paraId="7F42576B" w14:textId="77777777" w:rsidR="007C044D" w:rsidRPr="00AA039D" w:rsidRDefault="007C044D" w:rsidP="00250964">
                  <w:pPr>
                    <w:jc w:val="center"/>
                    <w:rPr>
                      <w:color w:val="000000"/>
                      <w:sz w:val="18"/>
                      <w:szCs w:val="18"/>
                      <w:rPrChange w:id="520" w:author="Shamima Akter" w:date="2021-10-21T21:43:00Z">
                        <w:rPr>
                          <w:color w:val="000000"/>
                          <w:sz w:val="16"/>
                          <w:szCs w:val="16"/>
                        </w:rPr>
                      </w:rPrChange>
                    </w:rPr>
                  </w:pPr>
                  <w:r w:rsidRPr="00AA039D">
                    <w:rPr>
                      <w:color w:val="000000"/>
                      <w:sz w:val="18"/>
                      <w:szCs w:val="18"/>
                      <w:rPrChange w:id="521" w:author="Shamima Akter" w:date="2021-10-21T21:43:00Z">
                        <w:rPr>
                          <w:color w:val="000000"/>
                          <w:sz w:val="16"/>
                          <w:szCs w:val="16"/>
                        </w:rPr>
                      </w:rPrChange>
                    </w:rPr>
                    <w:t>28</w:t>
                  </w:r>
                </w:p>
              </w:tc>
              <w:tc>
                <w:tcPr>
                  <w:tcW w:w="1196" w:type="dxa"/>
                  <w:tcBorders>
                    <w:top w:val="nil"/>
                    <w:left w:val="nil"/>
                    <w:bottom w:val="single" w:sz="4" w:space="0" w:color="auto"/>
                    <w:right w:val="single" w:sz="8" w:space="0" w:color="auto"/>
                  </w:tcBorders>
                  <w:shd w:val="clear" w:color="000000" w:fill="B4C6E7"/>
                  <w:vAlign w:val="center"/>
                  <w:hideMark/>
                </w:tcPr>
                <w:p w14:paraId="2F208E92" w14:textId="77777777" w:rsidR="007C044D" w:rsidRPr="00AA039D" w:rsidRDefault="007C044D" w:rsidP="00250964">
                  <w:pPr>
                    <w:jc w:val="center"/>
                    <w:rPr>
                      <w:color w:val="000000"/>
                      <w:sz w:val="18"/>
                      <w:szCs w:val="18"/>
                      <w:rPrChange w:id="522" w:author="Shamima Akter" w:date="2021-10-21T21:43:00Z">
                        <w:rPr>
                          <w:color w:val="000000"/>
                          <w:sz w:val="16"/>
                          <w:szCs w:val="16"/>
                        </w:rPr>
                      </w:rPrChange>
                    </w:rPr>
                  </w:pPr>
                  <w:r w:rsidRPr="00AA039D">
                    <w:rPr>
                      <w:color w:val="000000"/>
                      <w:sz w:val="18"/>
                      <w:szCs w:val="18"/>
                      <w:rPrChange w:id="523" w:author="Shamima Akter" w:date="2021-10-21T21:43:00Z">
                        <w:rPr>
                          <w:color w:val="000000"/>
                          <w:sz w:val="16"/>
                          <w:szCs w:val="16"/>
                        </w:rPr>
                      </w:rPrChange>
                    </w:rPr>
                    <w:t>0</w:t>
                  </w:r>
                </w:p>
              </w:tc>
              <w:tc>
                <w:tcPr>
                  <w:tcW w:w="800" w:type="dxa"/>
                  <w:tcBorders>
                    <w:top w:val="nil"/>
                    <w:left w:val="nil"/>
                    <w:bottom w:val="single" w:sz="4" w:space="0" w:color="auto"/>
                    <w:right w:val="single" w:sz="8" w:space="0" w:color="auto"/>
                  </w:tcBorders>
                  <w:shd w:val="clear" w:color="auto" w:fill="auto"/>
                  <w:noWrap/>
                  <w:vAlign w:val="center"/>
                  <w:hideMark/>
                </w:tcPr>
                <w:p w14:paraId="0F0A43B2" w14:textId="77777777" w:rsidR="007C044D" w:rsidRPr="00AA039D" w:rsidRDefault="007C044D" w:rsidP="00250964">
                  <w:pPr>
                    <w:jc w:val="center"/>
                    <w:rPr>
                      <w:color w:val="000000"/>
                      <w:sz w:val="18"/>
                      <w:szCs w:val="18"/>
                      <w:rPrChange w:id="524" w:author="Shamima Akter" w:date="2021-10-21T21:43:00Z">
                        <w:rPr>
                          <w:color w:val="000000"/>
                          <w:sz w:val="16"/>
                          <w:szCs w:val="16"/>
                        </w:rPr>
                      </w:rPrChange>
                    </w:rPr>
                  </w:pPr>
                  <w:r w:rsidRPr="00AA039D">
                    <w:rPr>
                      <w:color w:val="000000"/>
                      <w:sz w:val="18"/>
                      <w:szCs w:val="18"/>
                      <w:rPrChange w:id="525" w:author="Shamima Akter" w:date="2021-10-21T21:43:00Z">
                        <w:rPr>
                          <w:color w:val="000000"/>
                          <w:sz w:val="16"/>
                          <w:szCs w:val="16"/>
                        </w:rPr>
                      </w:rPrChange>
                    </w:rPr>
                    <w:t>0</w:t>
                  </w:r>
                </w:p>
              </w:tc>
            </w:tr>
            <w:tr w:rsidR="007C044D" w:rsidRPr="00AA039D" w14:paraId="382CA309" w14:textId="77777777" w:rsidTr="00250964">
              <w:trPr>
                <w:trHeight w:val="300"/>
              </w:trPr>
              <w:tc>
                <w:tcPr>
                  <w:tcW w:w="1207" w:type="dxa"/>
                  <w:vMerge w:val="restart"/>
                  <w:tcBorders>
                    <w:top w:val="nil"/>
                    <w:left w:val="single" w:sz="8" w:space="0" w:color="auto"/>
                    <w:bottom w:val="single" w:sz="8" w:space="0" w:color="000000"/>
                    <w:right w:val="nil"/>
                  </w:tcBorders>
                  <w:shd w:val="clear" w:color="auto" w:fill="auto"/>
                  <w:vAlign w:val="center"/>
                  <w:hideMark/>
                </w:tcPr>
                <w:p w14:paraId="2F1A5DC7" w14:textId="77777777" w:rsidR="007C044D" w:rsidRPr="00AA039D" w:rsidRDefault="007C044D" w:rsidP="00250964">
                  <w:pPr>
                    <w:jc w:val="center"/>
                    <w:rPr>
                      <w:color w:val="000000"/>
                      <w:sz w:val="18"/>
                      <w:szCs w:val="18"/>
                      <w:rPrChange w:id="526" w:author="Shamima Akter" w:date="2021-10-21T21:43:00Z">
                        <w:rPr>
                          <w:color w:val="000000"/>
                          <w:sz w:val="16"/>
                          <w:szCs w:val="16"/>
                        </w:rPr>
                      </w:rPrChange>
                    </w:rPr>
                  </w:pPr>
                  <w:r w:rsidRPr="00AA039D">
                    <w:rPr>
                      <w:color w:val="000000"/>
                      <w:sz w:val="18"/>
                      <w:szCs w:val="18"/>
                      <w:rPrChange w:id="527" w:author="Shamima Akter" w:date="2021-10-21T21:43:00Z">
                        <w:rPr>
                          <w:color w:val="000000"/>
                          <w:sz w:val="16"/>
                          <w:szCs w:val="16"/>
                        </w:rPr>
                      </w:rPrChange>
                    </w:rPr>
                    <w:t xml:space="preserve">Actual </w:t>
                  </w:r>
                  <w:r w:rsidRPr="00AA039D">
                    <w:rPr>
                      <w:b/>
                      <w:bCs/>
                      <w:color w:val="000000"/>
                      <w:sz w:val="18"/>
                      <w:szCs w:val="18"/>
                      <w:rPrChange w:id="528" w:author="Shamima Akter" w:date="2021-10-21T21:43:00Z">
                        <w:rPr>
                          <w:b/>
                          <w:bCs/>
                          <w:color w:val="000000"/>
                          <w:sz w:val="16"/>
                          <w:szCs w:val="16"/>
                        </w:rPr>
                      </w:rPrChange>
                    </w:rPr>
                    <w:t>1</w:t>
                  </w:r>
                  <w:r w:rsidRPr="00AA039D">
                    <w:rPr>
                      <w:color w:val="000000"/>
                      <w:sz w:val="18"/>
                      <w:szCs w:val="18"/>
                      <w:rPrChange w:id="529" w:author="Shamima Akter" w:date="2021-10-21T21:43:00Z">
                        <w:rPr>
                          <w:color w:val="000000"/>
                          <w:sz w:val="16"/>
                          <w:szCs w:val="16"/>
                        </w:rPr>
                      </w:rPrChange>
                    </w:rPr>
                    <w:t xml:space="preserve"> </w:t>
                  </w:r>
                  <w:proofErr w:type="gramStart"/>
                  <w:r w:rsidRPr="00AA039D">
                    <w:rPr>
                      <w:color w:val="000000"/>
                      <w:sz w:val="18"/>
                      <w:szCs w:val="18"/>
                      <w:rPrChange w:id="530" w:author="Shamima Akter" w:date="2021-10-21T21:43:00Z">
                        <w:rPr>
                          <w:color w:val="000000"/>
                          <w:sz w:val="16"/>
                          <w:szCs w:val="16"/>
                        </w:rPr>
                      </w:rPrChange>
                    </w:rPr>
                    <w:t xml:space="preserve">   (</w:t>
                  </w:r>
                  <w:proofErr w:type="gramEnd"/>
                  <w:r w:rsidRPr="00AA039D">
                    <w:rPr>
                      <w:color w:val="000000"/>
                      <w:sz w:val="18"/>
                      <w:szCs w:val="18"/>
                      <w:rPrChange w:id="531" w:author="Shamima Akter" w:date="2021-10-21T21:43:00Z">
                        <w:rPr>
                          <w:color w:val="000000"/>
                          <w:sz w:val="16"/>
                          <w:szCs w:val="16"/>
                        </w:rPr>
                      </w:rPrChange>
                    </w:rPr>
                    <w:t>CKD)</w:t>
                  </w:r>
                </w:p>
              </w:tc>
              <w:tc>
                <w:tcPr>
                  <w:tcW w:w="1362" w:type="dxa"/>
                  <w:tcBorders>
                    <w:top w:val="nil"/>
                    <w:left w:val="single" w:sz="8" w:space="0" w:color="auto"/>
                    <w:bottom w:val="single" w:sz="4" w:space="0" w:color="auto"/>
                    <w:right w:val="single" w:sz="4" w:space="0" w:color="auto"/>
                  </w:tcBorders>
                  <w:shd w:val="clear" w:color="000000" w:fill="F8CBAD"/>
                  <w:noWrap/>
                  <w:vAlign w:val="center"/>
                  <w:hideMark/>
                </w:tcPr>
                <w:p w14:paraId="218C744F" w14:textId="77777777" w:rsidR="007C044D" w:rsidRPr="00AA039D" w:rsidRDefault="007C044D" w:rsidP="00250964">
                  <w:pPr>
                    <w:jc w:val="center"/>
                    <w:rPr>
                      <w:color w:val="000000"/>
                      <w:sz w:val="18"/>
                      <w:szCs w:val="18"/>
                      <w:rPrChange w:id="532" w:author="Shamima Akter" w:date="2021-10-21T21:43:00Z">
                        <w:rPr>
                          <w:color w:val="000000"/>
                          <w:sz w:val="16"/>
                          <w:szCs w:val="16"/>
                        </w:rPr>
                      </w:rPrChange>
                    </w:rPr>
                  </w:pPr>
                  <w:r w:rsidRPr="00AA039D">
                    <w:rPr>
                      <w:color w:val="000000"/>
                      <w:sz w:val="18"/>
                      <w:szCs w:val="18"/>
                      <w:rPrChange w:id="533" w:author="Shamima Akter" w:date="2021-10-21T21:43:00Z">
                        <w:rPr>
                          <w:color w:val="000000"/>
                          <w:sz w:val="16"/>
                          <w:szCs w:val="16"/>
                        </w:rPr>
                      </w:rPrChange>
                    </w:rPr>
                    <w:t>FN</w:t>
                  </w:r>
                </w:p>
              </w:tc>
              <w:tc>
                <w:tcPr>
                  <w:tcW w:w="1196" w:type="dxa"/>
                  <w:tcBorders>
                    <w:top w:val="nil"/>
                    <w:left w:val="nil"/>
                    <w:bottom w:val="single" w:sz="4" w:space="0" w:color="auto"/>
                    <w:right w:val="single" w:sz="8" w:space="0" w:color="auto"/>
                  </w:tcBorders>
                  <w:shd w:val="clear" w:color="000000" w:fill="C6E0B4"/>
                  <w:noWrap/>
                  <w:vAlign w:val="center"/>
                  <w:hideMark/>
                </w:tcPr>
                <w:p w14:paraId="2456CC73" w14:textId="77777777" w:rsidR="007C044D" w:rsidRPr="00AA039D" w:rsidRDefault="007C044D" w:rsidP="00250964">
                  <w:pPr>
                    <w:jc w:val="center"/>
                    <w:rPr>
                      <w:color w:val="000000"/>
                      <w:sz w:val="18"/>
                      <w:szCs w:val="18"/>
                      <w:rPrChange w:id="534" w:author="Shamima Akter" w:date="2021-10-21T21:43:00Z">
                        <w:rPr>
                          <w:color w:val="000000"/>
                          <w:sz w:val="16"/>
                          <w:szCs w:val="16"/>
                        </w:rPr>
                      </w:rPrChange>
                    </w:rPr>
                  </w:pPr>
                  <w:r w:rsidRPr="00AA039D">
                    <w:rPr>
                      <w:color w:val="000000"/>
                      <w:sz w:val="18"/>
                      <w:szCs w:val="18"/>
                      <w:rPrChange w:id="535" w:author="Shamima Akter" w:date="2021-10-21T21:43:00Z">
                        <w:rPr>
                          <w:color w:val="000000"/>
                          <w:sz w:val="16"/>
                          <w:szCs w:val="16"/>
                        </w:rPr>
                      </w:rPrChange>
                    </w:rPr>
                    <w:t>TN</w:t>
                  </w:r>
                </w:p>
              </w:tc>
              <w:tc>
                <w:tcPr>
                  <w:tcW w:w="800" w:type="dxa"/>
                  <w:tcBorders>
                    <w:top w:val="nil"/>
                    <w:left w:val="nil"/>
                    <w:bottom w:val="single" w:sz="4" w:space="0" w:color="auto"/>
                    <w:right w:val="single" w:sz="8" w:space="0" w:color="auto"/>
                  </w:tcBorders>
                  <w:shd w:val="clear" w:color="auto" w:fill="auto"/>
                  <w:noWrap/>
                  <w:vAlign w:val="bottom"/>
                  <w:hideMark/>
                </w:tcPr>
                <w:p w14:paraId="30EE11C6" w14:textId="77777777" w:rsidR="007C044D" w:rsidRPr="00AA039D" w:rsidRDefault="007C044D" w:rsidP="00250964">
                  <w:pPr>
                    <w:jc w:val="center"/>
                    <w:rPr>
                      <w:b/>
                      <w:bCs/>
                      <w:color w:val="000000"/>
                      <w:sz w:val="18"/>
                      <w:szCs w:val="18"/>
                      <w:rPrChange w:id="536" w:author="Shamima Akter" w:date="2021-10-21T21:43:00Z">
                        <w:rPr>
                          <w:b/>
                          <w:bCs/>
                          <w:color w:val="000000"/>
                          <w:sz w:val="16"/>
                          <w:szCs w:val="16"/>
                        </w:rPr>
                      </w:rPrChange>
                    </w:rPr>
                  </w:pPr>
                  <w:r w:rsidRPr="00AA039D">
                    <w:rPr>
                      <w:b/>
                      <w:bCs/>
                      <w:color w:val="000000"/>
                      <w:sz w:val="18"/>
                      <w:szCs w:val="18"/>
                      <w:rPrChange w:id="537" w:author="Shamima Akter" w:date="2021-10-21T21:43:00Z">
                        <w:rPr>
                          <w:b/>
                          <w:bCs/>
                          <w:color w:val="000000"/>
                          <w:sz w:val="16"/>
                          <w:szCs w:val="16"/>
                        </w:rPr>
                      </w:rPrChange>
                    </w:rPr>
                    <w:t>FNR</w:t>
                  </w:r>
                </w:p>
              </w:tc>
            </w:tr>
            <w:tr w:rsidR="007C044D" w:rsidRPr="00AA039D" w14:paraId="55093F08" w14:textId="77777777" w:rsidTr="00250964">
              <w:trPr>
                <w:trHeight w:val="405"/>
              </w:trPr>
              <w:tc>
                <w:tcPr>
                  <w:tcW w:w="1207" w:type="dxa"/>
                  <w:vMerge/>
                  <w:tcBorders>
                    <w:top w:val="nil"/>
                    <w:left w:val="single" w:sz="8" w:space="0" w:color="auto"/>
                    <w:bottom w:val="single" w:sz="8" w:space="0" w:color="000000"/>
                    <w:right w:val="nil"/>
                  </w:tcBorders>
                  <w:vAlign w:val="center"/>
                  <w:hideMark/>
                </w:tcPr>
                <w:p w14:paraId="23775C66" w14:textId="77777777" w:rsidR="007C044D" w:rsidRPr="00AA039D" w:rsidRDefault="007C044D" w:rsidP="00250964">
                  <w:pPr>
                    <w:rPr>
                      <w:color w:val="000000"/>
                      <w:sz w:val="18"/>
                      <w:szCs w:val="18"/>
                      <w:rPrChange w:id="538" w:author="Shamima Akter" w:date="2021-10-21T21:43:00Z">
                        <w:rPr>
                          <w:color w:val="000000"/>
                          <w:sz w:val="16"/>
                          <w:szCs w:val="16"/>
                        </w:rPr>
                      </w:rPrChange>
                    </w:rPr>
                  </w:pPr>
                </w:p>
              </w:tc>
              <w:tc>
                <w:tcPr>
                  <w:tcW w:w="1362" w:type="dxa"/>
                  <w:tcBorders>
                    <w:top w:val="nil"/>
                    <w:left w:val="single" w:sz="8" w:space="0" w:color="auto"/>
                    <w:bottom w:val="single" w:sz="8" w:space="0" w:color="auto"/>
                    <w:right w:val="single" w:sz="4" w:space="0" w:color="auto"/>
                  </w:tcBorders>
                  <w:shd w:val="clear" w:color="000000" w:fill="F8CBAD"/>
                  <w:noWrap/>
                  <w:vAlign w:val="center"/>
                  <w:hideMark/>
                </w:tcPr>
                <w:p w14:paraId="35207D83" w14:textId="77777777" w:rsidR="007C044D" w:rsidRPr="00AA039D" w:rsidRDefault="007C044D" w:rsidP="00250964">
                  <w:pPr>
                    <w:jc w:val="center"/>
                    <w:rPr>
                      <w:color w:val="000000"/>
                      <w:sz w:val="18"/>
                      <w:szCs w:val="18"/>
                      <w:rPrChange w:id="539" w:author="Shamima Akter" w:date="2021-10-21T21:43:00Z">
                        <w:rPr>
                          <w:color w:val="000000"/>
                          <w:sz w:val="16"/>
                          <w:szCs w:val="16"/>
                        </w:rPr>
                      </w:rPrChange>
                    </w:rPr>
                  </w:pPr>
                  <w:r w:rsidRPr="00AA039D">
                    <w:rPr>
                      <w:color w:val="000000"/>
                      <w:sz w:val="18"/>
                      <w:szCs w:val="18"/>
                      <w:rPrChange w:id="540" w:author="Shamima Akter" w:date="2021-10-21T21:43:00Z">
                        <w:rPr>
                          <w:color w:val="000000"/>
                          <w:sz w:val="16"/>
                          <w:szCs w:val="16"/>
                        </w:rPr>
                      </w:rPrChange>
                    </w:rPr>
                    <w:t>3</w:t>
                  </w:r>
                </w:p>
              </w:tc>
              <w:tc>
                <w:tcPr>
                  <w:tcW w:w="1196" w:type="dxa"/>
                  <w:tcBorders>
                    <w:top w:val="nil"/>
                    <w:left w:val="nil"/>
                    <w:bottom w:val="single" w:sz="8" w:space="0" w:color="auto"/>
                    <w:right w:val="single" w:sz="8" w:space="0" w:color="auto"/>
                  </w:tcBorders>
                  <w:shd w:val="clear" w:color="000000" w:fill="C6E0B4"/>
                  <w:noWrap/>
                  <w:vAlign w:val="center"/>
                  <w:hideMark/>
                </w:tcPr>
                <w:p w14:paraId="3A7BD6DE" w14:textId="77777777" w:rsidR="007C044D" w:rsidRPr="00AA039D" w:rsidRDefault="007C044D" w:rsidP="00250964">
                  <w:pPr>
                    <w:jc w:val="center"/>
                    <w:rPr>
                      <w:color w:val="000000"/>
                      <w:sz w:val="18"/>
                      <w:szCs w:val="18"/>
                      <w:rPrChange w:id="541" w:author="Shamima Akter" w:date="2021-10-21T21:43:00Z">
                        <w:rPr>
                          <w:color w:val="000000"/>
                          <w:sz w:val="16"/>
                          <w:szCs w:val="16"/>
                        </w:rPr>
                      </w:rPrChange>
                    </w:rPr>
                  </w:pPr>
                  <w:r w:rsidRPr="00AA039D">
                    <w:rPr>
                      <w:color w:val="000000"/>
                      <w:sz w:val="18"/>
                      <w:szCs w:val="18"/>
                      <w:rPrChange w:id="542" w:author="Shamima Akter" w:date="2021-10-21T21:43:00Z">
                        <w:rPr>
                          <w:color w:val="000000"/>
                          <w:sz w:val="16"/>
                          <w:szCs w:val="16"/>
                        </w:rPr>
                      </w:rPrChange>
                    </w:rPr>
                    <w:t>49</w:t>
                  </w:r>
                </w:p>
              </w:tc>
              <w:tc>
                <w:tcPr>
                  <w:tcW w:w="800" w:type="dxa"/>
                  <w:tcBorders>
                    <w:top w:val="nil"/>
                    <w:left w:val="nil"/>
                    <w:bottom w:val="single" w:sz="8" w:space="0" w:color="auto"/>
                    <w:right w:val="single" w:sz="8" w:space="0" w:color="auto"/>
                  </w:tcBorders>
                  <w:shd w:val="clear" w:color="auto" w:fill="auto"/>
                  <w:noWrap/>
                  <w:vAlign w:val="center"/>
                  <w:hideMark/>
                </w:tcPr>
                <w:p w14:paraId="3BEED90B" w14:textId="77777777" w:rsidR="007C044D" w:rsidRPr="00AA039D" w:rsidRDefault="007C044D" w:rsidP="00250964">
                  <w:pPr>
                    <w:jc w:val="center"/>
                    <w:rPr>
                      <w:color w:val="000000"/>
                      <w:sz w:val="18"/>
                      <w:szCs w:val="18"/>
                      <w:rPrChange w:id="543" w:author="Shamima Akter" w:date="2021-10-21T21:43:00Z">
                        <w:rPr>
                          <w:color w:val="000000"/>
                          <w:sz w:val="16"/>
                          <w:szCs w:val="16"/>
                        </w:rPr>
                      </w:rPrChange>
                    </w:rPr>
                  </w:pPr>
                  <w:r w:rsidRPr="00AA039D">
                    <w:rPr>
                      <w:color w:val="000000"/>
                      <w:sz w:val="18"/>
                      <w:szCs w:val="18"/>
                      <w:rPrChange w:id="544" w:author="Shamima Akter" w:date="2021-10-21T21:43:00Z">
                        <w:rPr>
                          <w:color w:val="000000"/>
                          <w:sz w:val="16"/>
                          <w:szCs w:val="16"/>
                        </w:rPr>
                      </w:rPrChange>
                    </w:rPr>
                    <w:t>0.097</w:t>
                  </w:r>
                </w:p>
              </w:tc>
            </w:tr>
          </w:tbl>
          <w:p w14:paraId="5EC3ED0C" w14:textId="77777777" w:rsidR="007C044D" w:rsidRPr="00AA039D" w:rsidRDefault="007C044D" w:rsidP="00250964">
            <w:pPr>
              <w:rPr>
                <w:sz w:val="18"/>
                <w:szCs w:val="18"/>
                <w:rPrChange w:id="545" w:author="Shamima Akter" w:date="2021-10-21T21:43:00Z">
                  <w:rPr>
                    <w:sz w:val="16"/>
                    <w:szCs w:val="16"/>
                  </w:rPr>
                </w:rPrChange>
              </w:rPr>
            </w:pPr>
          </w:p>
        </w:tc>
      </w:tr>
      <w:tr w:rsidR="007C044D" w:rsidRPr="007C044D" w14:paraId="24829959" w14:textId="77777777" w:rsidTr="009D2495">
        <w:tc>
          <w:tcPr>
            <w:tcW w:w="4996" w:type="dxa"/>
          </w:tcPr>
          <w:p w14:paraId="7E45E8C5" w14:textId="77777777" w:rsidR="007C044D" w:rsidRPr="00AA039D" w:rsidRDefault="007C044D" w:rsidP="00250964">
            <w:pPr>
              <w:rPr>
                <w:sz w:val="18"/>
                <w:szCs w:val="18"/>
                <w:rPrChange w:id="546" w:author="Shamima Akter" w:date="2021-10-21T21:43:00Z">
                  <w:rPr>
                    <w:sz w:val="16"/>
                    <w:szCs w:val="16"/>
                  </w:rPr>
                </w:rPrChange>
              </w:rPr>
            </w:pPr>
            <w:r w:rsidRPr="00AA039D">
              <w:rPr>
                <w:sz w:val="18"/>
                <w:szCs w:val="18"/>
                <w:rPrChange w:id="547" w:author="Shamima Akter" w:date="2021-10-21T21:43:00Z">
                  <w:rPr>
                    <w:sz w:val="16"/>
                    <w:szCs w:val="16"/>
                  </w:rPr>
                </w:rPrChange>
              </w:rPr>
              <w:t>Bidirectional LSTM</w:t>
            </w:r>
          </w:p>
        </w:tc>
        <w:tc>
          <w:tcPr>
            <w:tcW w:w="4788" w:type="dxa"/>
          </w:tcPr>
          <w:p w14:paraId="5AFFDB08" w14:textId="77777777" w:rsidR="007C044D" w:rsidRPr="00AA039D" w:rsidRDefault="007C044D" w:rsidP="00250964">
            <w:pPr>
              <w:rPr>
                <w:sz w:val="18"/>
                <w:szCs w:val="18"/>
                <w:rPrChange w:id="548" w:author="Shamima Akter" w:date="2021-10-21T21:43:00Z">
                  <w:rPr>
                    <w:sz w:val="16"/>
                    <w:szCs w:val="16"/>
                  </w:rPr>
                </w:rPrChange>
              </w:rPr>
            </w:pPr>
          </w:p>
        </w:tc>
      </w:tr>
      <w:tr w:rsidR="007C044D" w:rsidRPr="007C044D" w14:paraId="68DF4B1C" w14:textId="77777777" w:rsidTr="009D2495">
        <w:trPr>
          <w:trHeight w:val="2465"/>
        </w:trPr>
        <w:tc>
          <w:tcPr>
            <w:tcW w:w="9784" w:type="dxa"/>
            <w:gridSpan w:val="2"/>
          </w:tcPr>
          <w:tbl>
            <w:tblPr>
              <w:tblW w:w="4780" w:type="dxa"/>
              <w:tblLook w:val="04A0" w:firstRow="1" w:lastRow="0" w:firstColumn="1" w:lastColumn="0" w:noHBand="0" w:noVBand="1"/>
            </w:tblPr>
            <w:tblGrid>
              <w:gridCol w:w="1320"/>
              <w:gridCol w:w="1260"/>
              <w:gridCol w:w="1120"/>
              <w:gridCol w:w="1080"/>
            </w:tblGrid>
            <w:tr w:rsidR="007C044D" w:rsidRPr="00AA039D" w14:paraId="62B00BE5" w14:textId="77777777" w:rsidTr="00250964">
              <w:trPr>
                <w:trHeight w:val="690"/>
              </w:trPr>
              <w:tc>
                <w:tcPr>
                  <w:tcW w:w="1320" w:type="dxa"/>
                  <w:tcBorders>
                    <w:top w:val="nil"/>
                    <w:left w:val="nil"/>
                    <w:bottom w:val="single" w:sz="8" w:space="0" w:color="auto"/>
                    <w:right w:val="single" w:sz="8" w:space="0" w:color="auto"/>
                  </w:tcBorders>
                  <w:shd w:val="clear" w:color="auto" w:fill="auto"/>
                  <w:noWrap/>
                  <w:vAlign w:val="center"/>
                  <w:hideMark/>
                </w:tcPr>
                <w:p w14:paraId="4141C432" w14:textId="77777777" w:rsidR="007C044D" w:rsidRPr="00AA039D" w:rsidRDefault="007C044D" w:rsidP="00250964">
                  <w:pPr>
                    <w:rPr>
                      <w:color w:val="000000"/>
                      <w:sz w:val="18"/>
                      <w:szCs w:val="18"/>
                      <w:rPrChange w:id="549" w:author="Shamima Akter" w:date="2021-10-21T21:43:00Z">
                        <w:rPr>
                          <w:color w:val="000000"/>
                          <w:sz w:val="16"/>
                          <w:szCs w:val="16"/>
                        </w:rPr>
                      </w:rPrChange>
                    </w:rPr>
                  </w:pPr>
                  <w:r w:rsidRPr="00AA039D">
                    <w:rPr>
                      <w:color w:val="000000"/>
                      <w:sz w:val="18"/>
                      <w:szCs w:val="18"/>
                      <w:rPrChange w:id="550" w:author="Shamima Akter" w:date="2021-10-21T21:43:00Z">
                        <w:rPr>
                          <w:color w:val="000000"/>
                          <w:sz w:val="16"/>
                          <w:szCs w:val="16"/>
                        </w:rPr>
                      </w:rPrChange>
                    </w:rPr>
                    <w:t>N = 80</w:t>
                  </w:r>
                </w:p>
              </w:tc>
              <w:tc>
                <w:tcPr>
                  <w:tcW w:w="1260" w:type="dxa"/>
                  <w:tcBorders>
                    <w:top w:val="single" w:sz="8" w:space="0" w:color="auto"/>
                    <w:left w:val="nil"/>
                    <w:bottom w:val="nil"/>
                    <w:right w:val="single" w:sz="4" w:space="0" w:color="auto"/>
                  </w:tcBorders>
                  <w:shd w:val="clear" w:color="auto" w:fill="auto"/>
                  <w:vAlign w:val="center"/>
                  <w:hideMark/>
                </w:tcPr>
                <w:p w14:paraId="13109C57" w14:textId="77777777" w:rsidR="007C044D" w:rsidRPr="00AA039D" w:rsidRDefault="007C044D" w:rsidP="00250964">
                  <w:pPr>
                    <w:rPr>
                      <w:color w:val="000000"/>
                      <w:sz w:val="18"/>
                      <w:szCs w:val="18"/>
                      <w:rPrChange w:id="551" w:author="Shamima Akter" w:date="2021-10-21T21:43:00Z">
                        <w:rPr>
                          <w:color w:val="000000"/>
                          <w:sz w:val="16"/>
                          <w:szCs w:val="16"/>
                        </w:rPr>
                      </w:rPrChange>
                    </w:rPr>
                  </w:pPr>
                  <w:r w:rsidRPr="00AA039D">
                    <w:rPr>
                      <w:color w:val="000000"/>
                      <w:sz w:val="18"/>
                      <w:szCs w:val="18"/>
                      <w:rPrChange w:id="552" w:author="Shamima Akter" w:date="2021-10-21T21:43:00Z">
                        <w:rPr>
                          <w:color w:val="000000"/>
                          <w:sz w:val="16"/>
                          <w:szCs w:val="16"/>
                        </w:rPr>
                      </w:rPrChange>
                    </w:rPr>
                    <w:t xml:space="preserve">Predicted </w:t>
                  </w:r>
                  <w:r w:rsidRPr="00AA039D">
                    <w:rPr>
                      <w:b/>
                      <w:bCs/>
                      <w:color w:val="000000"/>
                      <w:sz w:val="18"/>
                      <w:szCs w:val="18"/>
                      <w:rPrChange w:id="553" w:author="Shamima Akter" w:date="2021-10-21T21:43:00Z">
                        <w:rPr>
                          <w:b/>
                          <w:bCs/>
                          <w:color w:val="000000"/>
                          <w:sz w:val="16"/>
                          <w:szCs w:val="16"/>
                        </w:rPr>
                      </w:rPrChange>
                    </w:rPr>
                    <w:t>0</w:t>
                  </w:r>
                  <w:r w:rsidRPr="00AA039D">
                    <w:rPr>
                      <w:color w:val="000000"/>
                      <w:sz w:val="18"/>
                      <w:szCs w:val="18"/>
                      <w:rPrChange w:id="554" w:author="Shamima Akter" w:date="2021-10-21T21:43:00Z">
                        <w:rPr>
                          <w:color w:val="000000"/>
                          <w:sz w:val="16"/>
                          <w:szCs w:val="16"/>
                        </w:rPr>
                      </w:rPrChange>
                    </w:rPr>
                    <w:t xml:space="preserve"> (Not CKD)</w:t>
                  </w:r>
                </w:p>
              </w:tc>
              <w:tc>
                <w:tcPr>
                  <w:tcW w:w="1120" w:type="dxa"/>
                  <w:tcBorders>
                    <w:top w:val="single" w:sz="8" w:space="0" w:color="auto"/>
                    <w:left w:val="nil"/>
                    <w:bottom w:val="nil"/>
                    <w:right w:val="single" w:sz="8" w:space="0" w:color="auto"/>
                  </w:tcBorders>
                  <w:shd w:val="clear" w:color="auto" w:fill="auto"/>
                  <w:vAlign w:val="center"/>
                  <w:hideMark/>
                </w:tcPr>
                <w:p w14:paraId="7F4A77D7" w14:textId="77777777" w:rsidR="007C044D" w:rsidRPr="00AA039D" w:rsidRDefault="007C044D" w:rsidP="00250964">
                  <w:pPr>
                    <w:rPr>
                      <w:color w:val="000000"/>
                      <w:sz w:val="18"/>
                      <w:szCs w:val="18"/>
                      <w:rPrChange w:id="555" w:author="Shamima Akter" w:date="2021-10-21T21:43:00Z">
                        <w:rPr>
                          <w:color w:val="000000"/>
                          <w:sz w:val="16"/>
                          <w:szCs w:val="16"/>
                        </w:rPr>
                      </w:rPrChange>
                    </w:rPr>
                  </w:pPr>
                  <w:r w:rsidRPr="00AA039D">
                    <w:rPr>
                      <w:color w:val="000000"/>
                      <w:sz w:val="18"/>
                      <w:szCs w:val="18"/>
                      <w:rPrChange w:id="556" w:author="Shamima Akter" w:date="2021-10-21T21:43:00Z">
                        <w:rPr>
                          <w:color w:val="000000"/>
                          <w:sz w:val="16"/>
                          <w:szCs w:val="16"/>
                        </w:rPr>
                      </w:rPrChange>
                    </w:rPr>
                    <w:t xml:space="preserve">Predicted </w:t>
                  </w:r>
                  <w:r w:rsidRPr="00AA039D">
                    <w:rPr>
                      <w:b/>
                      <w:bCs/>
                      <w:color w:val="000000"/>
                      <w:sz w:val="18"/>
                      <w:szCs w:val="18"/>
                      <w:rPrChange w:id="557" w:author="Shamima Akter" w:date="2021-10-21T21:43:00Z">
                        <w:rPr>
                          <w:b/>
                          <w:bCs/>
                          <w:color w:val="000000"/>
                          <w:sz w:val="16"/>
                          <w:szCs w:val="16"/>
                        </w:rPr>
                      </w:rPrChange>
                    </w:rPr>
                    <w:t>1</w:t>
                  </w:r>
                  <w:r w:rsidRPr="00AA039D">
                    <w:rPr>
                      <w:color w:val="000000"/>
                      <w:sz w:val="18"/>
                      <w:szCs w:val="18"/>
                      <w:rPrChange w:id="558" w:author="Shamima Akter" w:date="2021-10-21T21:43:00Z">
                        <w:rPr>
                          <w:color w:val="000000"/>
                          <w:sz w:val="16"/>
                          <w:szCs w:val="16"/>
                        </w:rPr>
                      </w:rPrChange>
                    </w:rPr>
                    <w:t xml:space="preserve"> (CKD)</w:t>
                  </w:r>
                </w:p>
              </w:tc>
              <w:tc>
                <w:tcPr>
                  <w:tcW w:w="1080" w:type="dxa"/>
                  <w:tcBorders>
                    <w:top w:val="nil"/>
                    <w:left w:val="nil"/>
                    <w:bottom w:val="single" w:sz="8" w:space="0" w:color="auto"/>
                    <w:right w:val="nil"/>
                  </w:tcBorders>
                  <w:shd w:val="clear" w:color="auto" w:fill="auto"/>
                  <w:noWrap/>
                  <w:vAlign w:val="bottom"/>
                  <w:hideMark/>
                </w:tcPr>
                <w:p w14:paraId="66E462D2" w14:textId="77777777" w:rsidR="007C044D" w:rsidRPr="00AA039D" w:rsidRDefault="007C044D" w:rsidP="00250964">
                  <w:pPr>
                    <w:rPr>
                      <w:color w:val="000000"/>
                      <w:sz w:val="18"/>
                      <w:szCs w:val="18"/>
                      <w:rPrChange w:id="559" w:author="Shamima Akter" w:date="2021-10-21T21:43:00Z">
                        <w:rPr>
                          <w:color w:val="000000"/>
                          <w:sz w:val="16"/>
                          <w:szCs w:val="16"/>
                        </w:rPr>
                      </w:rPrChange>
                    </w:rPr>
                  </w:pPr>
                </w:p>
              </w:tc>
            </w:tr>
            <w:tr w:rsidR="007C044D" w:rsidRPr="00AA039D" w14:paraId="346E9BE3" w14:textId="77777777" w:rsidTr="00250964">
              <w:trPr>
                <w:trHeight w:val="345"/>
              </w:trPr>
              <w:tc>
                <w:tcPr>
                  <w:tcW w:w="1320" w:type="dxa"/>
                  <w:vMerge w:val="restart"/>
                  <w:tcBorders>
                    <w:top w:val="nil"/>
                    <w:left w:val="single" w:sz="8" w:space="0" w:color="auto"/>
                    <w:bottom w:val="single" w:sz="4" w:space="0" w:color="000000"/>
                    <w:right w:val="nil"/>
                  </w:tcBorders>
                  <w:shd w:val="clear" w:color="auto" w:fill="auto"/>
                  <w:vAlign w:val="center"/>
                  <w:hideMark/>
                </w:tcPr>
                <w:p w14:paraId="16C548D4" w14:textId="77777777" w:rsidR="007C044D" w:rsidRPr="00AA039D" w:rsidRDefault="007C044D" w:rsidP="00250964">
                  <w:pPr>
                    <w:rPr>
                      <w:color w:val="000000"/>
                      <w:sz w:val="18"/>
                      <w:szCs w:val="18"/>
                      <w:rPrChange w:id="560" w:author="Shamima Akter" w:date="2021-10-21T21:43:00Z">
                        <w:rPr>
                          <w:color w:val="000000"/>
                          <w:sz w:val="16"/>
                          <w:szCs w:val="16"/>
                        </w:rPr>
                      </w:rPrChange>
                    </w:rPr>
                  </w:pPr>
                  <w:r w:rsidRPr="00AA039D">
                    <w:rPr>
                      <w:color w:val="000000"/>
                      <w:sz w:val="18"/>
                      <w:szCs w:val="18"/>
                      <w:rPrChange w:id="561" w:author="Shamima Akter" w:date="2021-10-21T21:43:00Z">
                        <w:rPr>
                          <w:color w:val="000000"/>
                          <w:sz w:val="16"/>
                          <w:szCs w:val="16"/>
                        </w:rPr>
                      </w:rPrChange>
                    </w:rPr>
                    <w:t xml:space="preserve">Actual </w:t>
                  </w:r>
                  <w:r w:rsidRPr="00AA039D">
                    <w:rPr>
                      <w:b/>
                      <w:bCs/>
                      <w:color w:val="000000"/>
                      <w:sz w:val="18"/>
                      <w:szCs w:val="18"/>
                      <w:rPrChange w:id="562" w:author="Shamima Akter" w:date="2021-10-21T21:43:00Z">
                        <w:rPr>
                          <w:b/>
                          <w:bCs/>
                          <w:color w:val="000000"/>
                          <w:sz w:val="16"/>
                          <w:szCs w:val="16"/>
                        </w:rPr>
                      </w:rPrChange>
                    </w:rPr>
                    <w:t>0</w:t>
                  </w:r>
                  <w:r w:rsidRPr="00AA039D">
                    <w:rPr>
                      <w:color w:val="000000"/>
                      <w:sz w:val="18"/>
                      <w:szCs w:val="18"/>
                      <w:rPrChange w:id="563" w:author="Shamima Akter" w:date="2021-10-21T21:43:00Z">
                        <w:rPr>
                          <w:color w:val="000000"/>
                          <w:sz w:val="16"/>
                          <w:szCs w:val="16"/>
                        </w:rPr>
                      </w:rPrChange>
                    </w:rPr>
                    <w:t xml:space="preserve"> </w:t>
                  </w:r>
                  <w:proofErr w:type="gramStart"/>
                  <w:r w:rsidRPr="00AA039D">
                    <w:rPr>
                      <w:color w:val="000000"/>
                      <w:sz w:val="18"/>
                      <w:szCs w:val="18"/>
                      <w:rPrChange w:id="564" w:author="Shamima Akter" w:date="2021-10-21T21:43:00Z">
                        <w:rPr>
                          <w:color w:val="000000"/>
                          <w:sz w:val="16"/>
                          <w:szCs w:val="16"/>
                        </w:rPr>
                      </w:rPrChange>
                    </w:rPr>
                    <w:t xml:space="preserve">   (</w:t>
                  </w:r>
                  <w:proofErr w:type="gramEnd"/>
                  <w:r w:rsidRPr="00AA039D">
                    <w:rPr>
                      <w:color w:val="000000"/>
                      <w:sz w:val="18"/>
                      <w:szCs w:val="18"/>
                      <w:rPrChange w:id="565" w:author="Shamima Akter" w:date="2021-10-21T21:43:00Z">
                        <w:rPr>
                          <w:color w:val="000000"/>
                          <w:sz w:val="16"/>
                          <w:szCs w:val="16"/>
                        </w:rPr>
                      </w:rPrChange>
                    </w:rPr>
                    <w:t>Not CKD)</w:t>
                  </w:r>
                </w:p>
              </w:tc>
              <w:tc>
                <w:tcPr>
                  <w:tcW w:w="1260" w:type="dxa"/>
                  <w:tcBorders>
                    <w:top w:val="single" w:sz="8" w:space="0" w:color="auto"/>
                    <w:left w:val="single" w:sz="8" w:space="0" w:color="auto"/>
                    <w:bottom w:val="single" w:sz="4" w:space="0" w:color="auto"/>
                    <w:right w:val="single" w:sz="4" w:space="0" w:color="auto"/>
                  </w:tcBorders>
                  <w:shd w:val="clear" w:color="000000" w:fill="D0CECE"/>
                  <w:vAlign w:val="center"/>
                  <w:hideMark/>
                </w:tcPr>
                <w:p w14:paraId="2987B16D" w14:textId="77777777" w:rsidR="007C044D" w:rsidRPr="00AA039D" w:rsidRDefault="007C044D" w:rsidP="00250964">
                  <w:pPr>
                    <w:rPr>
                      <w:color w:val="000000"/>
                      <w:sz w:val="18"/>
                      <w:szCs w:val="18"/>
                      <w:rPrChange w:id="566" w:author="Shamima Akter" w:date="2021-10-21T21:43:00Z">
                        <w:rPr>
                          <w:color w:val="000000"/>
                          <w:sz w:val="16"/>
                          <w:szCs w:val="16"/>
                        </w:rPr>
                      </w:rPrChange>
                    </w:rPr>
                  </w:pPr>
                  <w:r w:rsidRPr="00AA039D">
                    <w:rPr>
                      <w:color w:val="000000"/>
                      <w:sz w:val="18"/>
                      <w:szCs w:val="18"/>
                      <w:rPrChange w:id="567" w:author="Shamima Akter" w:date="2021-10-21T21:43:00Z">
                        <w:rPr>
                          <w:color w:val="000000"/>
                          <w:sz w:val="16"/>
                          <w:szCs w:val="16"/>
                        </w:rPr>
                      </w:rPrChange>
                    </w:rPr>
                    <w:t>TP</w:t>
                  </w:r>
                </w:p>
              </w:tc>
              <w:tc>
                <w:tcPr>
                  <w:tcW w:w="1120" w:type="dxa"/>
                  <w:tcBorders>
                    <w:top w:val="single" w:sz="8" w:space="0" w:color="auto"/>
                    <w:left w:val="nil"/>
                    <w:bottom w:val="single" w:sz="4" w:space="0" w:color="auto"/>
                    <w:right w:val="single" w:sz="8" w:space="0" w:color="auto"/>
                  </w:tcBorders>
                  <w:shd w:val="clear" w:color="000000" w:fill="B4C6E7"/>
                  <w:vAlign w:val="center"/>
                  <w:hideMark/>
                </w:tcPr>
                <w:p w14:paraId="55AE7637" w14:textId="77777777" w:rsidR="007C044D" w:rsidRPr="00AA039D" w:rsidRDefault="007C044D" w:rsidP="00250964">
                  <w:pPr>
                    <w:rPr>
                      <w:color w:val="000000"/>
                      <w:sz w:val="18"/>
                      <w:szCs w:val="18"/>
                      <w:rPrChange w:id="568" w:author="Shamima Akter" w:date="2021-10-21T21:43:00Z">
                        <w:rPr>
                          <w:color w:val="000000"/>
                          <w:sz w:val="16"/>
                          <w:szCs w:val="16"/>
                        </w:rPr>
                      </w:rPrChange>
                    </w:rPr>
                  </w:pPr>
                  <w:r w:rsidRPr="00AA039D">
                    <w:rPr>
                      <w:color w:val="000000"/>
                      <w:sz w:val="18"/>
                      <w:szCs w:val="18"/>
                      <w:rPrChange w:id="569" w:author="Shamima Akter" w:date="2021-10-21T21:43:00Z">
                        <w:rPr>
                          <w:color w:val="000000"/>
                          <w:sz w:val="16"/>
                          <w:szCs w:val="16"/>
                        </w:rPr>
                      </w:rPrChange>
                    </w:rPr>
                    <w:t>FP</w:t>
                  </w:r>
                </w:p>
              </w:tc>
              <w:tc>
                <w:tcPr>
                  <w:tcW w:w="1080" w:type="dxa"/>
                  <w:tcBorders>
                    <w:top w:val="nil"/>
                    <w:left w:val="nil"/>
                    <w:bottom w:val="single" w:sz="4" w:space="0" w:color="auto"/>
                    <w:right w:val="single" w:sz="8" w:space="0" w:color="auto"/>
                  </w:tcBorders>
                  <w:shd w:val="clear" w:color="auto" w:fill="auto"/>
                  <w:noWrap/>
                  <w:vAlign w:val="bottom"/>
                  <w:hideMark/>
                </w:tcPr>
                <w:p w14:paraId="20FA1118" w14:textId="77777777" w:rsidR="007C044D" w:rsidRPr="00AA039D" w:rsidRDefault="007C044D" w:rsidP="00250964">
                  <w:pPr>
                    <w:rPr>
                      <w:b/>
                      <w:bCs/>
                      <w:color w:val="000000"/>
                      <w:sz w:val="18"/>
                      <w:szCs w:val="18"/>
                      <w:rPrChange w:id="570" w:author="Shamima Akter" w:date="2021-10-21T21:43:00Z">
                        <w:rPr>
                          <w:b/>
                          <w:bCs/>
                          <w:color w:val="000000"/>
                          <w:sz w:val="16"/>
                          <w:szCs w:val="16"/>
                        </w:rPr>
                      </w:rPrChange>
                    </w:rPr>
                  </w:pPr>
                  <w:r w:rsidRPr="00AA039D">
                    <w:rPr>
                      <w:b/>
                      <w:bCs/>
                      <w:color w:val="000000"/>
                      <w:sz w:val="18"/>
                      <w:szCs w:val="18"/>
                      <w:rPrChange w:id="571" w:author="Shamima Akter" w:date="2021-10-21T21:43:00Z">
                        <w:rPr>
                          <w:b/>
                          <w:bCs/>
                          <w:color w:val="000000"/>
                          <w:sz w:val="16"/>
                          <w:szCs w:val="16"/>
                        </w:rPr>
                      </w:rPrChange>
                    </w:rPr>
                    <w:t>FPR</w:t>
                  </w:r>
                </w:p>
              </w:tc>
            </w:tr>
            <w:tr w:rsidR="007C044D" w:rsidRPr="00AA039D" w14:paraId="0B91E1FB" w14:textId="77777777" w:rsidTr="00250964">
              <w:trPr>
                <w:trHeight w:val="390"/>
              </w:trPr>
              <w:tc>
                <w:tcPr>
                  <w:tcW w:w="1320" w:type="dxa"/>
                  <w:vMerge/>
                  <w:tcBorders>
                    <w:top w:val="nil"/>
                    <w:left w:val="single" w:sz="8" w:space="0" w:color="auto"/>
                    <w:bottom w:val="single" w:sz="4" w:space="0" w:color="000000"/>
                    <w:right w:val="nil"/>
                  </w:tcBorders>
                  <w:vAlign w:val="center"/>
                  <w:hideMark/>
                </w:tcPr>
                <w:p w14:paraId="125F28F6" w14:textId="77777777" w:rsidR="007C044D" w:rsidRPr="00AA039D" w:rsidRDefault="007C044D" w:rsidP="00250964">
                  <w:pPr>
                    <w:rPr>
                      <w:color w:val="000000"/>
                      <w:sz w:val="18"/>
                      <w:szCs w:val="18"/>
                      <w:rPrChange w:id="572" w:author="Shamima Akter" w:date="2021-10-21T21:43:00Z">
                        <w:rPr>
                          <w:color w:val="000000"/>
                          <w:sz w:val="16"/>
                          <w:szCs w:val="16"/>
                        </w:rPr>
                      </w:rPrChange>
                    </w:rPr>
                  </w:pPr>
                </w:p>
              </w:tc>
              <w:tc>
                <w:tcPr>
                  <w:tcW w:w="1260" w:type="dxa"/>
                  <w:tcBorders>
                    <w:top w:val="nil"/>
                    <w:left w:val="single" w:sz="8" w:space="0" w:color="auto"/>
                    <w:bottom w:val="single" w:sz="4" w:space="0" w:color="auto"/>
                    <w:right w:val="single" w:sz="4" w:space="0" w:color="auto"/>
                  </w:tcBorders>
                  <w:shd w:val="clear" w:color="000000" w:fill="D0CECE"/>
                  <w:vAlign w:val="center"/>
                  <w:hideMark/>
                </w:tcPr>
                <w:p w14:paraId="67B32282" w14:textId="77777777" w:rsidR="007C044D" w:rsidRPr="00AA039D" w:rsidRDefault="007C044D" w:rsidP="00250964">
                  <w:pPr>
                    <w:rPr>
                      <w:color w:val="000000"/>
                      <w:sz w:val="18"/>
                      <w:szCs w:val="18"/>
                      <w:rPrChange w:id="573" w:author="Shamima Akter" w:date="2021-10-21T21:43:00Z">
                        <w:rPr>
                          <w:color w:val="000000"/>
                          <w:sz w:val="16"/>
                          <w:szCs w:val="16"/>
                        </w:rPr>
                      </w:rPrChange>
                    </w:rPr>
                  </w:pPr>
                  <w:r w:rsidRPr="00AA039D">
                    <w:rPr>
                      <w:color w:val="000000"/>
                      <w:sz w:val="18"/>
                      <w:szCs w:val="18"/>
                      <w:rPrChange w:id="574" w:author="Shamima Akter" w:date="2021-10-21T21:43:00Z">
                        <w:rPr>
                          <w:color w:val="000000"/>
                          <w:sz w:val="16"/>
                          <w:szCs w:val="16"/>
                        </w:rPr>
                      </w:rPrChange>
                    </w:rPr>
                    <w:t>22</w:t>
                  </w:r>
                </w:p>
              </w:tc>
              <w:tc>
                <w:tcPr>
                  <w:tcW w:w="1120" w:type="dxa"/>
                  <w:tcBorders>
                    <w:top w:val="nil"/>
                    <w:left w:val="nil"/>
                    <w:bottom w:val="single" w:sz="4" w:space="0" w:color="auto"/>
                    <w:right w:val="single" w:sz="8" w:space="0" w:color="auto"/>
                  </w:tcBorders>
                  <w:shd w:val="clear" w:color="000000" w:fill="B4C6E7"/>
                  <w:vAlign w:val="center"/>
                  <w:hideMark/>
                </w:tcPr>
                <w:p w14:paraId="5E3FB775" w14:textId="77777777" w:rsidR="007C044D" w:rsidRPr="00AA039D" w:rsidRDefault="007C044D" w:rsidP="00250964">
                  <w:pPr>
                    <w:rPr>
                      <w:color w:val="000000"/>
                      <w:sz w:val="18"/>
                      <w:szCs w:val="18"/>
                      <w:rPrChange w:id="575" w:author="Shamima Akter" w:date="2021-10-21T21:43:00Z">
                        <w:rPr>
                          <w:color w:val="000000"/>
                          <w:sz w:val="16"/>
                          <w:szCs w:val="16"/>
                        </w:rPr>
                      </w:rPrChange>
                    </w:rPr>
                  </w:pPr>
                  <w:r w:rsidRPr="00AA039D">
                    <w:rPr>
                      <w:color w:val="000000"/>
                      <w:sz w:val="18"/>
                      <w:szCs w:val="18"/>
                      <w:rPrChange w:id="576" w:author="Shamima Akter" w:date="2021-10-21T21:43:00Z">
                        <w:rPr>
                          <w:color w:val="000000"/>
                          <w:sz w:val="16"/>
                          <w:szCs w:val="16"/>
                        </w:rPr>
                      </w:rPrChange>
                    </w:rPr>
                    <w:t>6</w:t>
                  </w:r>
                </w:p>
              </w:tc>
              <w:tc>
                <w:tcPr>
                  <w:tcW w:w="1080" w:type="dxa"/>
                  <w:tcBorders>
                    <w:top w:val="nil"/>
                    <w:left w:val="nil"/>
                    <w:bottom w:val="single" w:sz="4" w:space="0" w:color="auto"/>
                    <w:right w:val="single" w:sz="8" w:space="0" w:color="auto"/>
                  </w:tcBorders>
                  <w:shd w:val="clear" w:color="auto" w:fill="auto"/>
                  <w:noWrap/>
                  <w:vAlign w:val="center"/>
                  <w:hideMark/>
                </w:tcPr>
                <w:p w14:paraId="4D6DE25D" w14:textId="77777777" w:rsidR="007C044D" w:rsidRPr="00AA039D" w:rsidRDefault="007C044D" w:rsidP="00250964">
                  <w:pPr>
                    <w:rPr>
                      <w:color w:val="000000"/>
                      <w:sz w:val="18"/>
                      <w:szCs w:val="18"/>
                      <w:rPrChange w:id="577" w:author="Shamima Akter" w:date="2021-10-21T21:43:00Z">
                        <w:rPr>
                          <w:color w:val="000000"/>
                          <w:sz w:val="16"/>
                          <w:szCs w:val="16"/>
                        </w:rPr>
                      </w:rPrChange>
                    </w:rPr>
                  </w:pPr>
                  <w:r w:rsidRPr="00AA039D">
                    <w:rPr>
                      <w:color w:val="000000"/>
                      <w:sz w:val="18"/>
                      <w:szCs w:val="18"/>
                      <w:rPrChange w:id="578" w:author="Shamima Akter" w:date="2021-10-21T21:43:00Z">
                        <w:rPr>
                          <w:color w:val="000000"/>
                          <w:sz w:val="16"/>
                          <w:szCs w:val="16"/>
                        </w:rPr>
                      </w:rPrChange>
                    </w:rPr>
                    <w:t>0.109</w:t>
                  </w:r>
                </w:p>
              </w:tc>
            </w:tr>
            <w:tr w:rsidR="007C044D" w:rsidRPr="00AA039D" w14:paraId="42D1DA14" w14:textId="77777777" w:rsidTr="00250964">
              <w:trPr>
                <w:trHeight w:val="300"/>
              </w:trPr>
              <w:tc>
                <w:tcPr>
                  <w:tcW w:w="1320" w:type="dxa"/>
                  <w:vMerge w:val="restart"/>
                  <w:tcBorders>
                    <w:top w:val="nil"/>
                    <w:left w:val="single" w:sz="8" w:space="0" w:color="auto"/>
                    <w:bottom w:val="single" w:sz="8" w:space="0" w:color="000000"/>
                    <w:right w:val="nil"/>
                  </w:tcBorders>
                  <w:shd w:val="clear" w:color="auto" w:fill="auto"/>
                  <w:vAlign w:val="center"/>
                  <w:hideMark/>
                </w:tcPr>
                <w:p w14:paraId="769705A4" w14:textId="77777777" w:rsidR="007C044D" w:rsidRPr="00AA039D" w:rsidRDefault="007C044D" w:rsidP="00250964">
                  <w:pPr>
                    <w:rPr>
                      <w:color w:val="000000"/>
                      <w:sz w:val="18"/>
                      <w:szCs w:val="18"/>
                      <w:rPrChange w:id="579" w:author="Shamima Akter" w:date="2021-10-21T21:43:00Z">
                        <w:rPr>
                          <w:color w:val="000000"/>
                          <w:sz w:val="16"/>
                          <w:szCs w:val="16"/>
                        </w:rPr>
                      </w:rPrChange>
                    </w:rPr>
                  </w:pPr>
                  <w:r w:rsidRPr="00AA039D">
                    <w:rPr>
                      <w:color w:val="000000"/>
                      <w:sz w:val="18"/>
                      <w:szCs w:val="18"/>
                      <w:rPrChange w:id="580" w:author="Shamima Akter" w:date="2021-10-21T21:43:00Z">
                        <w:rPr>
                          <w:color w:val="000000"/>
                          <w:sz w:val="16"/>
                          <w:szCs w:val="16"/>
                        </w:rPr>
                      </w:rPrChange>
                    </w:rPr>
                    <w:t xml:space="preserve">Actual </w:t>
                  </w:r>
                  <w:r w:rsidRPr="00AA039D">
                    <w:rPr>
                      <w:b/>
                      <w:bCs/>
                      <w:color w:val="000000"/>
                      <w:sz w:val="18"/>
                      <w:szCs w:val="18"/>
                      <w:rPrChange w:id="581" w:author="Shamima Akter" w:date="2021-10-21T21:43:00Z">
                        <w:rPr>
                          <w:b/>
                          <w:bCs/>
                          <w:color w:val="000000"/>
                          <w:sz w:val="16"/>
                          <w:szCs w:val="16"/>
                        </w:rPr>
                      </w:rPrChange>
                    </w:rPr>
                    <w:t>1</w:t>
                  </w:r>
                  <w:r w:rsidRPr="00AA039D">
                    <w:rPr>
                      <w:color w:val="000000"/>
                      <w:sz w:val="18"/>
                      <w:szCs w:val="18"/>
                      <w:rPrChange w:id="582" w:author="Shamima Akter" w:date="2021-10-21T21:43:00Z">
                        <w:rPr>
                          <w:color w:val="000000"/>
                          <w:sz w:val="16"/>
                          <w:szCs w:val="16"/>
                        </w:rPr>
                      </w:rPrChange>
                    </w:rPr>
                    <w:t xml:space="preserve"> </w:t>
                  </w:r>
                  <w:proofErr w:type="gramStart"/>
                  <w:r w:rsidRPr="00AA039D">
                    <w:rPr>
                      <w:color w:val="000000"/>
                      <w:sz w:val="18"/>
                      <w:szCs w:val="18"/>
                      <w:rPrChange w:id="583" w:author="Shamima Akter" w:date="2021-10-21T21:43:00Z">
                        <w:rPr>
                          <w:color w:val="000000"/>
                          <w:sz w:val="16"/>
                          <w:szCs w:val="16"/>
                        </w:rPr>
                      </w:rPrChange>
                    </w:rPr>
                    <w:t xml:space="preserve">   (</w:t>
                  </w:r>
                  <w:proofErr w:type="gramEnd"/>
                  <w:r w:rsidRPr="00AA039D">
                    <w:rPr>
                      <w:color w:val="000000"/>
                      <w:sz w:val="18"/>
                      <w:szCs w:val="18"/>
                      <w:rPrChange w:id="584" w:author="Shamima Akter" w:date="2021-10-21T21:43:00Z">
                        <w:rPr>
                          <w:color w:val="000000"/>
                          <w:sz w:val="16"/>
                          <w:szCs w:val="16"/>
                        </w:rPr>
                      </w:rPrChange>
                    </w:rPr>
                    <w:t>CKD)</w:t>
                  </w:r>
                </w:p>
              </w:tc>
              <w:tc>
                <w:tcPr>
                  <w:tcW w:w="1260" w:type="dxa"/>
                  <w:tcBorders>
                    <w:top w:val="nil"/>
                    <w:left w:val="single" w:sz="8" w:space="0" w:color="auto"/>
                    <w:bottom w:val="single" w:sz="4" w:space="0" w:color="auto"/>
                    <w:right w:val="single" w:sz="4" w:space="0" w:color="auto"/>
                  </w:tcBorders>
                  <w:shd w:val="clear" w:color="000000" w:fill="F8CBAD"/>
                  <w:noWrap/>
                  <w:vAlign w:val="center"/>
                  <w:hideMark/>
                </w:tcPr>
                <w:p w14:paraId="1AC04BE8" w14:textId="77777777" w:rsidR="007C044D" w:rsidRPr="00AA039D" w:rsidRDefault="007C044D" w:rsidP="00250964">
                  <w:pPr>
                    <w:rPr>
                      <w:color w:val="000000"/>
                      <w:sz w:val="18"/>
                      <w:szCs w:val="18"/>
                      <w:rPrChange w:id="585" w:author="Shamima Akter" w:date="2021-10-21T21:43:00Z">
                        <w:rPr>
                          <w:color w:val="000000"/>
                          <w:sz w:val="16"/>
                          <w:szCs w:val="16"/>
                        </w:rPr>
                      </w:rPrChange>
                    </w:rPr>
                  </w:pPr>
                  <w:r w:rsidRPr="00AA039D">
                    <w:rPr>
                      <w:color w:val="000000"/>
                      <w:sz w:val="18"/>
                      <w:szCs w:val="18"/>
                      <w:rPrChange w:id="586" w:author="Shamima Akter" w:date="2021-10-21T21:43:00Z">
                        <w:rPr>
                          <w:color w:val="000000"/>
                          <w:sz w:val="16"/>
                          <w:szCs w:val="16"/>
                        </w:rPr>
                      </w:rPrChange>
                    </w:rPr>
                    <w:t>FN</w:t>
                  </w:r>
                </w:p>
              </w:tc>
              <w:tc>
                <w:tcPr>
                  <w:tcW w:w="1120" w:type="dxa"/>
                  <w:tcBorders>
                    <w:top w:val="nil"/>
                    <w:left w:val="nil"/>
                    <w:bottom w:val="single" w:sz="4" w:space="0" w:color="auto"/>
                    <w:right w:val="single" w:sz="8" w:space="0" w:color="auto"/>
                  </w:tcBorders>
                  <w:shd w:val="clear" w:color="000000" w:fill="C6E0B4"/>
                  <w:noWrap/>
                  <w:vAlign w:val="center"/>
                  <w:hideMark/>
                </w:tcPr>
                <w:p w14:paraId="5E2CC956" w14:textId="77777777" w:rsidR="007C044D" w:rsidRPr="00AA039D" w:rsidRDefault="007C044D" w:rsidP="00250964">
                  <w:pPr>
                    <w:rPr>
                      <w:color w:val="000000"/>
                      <w:sz w:val="18"/>
                      <w:szCs w:val="18"/>
                      <w:rPrChange w:id="587" w:author="Shamima Akter" w:date="2021-10-21T21:43:00Z">
                        <w:rPr>
                          <w:color w:val="000000"/>
                          <w:sz w:val="16"/>
                          <w:szCs w:val="16"/>
                        </w:rPr>
                      </w:rPrChange>
                    </w:rPr>
                  </w:pPr>
                  <w:r w:rsidRPr="00AA039D">
                    <w:rPr>
                      <w:color w:val="000000"/>
                      <w:sz w:val="18"/>
                      <w:szCs w:val="18"/>
                      <w:rPrChange w:id="588" w:author="Shamima Akter" w:date="2021-10-21T21:43:00Z">
                        <w:rPr>
                          <w:color w:val="000000"/>
                          <w:sz w:val="16"/>
                          <w:szCs w:val="16"/>
                        </w:rPr>
                      </w:rPrChange>
                    </w:rPr>
                    <w:t>TN</w:t>
                  </w:r>
                </w:p>
              </w:tc>
              <w:tc>
                <w:tcPr>
                  <w:tcW w:w="1080" w:type="dxa"/>
                  <w:tcBorders>
                    <w:top w:val="nil"/>
                    <w:left w:val="nil"/>
                    <w:bottom w:val="single" w:sz="4" w:space="0" w:color="auto"/>
                    <w:right w:val="single" w:sz="8" w:space="0" w:color="auto"/>
                  </w:tcBorders>
                  <w:shd w:val="clear" w:color="auto" w:fill="auto"/>
                  <w:noWrap/>
                  <w:vAlign w:val="bottom"/>
                  <w:hideMark/>
                </w:tcPr>
                <w:p w14:paraId="7734E213" w14:textId="77777777" w:rsidR="007C044D" w:rsidRPr="00AA039D" w:rsidRDefault="007C044D" w:rsidP="00250964">
                  <w:pPr>
                    <w:rPr>
                      <w:b/>
                      <w:bCs/>
                      <w:color w:val="000000"/>
                      <w:sz w:val="18"/>
                      <w:szCs w:val="18"/>
                      <w:rPrChange w:id="589" w:author="Shamima Akter" w:date="2021-10-21T21:43:00Z">
                        <w:rPr>
                          <w:b/>
                          <w:bCs/>
                          <w:color w:val="000000"/>
                          <w:sz w:val="16"/>
                          <w:szCs w:val="16"/>
                        </w:rPr>
                      </w:rPrChange>
                    </w:rPr>
                  </w:pPr>
                  <w:r w:rsidRPr="00AA039D">
                    <w:rPr>
                      <w:b/>
                      <w:bCs/>
                      <w:color w:val="000000"/>
                      <w:sz w:val="18"/>
                      <w:szCs w:val="18"/>
                      <w:rPrChange w:id="590" w:author="Shamima Akter" w:date="2021-10-21T21:43:00Z">
                        <w:rPr>
                          <w:b/>
                          <w:bCs/>
                          <w:color w:val="000000"/>
                          <w:sz w:val="16"/>
                          <w:szCs w:val="16"/>
                        </w:rPr>
                      </w:rPrChange>
                    </w:rPr>
                    <w:t>FNR</w:t>
                  </w:r>
                </w:p>
              </w:tc>
            </w:tr>
            <w:tr w:rsidR="007C044D" w:rsidRPr="00AA039D" w14:paraId="10D165C6" w14:textId="77777777" w:rsidTr="00250964">
              <w:trPr>
                <w:trHeight w:val="405"/>
              </w:trPr>
              <w:tc>
                <w:tcPr>
                  <w:tcW w:w="1320" w:type="dxa"/>
                  <w:vMerge/>
                  <w:tcBorders>
                    <w:top w:val="nil"/>
                    <w:left w:val="single" w:sz="8" w:space="0" w:color="auto"/>
                    <w:bottom w:val="single" w:sz="8" w:space="0" w:color="000000"/>
                    <w:right w:val="nil"/>
                  </w:tcBorders>
                  <w:vAlign w:val="center"/>
                  <w:hideMark/>
                </w:tcPr>
                <w:p w14:paraId="07A80FC1" w14:textId="77777777" w:rsidR="007C044D" w:rsidRPr="00AA039D" w:rsidRDefault="007C044D" w:rsidP="00250964">
                  <w:pPr>
                    <w:rPr>
                      <w:color w:val="000000"/>
                      <w:sz w:val="18"/>
                      <w:szCs w:val="18"/>
                      <w:rPrChange w:id="591" w:author="Shamima Akter" w:date="2021-10-21T21:43:00Z">
                        <w:rPr>
                          <w:color w:val="000000"/>
                          <w:sz w:val="16"/>
                          <w:szCs w:val="16"/>
                        </w:rPr>
                      </w:rPrChange>
                    </w:rPr>
                  </w:pPr>
                </w:p>
              </w:tc>
              <w:tc>
                <w:tcPr>
                  <w:tcW w:w="1260" w:type="dxa"/>
                  <w:tcBorders>
                    <w:top w:val="nil"/>
                    <w:left w:val="single" w:sz="8" w:space="0" w:color="auto"/>
                    <w:bottom w:val="single" w:sz="8" w:space="0" w:color="auto"/>
                    <w:right w:val="single" w:sz="4" w:space="0" w:color="auto"/>
                  </w:tcBorders>
                  <w:shd w:val="clear" w:color="000000" w:fill="F8CBAD"/>
                  <w:noWrap/>
                  <w:vAlign w:val="center"/>
                  <w:hideMark/>
                </w:tcPr>
                <w:p w14:paraId="55711476" w14:textId="77777777" w:rsidR="007C044D" w:rsidRPr="00AA039D" w:rsidRDefault="007C044D" w:rsidP="00250964">
                  <w:pPr>
                    <w:rPr>
                      <w:color w:val="000000"/>
                      <w:sz w:val="18"/>
                      <w:szCs w:val="18"/>
                      <w:rPrChange w:id="592" w:author="Shamima Akter" w:date="2021-10-21T21:43:00Z">
                        <w:rPr>
                          <w:color w:val="000000"/>
                          <w:sz w:val="16"/>
                          <w:szCs w:val="16"/>
                        </w:rPr>
                      </w:rPrChange>
                    </w:rPr>
                  </w:pPr>
                  <w:r w:rsidRPr="00AA039D">
                    <w:rPr>
                      <w:color w:val="000000"/>
                      <w:sz w:val="18"/>
                      <w:szCs w:val="18"/>
                      <w:rPrChange w:id="593" w:author="Shamima Akter" w:date="2021-10-21T21:43:00Z">
                        <w:rPr>
                          <w:color w:val="000000"/>
                          <w:sz w:val="16"/>
                          <w:szCs w:val="16"/>
                        </w:rPr>
                      </w:rPrChange>
                    </w:rPr>
                    <w:t>3</w:t>
                  </w:r>
                </w:p>
              </w:tc>
              <w:tc>
                <w:tcPr>
                  <w:tcW w:w="1120" w:type="dxa"/>
                  <w:tcBorders>
                    <w:top w:val="nil"/>
                    <w:left w:val="nil"/>
                    <w:bottom w:val="single" w:sz="8" w:space="0" w:color="auto"/>
                    <w:right w:val="single" w:sz="8" w:space="0" w:color="auto"/>
                  </w:tcBorders>
                  <w:shd w:val="clear" w:color="000000" w:fill="C6E0B4"/>
                  <w:noWrap/>
                  <w:vAlign w:val="center"/>
                  <w:hideMark/>
                </w:tcPr>
                <w:p w14:paraId="6E2AD94B" w14:textId="77777777" w:rsidR="007C044D" w:rsidRPr="00AA039D" w:rsidRDefault="007C044D" w:rsidP="00250964">
                  <w:pPr>
                    <w:rPr>
                      <w:color w:val="000000"/>
                      <w:sz w:val="18"/>
                      <w:szCs w:val="18"/>
                      <w:rPrChange w:id="594" w:author="Shamima Akter" w:date="2021-10-21T21:43:00Z">
                        <w:rPr>
                          <w:color w:val="000000"/>
                          <w:sz w:val="16"/>
                          <w:szCs w:val="16"/>
                        </w:rPr>
                      </w:rPrChange>
                    </w:rPr>
                  </w:pPr>
                  <w:r w:rsidRPr="00AA039D">
                    <w:rPr>
                      <w:color w:val="000000"/>
                      <w:sz w:val="18"/>
                      <w:szCs w:val="18"/>
                      <w:rPrChange w:id="595" w:author="Shamima Akter" w:date="2021-10-21T21:43:00Z">
                        <w:rPr>
                          <w:color w:val="000000"/>
                          <w:sz w:val="16"/>
                          <w:szCs w:val="16"/>
                        </w:rPr>
                      </w:rPrChange>
                    </w:rPr>
                    <w:t>49</w:t>
                  </w:r>
                </w:p>
              </w:tc>
              <w:tc>
                <w:tcPr>
                  <w:tcW w:w="1080" w:type="dxa"/>
                  <w:tcBorders>
                    <w:top w:val="nil"/>
                    <w:left w:val="nil"/>
                    <w:bottom w:val="single" w:sz="8" w:space="0" w:color="auto"/>
                    <w:right w:val="single" w:sz="8" w:space="0" w:color="auto"/>
                  </w:tcBorders>
                  <w:shd w:val="clear" w:color="auto" w:fill="auto"/>
                  <w:noWrap/>
                  <w:vAlign w:val="center"/>
                  <w:hideMark/>
                </w:tcPr>
                <w:p w14:paraId="7CDEF7B2" w14:textId="77777777" w:rsidR="007C044D" w:rsidRPr="00AA039D" w:rsidRDefault="007C044D" w:rsidP="00250964">
                  <w:pPr>
                    <w:rPr>
                      <w:color w:val="000000"/>
                      <w:sz w:val="18"/>
                      <w:szCs w:val="18"/>
                      <w:rPrChange w:id="596" w:author="Shamima Akter" w:date="2021-10-21T21:43:00Z">
                        <w:rPr>
                          <w:color w:val="000000"/>
                          <w:sz w:val="16"/>
                          <w:szCs w:val="16"/>
                        </w:rPr>
                      </w:rPrChange>
                    </w:rPr>
                  </w:pPr>
                  <w:r w:rsidRPr="00AA039D">
                    <w:rPr>
                      <w:color w:val="000000"/>
                      <w:sz w:val="18"/>
                      <w:szCs w:val="18"/>
                      <w:rPrChange w:id="597" w:author="Shamima Akter" w:date="2021-10-21T21:43:00Z">
                        <w:rPr>
                          <w:color w:val="000000"/>
                          <w:sz w:val="16"/>
                          <w:szCs w:val="16"/>
                        </w:rPr>
                      </w:rPrChange>
                    </w:rPr>
                    <w:t>0.120</w:t>
                  </w:r>
                </w:p>
              </w:tc>
            </w:tr>
          </w:tbl>
          <w:p w14:paraId="4C3A0504" w14:textId="77777777" w:rsidR="007C044D" w:rsidRPr="00AA039D" w:rsidRDefault="007C044D" w:rsidP="00250964">
            <w:pPr>
              <w:rPr>
                <w:sz w:val="18"/>
                <w:szCs w:val="18"/>
                <w:rPrChange w:id="598" w:author="Shamima Akter" w:date="2021-10-21T21:43:00Z">
                  <w:rPr>
                    <w:sz w:val="16"/>
                    <w:szCs w:val="16"/>
                  </w:rPr>
                </w:rPrChange>
              </w:rPr>
            </w:pPr>
          </w:p>
        </w:tc>
      </w:tr>
    </w:tbl>
    <w:p w14:paraId="44CDD8A2" w14:textId="6E9B6845" w:rsidR="00AC5656" w:rsidRDefault="00D237DE" w:rsidP="009D2495">
      <w:pPr>
        <w:pStyle w:val="Caption"/>
        <w:rPr>
          <w:ins w:id="599" w:author="Ahmed, Manik" w:date="2021-10-19T22:30:00Z"/>
        </w:rPr>
      </w:pPr>
      <w:r>
        <w:t xml:space="preserve">Figure </w:t>
      </w:r>
      <w:fldSimple w:instr=" SEQ Figure \* ARABIC ">
        <w:r>
          <w:rPr>
            <w:noProof/>
          </w:rPr>
          <w:t>12</w:t>
        </w:r>
      </w:fldSimple>
      <w:r w:rsidRPr="00D237DE">
        <w:t xml:space="preserve"> Confusion matrix for 7 DL models</w:t>
      </w:r>
    </w:p>
    <w:p w14:paraId="74CFF511" w14:textId="77777777" w:rsidR="00A91676" w:rsidRDefault="00A91676" w:rsidP="00A91676">
      <w:pPr>
        <w:pStyle w:val="Caption"/>
        <w:keepNext/>
        <w:spacing w:line="240" w:lineRule="auto"/>
        <w:rPr>
          <w:ins w:id="600" w:author="Shamima Akter" w:date="2021-10-20T19:00:00Z"/>
        </w:rPr>
      </w:pPr>
      <w:ins w:id="601" w:author="Shamima Akter" w:date="2021-10-20T18:55:00Z">
        <w:r>
          <w:rPr>
            <w:bCs/>
            <w:color w:val="000000" w:themeColor="text1"/>
            <w:highlight w:val="yellow"/>
          </w:rPr>
          <w:t>WFS</w:t>
        </w:r>
      </w:ins>
      <w:ins w:id="602" w:author="Shamima Akter" w:date="2021-10-20T19:00:00Z">
        <w:r>
          <w:rPr>
            <w:bCs/>
            <w:color w:val="000000" w:themeColor="text1"/>
            <w:highlight w:val="yellow"/>
          </w:rPr>
          <w:t xml:space="preserve"> </w:t>
        </w:r>
        <w:r w:rsidRPr="00C95132">
          <w:rPr>
            <w:bCs/>
            <w:i w:val="0"/>
            <w:iCs w:val="0"/>
          </w:rPr>
          <w:t xml:space="preserve">Table </w:t>
        </w:r>
        <w:r w:rsidRPr="00C95132">
          <w:rPr>
            <w:bCs/>
            <w:i w:val="0"/>
            <w:iCs w:val="0"/>
          </w:rPr>
          <w:fldChar w:fldCharType="begin"/>
        </w:r>
        <w:r w:rsidRPr="00C95132">
          <w:rPr>
            <w:bCs/>
            <w:i w:val="0"/>
            <w:iCs w:val="0"/>
          </w:rPr>
          <w:instrText xml:space="preserve"> SEQ Table \* ARABIC </w:instrText>
        </w:r>
        <w:r w:rsidRPr="00C95132">
          <w:rPr>
            <w:bCs/>
            <w:i w:val="0"/>
            <w:iCs w:val="0"/>
          </w:rPr>
          <w:fldChar w:fldCharType="separate"/>
        </w:r>
        <w:r>
          <w:rPr>
            <w:bCs/>
            <w:i w:val="0"/>
            <w:iCs w:val="0"/>
            <w:noProof/>
          </w:rPr>
          <w:t>4</w:t>
        </w:r>
        <w:r w:rsidRPr="00C95132">
          <w:rPr>
            <w:bCs/>
            <w:i w:val="0"/>
            <w:iCs w:val="0"/>
          </w:rPr>
          <w:fldChar w:fldCharType="end"/>
        </w:r>
        <w:r w:rsidRPr="00C95132">
          <w:rPr>
            <w:bCs/>
            <w:i w:val="0"/>
            <w:iCs w:val="0"/>
          </w:rPr>
          <w:t>. Performance table all deep learning models</w:t>
        </w:r>
        <w:r>
          <w:rPr>
            <w:bCs/>
            <w:i w:val="0"/>
            <w:iCs w:val="0"/>
          </w:rPr>
          <w:t xml:space="preserve"> without feature </w:t>
        </w:r>
        <w:proofErr w:type="spellStart"/>
        <w:r>
          <w:rPr>
            <w:bCs/>
            <w:i w:val="0"/>
            <w:iCs w:val="0"/>
          </w:rPr>
          <w:t>slection</w:t>
        </w:r>
        <w:proofErr w:type="spellEnd"/>
      </w:ins>
    </w:p>
    <w:p w14:paraId="2858783B" w14:textId="68F98DC0" w:rsidR="00D209B7" w:rsidRPr="00A91676" w:rsidRDefault="00D209B7" w:rsidP="00D209B7">
      <w:pPr>
        <w:spacing w:line="240" w:lineRule="exact"/>
        <w:jc w:val="both"/>
        <w:rPr>
          <w:ins w:id="603" w:author="Shamima Akter" w:date="2021-10-20T18:55:00Z"/>
          <w:bCs/>
          <w:color w:val="000000" w:themeColor="text1"/>
          <w:highlight w:val="yellow"/>
          <w:rPrChange w:id="604" w:author="Shamima Akter" w:date="2021-10-20T18:55:00Z">
            <w:rPr>
              <w:ins w:id="605" w:author="Shamima Akter" w:date="2021-10-20T18:55:00Z"/>
              <w:bCs/>
              <w:color w:val="000000" w:themeColor="text1"/>
              <w:highlight w:val="yellow"/>
              <w:lang w:val="id-ID"/>
            </w:rPr>
          </w:rPrChange>
        </w:rPr>
      </w:pPr>
    </w:p>
    <w:p w14:paraId="2C7E5FF2" w14:textId="77777777" w:rsidR="00A91676" w:rsidRDefault="00A91676" w:rsidP="00D209B7">
      <w:pPr>
        <w:spacing w:line="240" w:lineRule="exact"/>
        <w:jc w:val="both"/>
        <w:rPr>
          <w:ins w:id="606" w:author="Shamima Akter" w:date="2021-10-20T18:55:00Z"/>
          <w:bCs/>
          <w:color w:val="000000" w:themeColor="text1"/>
          <w:highlight w:val="yellow"/>
          <w:lang w:val="id-ID"/>
        </w:rPr>
      </w:pPr>
    </w:p>
    <w:tbl>
      <w:tblPr>
        <w:tblStyle w:val="TableGrid"/>
        <w:tblW w:w="0" w:type="auto"/>
        <w:tblLook w:val="04A0" w:firstRow="1" w:lastRow="0" w:firstColumn="1" w:lastColumn="0" w:noHBand="0" w:noVBand="1"/>
      </w:tblPr>
      <w:tblGrid>
        <w:gridCol w:w="2392"/>
        <w:gridCol w:w="951"/>
        <w:gridCol w:w="950"/>
        <w:gridCol w:w="950"/>
        <w:gridCol w:w="950"/>
        <w:gridCol w:w="950"/>
        <w:gridCol w:w="950"/>
        <w:gridCol w:w="1385"/>
        <w:gridCol w:w="950"/>
      </w:tblGrid>
      <w:tr w:rsidR="00A91676" w:rsidRPr="00A91676" w14:paraId="2F7451D6" w14:textId="77777777" w:rsidTr="00A91676">
        <w:trPr>
          <w:trHeight w:val="300"/>
          <w:ins w:id="607" w:author="Shamima Akter" w:date="2021-10-20T18:55:00Z"/>
        </w:trPr>
        <w:tc>
          <w:tcPr>
            <w:tcW w:w="2420" w:type="dxa"/>
            <w:noWrap/>
            <w:hideMark/>
          </w:tcPr>
          <w:p w14:paraId="51CEA2FB" w14:textId="77777777" w:rsidR="00A91676" w:rsidRPr="00AA039D" w:rsidRDefault="00A91676" w:rsidP="00A91676">
            <w:pPr>
              <w:spacing w:line="240" w:lineRule="exact"/>
              <w:jc w:val="both"/>
              <w:rPr>
                <w:ins w:id="608" w:author="Shamima Akter" w:date="2021-10-20T18:55:00Z"/>
                <w:bCs/>
                <w:color w:val="000000" w:themeColor="text1"/>
                <w:sz w:val="18"/>
                <w:szCs w:val="18"/>
                <w:highlight w:val="yellow"/>
                <w:rPrChange w:id="609" w:author="Shamima Akter" w:date="2021-10-21T21:39:00Z">
                  <w:rPr>
                    <w:ins w:id="610" w:author="Shamima Akter" w:date="2021-10-20T18:55:00Z"/>
                    <w:bCs/>
                    <w:color w:val="000000" w:themeColor="text1"/>
                    <w:highlight w:val="yellow"/>
                  </w:rPr>
                </w:rPrChange>
              </w:rPr>
            </w:pPr>
            <w:ins w:id="611" w:author="Shamima Akter" w:date="2021-10-20T18:55:00Z">
              <w:r w:rsidRPr="00AA039D">
                <w:rPr>
                  <w:bCs/>
                  <w:color w:val="000000" w:themeColor="text1"/>
                  <w:sz w:val="18"/>
                  <w:szCs w:val="18"/>
                  <w:highlight w:val="yellow"/>
                  <w:rPrChange w:id="612" w:author="Shamima Akter" w:date="2021-10-21T21:39:00Z">
                    <w:rPr>
                      <w:bCs/>
                      <w:color w:val="000000" w:themeColor="text1"/>
                      <w:highlight w:val="yellow"/>
                    </w:rPr>
                  </w:rPrChange>
                </w:rPr>
                <w:t>Algorithm Name</w:t>
              </w:r>
            </w:ins>
          </w:p>
        </w:tc>
        <w:tc>
          <w:tcPr>
            <w:tcW w:w="960" w:type="dxa"/>
            <w:noWrap/>
            <w:hideMark/>
          </w:tcPr>
          <w:p w14:paraId="7F4F64BA" w14:textId="77777777" w:rsidR="00A91676" w:rsidRPr="00AA039D" w:rsidRDefault="00A91676" w:rsidP="00A91676">
            <w:pPr>
              <w:spacing w:line="240" w:lineRule="exact"/>
              <w:jc w:val="both"/>
              <w:rPr>
                <w:ins w:id="613" w:author="Shamima Akter" w:date="2021-10-20T18:55:00Z"/>
                <w:bCs/>
                <w:color w:val="000000" w:themeColor="text1"/>
                <w:sz w:val="18"/>
                <w:szCs w:val="18"/>
                <w:highlight w:val="yellow"/>
                <w:rPrChange w:id="614" w:author="Shamima Akter" w:date="2021-10-21T21:39:00Z">
                  <w:rPr>
                    <w:ins w:id="615" w:author="Shamima Akter" w:date="2021-10-20T18:55:00Z"/>
                    <w:bCs/>
                    <w:color w:val="000000" w:themeColor="text1"/>
                    <w:highlight w:val="yellow"/>
                  </w:rPr>
                </w:rPrChange>
              </w:rPr>
            </w:pPr>
            <w:ins w:id="616" w:author="Shamima Akter" w:date="2021-10-20T18:55:00Z">
              <w:r w:rsidRPr="00AA039D">
                <w:rPr>
                  <w:bCs/>
                  <w:color w:val="000000" w:themeColor="text1"/>
                  <w:sz w:val="18"/>
                  <w:szCs w:val="18"/>
                  <w:highlight w:val="yellow"/>
                  <w:rPrChange w:id="617" w:author="Shamima Akter" w:date="2021-10-21T21:39:00Z">
                    <w:rPr>
                      <w:bCs/>
                      <w:color w:val="000000" w:themeColor="text1"/>
                      <w:highlight w:val="yellow"/>
                    </w:rPr>
                  </w:rPrChange>
                </w:rPr>
                <w:t>Accuracy</w:t>
              </w:r>
            </w:ins>
          </w:p>
        </w:tc>
        <w:tc>
          <w:tcPr>
            <w:tcW w:w="960" w:type="dxa"/>
            <w:noWrap/>
            <w:hideMark/>
          </w:tcPr>
          <w:p w14:paraId="23D822D7" w14:textId="77777777" w:rsidR="00A91676" w:rsidRPr="00AA039D" w:rsidRDefault="00A91676" w:rsidP="00A91676">
            <w:pPr>
              <w:spacing w:line="240" w:lineRule="exact"/>
              <w:jc w:val="both"/>
              <w:rPr>
                <w:ins w:id="618" w:author="Shamima Akter" w:date="2021-10-20T18:55:00Z"/>
                <w:bCs/>
                <w:color w:val="000000" w:themeColor="text1"/>
                <w:sz w:val="18"/>
                <w:szCs w:val="18"/>
                <w:highlight w:val="yellow"/>
                <w:rPrChange w:id="619" w:author="Shamima Akter" w:date="2021-10-21T21:39:00Z">
                  <w:rPr>
                    <w:ins w:id="620" w:author="Shamima Akter" w:date="2021-10-20T18:55:00Z"/>
                    <w:bCs/>
                    <w:color w:val="000000" w:themeColor="text1"/>
                    <w:highlight w:val="yellow"/>
                  </w:rPr>
                </w:rPrChange>
              </w:rPr>
            </w:pPr>
            <w:ins w:id="621" w:author="Shamima Akter" w:date="2021-10-20T18:55:00Z">
              <w:r w:rsidRPr="00AA039D">
                <w:rPr>
                  <w:bCs/>
                  <w:color w:val="000000" w:themeColor="text1"/>
                  <w:sz w:val="18"/>
                  <w:szCs w:val="18"/>
                  <w:highlight w:val="yellow"/>
                  <w:rPrChange w:id="622" w:author="Shamima Akter" w:date="2021-10-21T21:39:00Z">
                    <w:rPr>
                      <w:bCs/>
                      <w:color w:val="000000" w:themeColor="text1"/>
                      <w:highlight w:val="yellow"/>
                    </w:rPr>
                  </w:rPrChange>
                </w:rPr>
                <w:t>Precision</w:t>
              </w:r>
            </w:ins>
          </w:p>
        </w:tc>
        <w:tc>
          <w:tcPr>
            <w:tcW w:w="960" w:type="dxa"/>
            <w:noWrap/>
            <w:hideMark/>
          </w:tcPr>
          <w:p w14:paraId="35BD61E8" w14:textId="77777777" w:rsidR="00A91676" w:rsidRPr="00AA039D" w:rsidRDefault="00A91676" w:rsidP="00A91676">
            <w:pPr>
              <w:spacing w:line="240" w:lineRule="exact"/>
              <w:jc w:val="both"/>
              <w:rPr>
                <w:ins w:id="623" w:author="Shamima Akter" w:date="2021-10-20T18:55:00Z"/>
                <w:bCs/>
                <w:color w:val="000000" w:themeColor="text1"/>
                <w:sz w:val="18"/>
                <w:szCs w:val="18"/>
                <w:highlight w:val="yellow"/>
                <w:rPrChange w:id="624" w:author="Shamima Akter" w:date="2021-10-21T21:39:00Z">
                  <w:rPr>
                    <w:ins w:id="625" w:author="Shamima Akter" w:date="2021-10-20T18:55:00Z"/>
                    <w:bCs/>
                    <w:color w:val="000000" w:themeColor="text1"/>
                    <w:highlight w:val="yellow"/>
                  </w:rPr>
                </w:rPrChange>
              </w:rPr>
            </w:pPr>
            <w:ins w:id="626" w:author="Shamima Akter" w:date="2021-10-20T18:55:00Z">
              <w:r w:rsidRPr="00AA039D">
                <w:rPr>
                  <w:bCs/>
                  <w:color w:val="000000" w:themeColor="text1"/>
                  <w:sz w:val="18"/>
                  <w:szCs w:val="18"/>
                  <w:highlight w:val="yellow"/>
                  <w:rPrChange w:id="627" w:author="Shamima Akter" w:date="2021-10-21T21:39:00Z">
                    <w:rPr>
                      <w:bCs/>
                      <w:color w:val="000000" w:themeColor="text1"/>
                      <w:highlight w:val="yellow"/>
                    </w:rPr>
                  </w:rPrChange>
                </w:rPr>
                <w:t>Recall</w:t>
              </w:r>
            </w:ins>
          </w:p>
        </w:tc>
        <w:tc>
          <w:tcPr>
            <w:tcW w:w="960" w:type="dxa"/>
            <w:noWrap/>
            <w:hideMark/>
          </w:tcPr>
          <w:p w14:paraId="3D61C5EB" w14:textId="77777777" w:rsidR="00A91676" w:rsidRPr="00AA039D" w:rsidRDefault="00A91676" w:rsidP="00A91676">
            <w:pPr>
              <w:spacing w:line="240" w:lineRule="exact"/>
              <w:jc w:val="both"/>
              <w:rPr>
                <w:ins w:id="628" w:author="Shamima Akter" w:date="2021-10-20T18:55:00Z"/>
                <w:bCs/>
                <w:color w:val="000000" w:themeColor="text1"/>
                <w:sz w:val="18"/>
                <w:szCs w:val="18"/>
                <w:highlight w:val="yellow"/>
                <w:rPrChange w:id="629" w:author="Shamima Akter" w:date="2021-10-21T21:39:00Z">
                  <w:rPr>
                    <w:ins w:id="630" w:author="Shamima Akter" w:date="2021-10-20T18:55:00Z"/>
                    <w:bCs/>
                    <w:color w:val="000000" w:themeColor="text1"/>
                    <w:highlight w:val="yellow"/>
                  </w:rPr>
                </w:rPrChange>
              </w:rPr>
            </w:pPr>
            <w:ins w:id="631" w:author="Shamima Akter" w:date="2021-10-20T18:55:00Z">
              <w:r w:rsidRPr="00AA039D">
                <w:rPr>
                  <w:bCs/>
                  <w:color w:val="000000" w:themeColor="text1"/>
                  <w:sz w:val="18"/>
                  <w:szCs w:val="18"/>
                  <w:highlight w:val="yellow"/>
                  <w:rPrChange w:id="632" w:author="Shamima Akter" w:date="2021-10-21T21:39:00Z">
                    <w:rPr>
                      <w:bCs/>
                      <w:color w:val="000000" w:themeColor="text1"/>
                      <w:highlight w:val="yellow"/>
                    </w:rPr>
                  </w:rPrChange>
                </w:rPr>
                <w:t>F1 Score</w:t>
              </w:r>
            </w:ins>
          </w:p>
        </w:tc>
        <w:tc>
          <w:tcPr>
            <w:tcW w:w="960" w:type="dxa"/>
            <w:noWrap/>
            <w:hideMark/>
          </w:tcPr>
          <w:p w14:paraId="6AF28A88" w14:textId="77777777" w:rsidR="00A91676" w:rsidRPr="00AA039D" w:rsidRDefault="00A91676" w:rsidP="00A91676">
            <w:pPr>
              <w:spacing w:line="240" w:lineRule="exact"/>
              <w:jc w:val="both"/>
              <w:rPr>
                <w:ins w:id="633" w:author="Shamima Akter" w:date="2021-10-20T18:55:00Z"/>
                <w:bCs/>
                <w:color w:val="000000" w:themeColor="text1"/>
                <w:sz w:val="18"/>
                <w:szCs w:val="18"/>
                <w:highlight w:val="yellow"/>
                <w:rPrChange w:id="634" w:author="Shamima Akter" w:date="2021-10-21T21:39:00Z">
                  <w:rPr>
                    <w:ins w:id="635" w:author="Shamima Akter" w:date="2021-10-20T18:55:00Z"/>
                    <w:bCs/>
                    <w:color w:val="000000" w:themeColor="text1"/>
                    <w:highlight w:val="yellow"/>
                  </w:rPr>
                </w:rPrChange>
              </w:rPr>
            </w:pPr>
            <w:ins w:id="636" w:author="Shamima Akter" w:date="2021-10-20T18:55:00Z">
              <w:r w:rsidRPr="00AA039D">
                <w:rPr>
                  <w:bCs/>
                  <w:color w:val="000000" w:themeColor="text1"/>
                  <w:sz w:val="18"/>
                  <w:szCs w:val="18"/>
                  <w:highlight w:val="yellow"/>
                  <w:rPrChange w:id="637" w:author="Shamima Akter" w:date="2021-10-21T21:39:00Z">
                    <w:rPr>
                      <w:bCs/>
                      <w:color w:val="000000" w:themeColor="text1"/>
                      <w:highlight w:val="yellow"/>
                    </w:rPr>
                  </w:rPrChange>
                </w:rPr>
                <w:t>AUC</w:t>
              </w:r>
            </w:ins>
          </w:p>
        </w:tc>
        <w:tc>
          <w:tcPr>
            <w:tcW w:w="960" w:type="dxa"/>
            <w:noWrap/>
            <w:hideMark/>
          </w:tcPr>
          <w:p w14:paraId="75B96C27" w14:textId="77777777" w:rsidR="00A91676" w:rsidRPr="00AA039D" w:rsidRDefault="00A91676" w:rsidP="00A91676">
            <w:pPr>
              <w:spacing w:line="240" w:lineRule="exact"/>
              <w:jc w:val="both"/>
              <w:rPr>
                <w:ins w:id="638" w:author="Shamima Akter" w:date="2021-10-20T18:55:00Z"/>
                <w:bCs/>
                <w:color w:val="000000" w:themeColor="text1"/>
                <w:sz w:val="18"/>
                <w:szCs w:val="18"/>
                <w:highlight w:val="yellow"/>
                <w:rPrChange w:id="639" w:author="Shamima Akter" w:date="2021-10-21T21:39:00Z">
                  <w:rPr>
                    <w:ins w:id="640" w:author="Shamima Akter" w:date="2021-10-20T18:55:00Z"/>
                    <w:bCs/>
                    <w:color w:val="000000" w:themeColor="text1"/>
                    <w:highlight w:val="yellow"/>
                  </w:rPr>
                </w:rPrChange>
              </w:rPr>
            </w:pPr>
            <w:ins w:id="641" w:author="Shamima Akter" w:date="2021-10-20T18:55:00Z">
              <w:r w:rsidRPr="00AA039D">
                <w:rPr>
                  <w:bCs/>
                  <w:color w:val="000000" w:themeColor="text1"/>
                  <w:sz w:val="18"/>
                  <w:szCs w:val="18"/>
                  <w:highlight w:val="yellow"/>
                  <w:rPrChange w:id="642" w:author="Shamima Akter" w:date="2021-10-21T21:39:00Z">
                    <w:rPr>
                      <w:bCs/>
                      <w:color w:val="000000" w:themeColor="text1"/>
                      <w:highlight w:val="yellow"/>
                    </w:rPr>
                  </w:rPrChange>
                </w:rPr>
                <w:t>Loss</w:t>
              </w:r>
            </w:ins>
          </w:p>
        </w:tc>
        <w:tc>
          <w:tcPr>
            <w:tcW w:w="1400" w:type="dxa"/>
            <w:noWrap/>
            <w:hideMark/>
          </w:tcPr>
          <w:p w14:paraId="657711F8" w14:textId="77777777" w:rsidR="00A91676" w:rsidRPr="00AA039D" w:rsidRDefault="00A91676" w:rsidP="00A91676">
            <w:pPr>
              <w:spacing w:line="240" w:lineRule="exact"/>
              <w:jc w:val="both"/>
              <w:rPr>
                <w:ins w:id="643" w:author="Shamima Akter" w:date="2021-10-20T18:55:00Z"/>
                <w:bCs/>
                <w:color w:val="000000" w:themeColor="text1"/>
                <w:sz w:val="18"/>
                <w:szCs w:val="18"/>
                <w:highlight w:val="yellow"/>
                <w:rPrChange w:id="644" w:author="Shamima Akter" w:date="2021-10-21T21:39:00Z">
                  <w:rPr>
                    <w:ins w:id="645" w:author="Shamima Akter" w:date="2021-10-20T18:55:00Z"/>
                    <w:bCs/>
                    <w:color w:val="000000" w:themeColor="text1"/>
                    <w:highlight w:val="yellow"/>
                  </w:rPr>
                </w:rPrChange>
              </w:rPr>
            </w:pPr>
            <w:ins w:id="646" w:author="Shamima Akter" w:date="2021-10-20T18:55:00Z">
              <w:r w:rsidRPr="00AA039D">
                <w:rPr>
                  <w:bCs/>
                  <w:color w:val="000000" w:themeColor="text1"/>
                  <w:sz w:val="18"/>
                  <w:szCs w:val="18"/>
                  <w:highlight w:val="yellow"/>
                  <w:rPrChange w:id="647" w:author="Shamima Akter" w:date="2021-10-21T21:39:00Z">
                    <w:rPr>
                      <w:bCs/>
                      <w:color w:val="000000" w:themeColor="text1"/>
                      <w:highlight w:val="yellow"/>
                    </w:rPr>
                  </w:rPrChange>
                </w:rPr>
                <w:t>Validation loss</w:t>
              </w:r>
            </w:ins>
          </w:p>
        </w:tc>
        <w:tc>
          <w:tcPr>
            <w:tcW w:w="960" w:type="dxa"/>
            <w:noWrap/>
            <w:hideMark/>
          </w:tcPr>
          <w:p w14:paraId="23F95666" w14:textId="77777777" w:rsidR="00A91676" w:rsidRPr="00AA039D" w:rsidRDefault="00A91676" w:rsidP="00A91676">
            <w:pPr>
              <w:spacing w:line="240" w:lineRule="exact"/>
              <w:jc w:val="both"/>
              <w:rPr>
                <w:ins w:id="648" w:author="Shamima Akter" w:date="2021-10-20T18:55:00Z"/>
                <w:bCs/>
                <w:color w:val="000000" w:themeColor="text1"/>
                <w:sz w:val="18"/>
                <w:szCs w:val="18"/>
                <w:highlight w:val="yellow"/>
                <w:rPrChange w:id="649" w:author="Shamima Akter" w:date="2021-10-21T21:39:00Z">
                  <w:rPr>
                    <w:ins w:id="650" w:author="Shamima Akter" w:date="2021-10-20T18:55:00Z"/>
                    <w:bCs/>
                    <w:color w:val="000000" w:themeColor="text1"/>
                    <w:highlight w:val="yellow"/>
                  </w:rPr>
                </w:rPrChange>
              </w:rPr>
            </w:pPr>
            <w:ins w:id="651" w:author="Shamima Akter" w:date="2021-10-20T18:55:00Z">
              <w:r w:rsidRPr="00AA039D">
                <w:rPr>
                  <w:bCs/>
                  <w:color w:val="000000" w:themeColor="text1"/>
                  <w:sz w:val="18"/>
                  <w:szCs w:val="18"/>
                  <w:highlight w:val="yellow"/>
                  <w:rPrChange w:id="652" w:author="Shamima Akter" w:date="2021-10-21T21:39:00Z">
                    <w:rPr>
                      <w:bCs/>
                      <w:color w:val="000000" w:themeColor="text1"/>
                      <w:highlight w:val="yellow"/>
                    </w:rPr>
                  </w:rPrChange>
                </w:rPr>
                <w:t>Time</w:t>
              </w:r>
            </w:ins>
          </w:p>
        </w:tc>
      </w:tr>
      <w:tr w:rsidR="00A91676" w:rsidRPr="00A91676" w14:paraId="3EFF8587" w14:textId="77777777" w:rsidTr="00A91676">
        <w:trPr>
          <w:trHeight w:val="300"/>
          <w:ins w:id="653" w:author="Shamima Akter" w:date="2021-10-20T18:55:00Z"/>
        </w:trPr>
        <w:tc>
          <w:tcPr>
            <w:tcW w:w="2420" w:type="dxa"/>
            <w:noWrap/>
            <w:hideMark/>
          </w:tcPr>
          <w:p w14:paraId="1C743CDC" w14:textId="77777777" w:rsidR="00A91676" w:rsidRPr="00AA039D" w:rsidRDefault="00A91676" w:rsidP="00A91676">
            <w:pPr>
              <w:spacing w:line="240" w:lineRule="exact"/>
              <w:jc w:val="both"/>
              <w:rPr>
                <w:ins w:id="654" w:author="Shamima Akter" w:date="2021-10-20T18:55:00Z"/>
                <w:bCs/>
                <w:color w:val="000000" w:themeColor="text1"/>
                <w:sz w:val="18"/>
                <w:szCs w:val="18"/>
                <w:highlight w:val="yellow"/>
                <w:rPrChange w:id="655" w:author="Shamima Akter" w:date="2021-10-21T21:39:00Z">
                  <w:rPr>
                    <w:ins w:id="656" w:author="Shamima Akter" w:date="2021-10-20T18:55:00Z"/>
                    <w:bCs/>
                    <w:color w:val="000000" w:themeColor="text1"/>
                    <w:highlight w:val="yellow"/>
                  </w:rPr>
                </w:rPrChange>
              </w:rPr>
            </w:pPr>
            <w:ins w:id="657" w:author="Shamima Akter" w:date="2021-10-20T18:55:00Z">
              <w:r w:rsidRPr="00AA039D">
                <w:rPr>
                  <w:bCs/>
                  <w:color w:val="000000" w:themeColor="text1"/>
                  <w:sz w:val="18"/>
                  <w:szCs w:val="18"/>
                  <w:highlight w:val="yellow"/>
                  <w:rPrChange w:id="658" w:author="Shamima Akter" w:date="2021-10-21T21:39:00Z">
                    <w:rPr>
                      <w:bCs/>
                      <w:color w:val="000000" w:themeColor="text1"/>
                      <w:highlight w:val="yellow"/>
                    </w:rPr>
                  </w:rPrChange>
                </w:rPr>
                <w:t>ANN</w:t>
              </w:r>
            </w:ins>
          </w:p>
        </w:tc>
        <w:tc>
          <w:tcPr>
            <w:tcW w:w="960" w:type="dxa"/>
            <w:noWrap/>
            <w:hideMark/>
          </w:tcPr>
          <w:p w14:paraId="324F8DA7" w14:textId="77777777" w:rsidR="00A91676" w:rsidRPr="00AA039D" w:rsidRDefault="00A91676" w:rsidP="00A91676">
            <w:pPr>
              <w:spacing w:line="240" w:lineRule="exact"/>
              <w:jc w:val="both"/>
              <w:rPr>
                <w:ins w:id="659" w:author="Shamima Akter" w:date="2021-10-20T18:55:00Z"/>
                <w:bCs/>
                <w:color w:val="000000" w:themeColor="text1"/>
                <w:sz w:val="18"/>
                <w:szCs w:val="18"/>
                <w:highlight w:val="yellow"/>
                <w:rPrChange w:id="660" w:author="Shamima Akter" w:date="2021-10-21T21:39:00Z">
                  <w:rPr>
                    <w:ins w:id="661" w:author="Shamima Akter" w:date="2021-10-20T18:55:00Z"/>
                    <w:bCs/>
                    <w:color w:val="000000" w:themeColor="text1"/>
                    <w:highlight w:val="yellow"/>
                  </w:rPr>
                </w:rPrChange>
              </w:rPr>
            </w:pPr>
            <w:ins w:id="662" w:author="Shamima Akter" w:date="2021-10-20T18:55:00Z">
              <w:r w:rsidRPr="00AA039D">
                <w:rPr>
                  <w:bCs/>
                  <w:color w:val="000000" w:themeColor="text1"/>
                  <w:sz w:val="18"/>
                  <w:szCs w:val="18"/>
                  <w:highlight w:val="yellow"/>
                  <w:rPrChange w:id="663" w:author="Shamima Akter" w:date="2021-10-21T21:39:00Z">
                    <w:rPr>
                      <w:bCs/>
                      <w:color w:val="000000" w:themeColor="text1"/>
                      <w:highlight w:val="yellow"/>
                    </w:rPr>
                  </w:rPrChange>
                </w:rPr>
                <w:t>99%</w:t>
              </w:r>
            </w:ins>
          </w:p>
        </w:tc>
        <w:tc>
          <w:tcPr>
            <w:tcW w:w="960" w:type="dxa"/>
            <w:noWrap/>
            <w:hideMark/>
          </w:tcPr>
          <w:p w14:paraId="30FA0F51" w14:textId="77777777" w:rsidR="00A91676" w:rsidRPr="00AA039D" w:rsidRDefault="00A91676" w:rsidP="00A91676">
            <w:pPr>
              <w:spacing w:line="240" w:lineRule="exact"/>
              <w:jc w:val="both"/>
              <w:rPr>
                <w:ins w:id="664" w:author="Shamima Akter" w:date="2021-10-20T18:55:00Z"/>
                <w:bCs/>
                <w:color w:val="000000" w:themeColor="text1"/>
                <w:sz w:val="18"/>
                <w:szCs w:val="18"/>
                <w:highlight w:val="yellow"/>
                <w:rPrChange w:id="665" w:author="Shamima Akter" w:date="2021-10-21T21:39:00Z">
                  <w:rPr>
                    <w:ins w:id="666" w:author="Shamima Akter" w:date="2021-10-20T18:55:00Z"/>
                    <w:bCs/>
                    <w:color w:val="000000" w:themeColor="text1"/>
                    <w:highlight w:val="yellow"/>
                  </w:rPr>
                </w:rPrChange>
              </w:rPr>
            </w:pPr>
            <w:ins w:id="667" w:author="Shamima Akter" w:date="2021-10-20T18:55:00Z">
              <w:r w:rsidRPr="00AA039D">
                <w:rPr>
                  <w:bCs/>
                  <w:color w:val="000000" w:themeColor="text1"/>
                  <w:sz w:val="18"/>
                  <w:szCs w:val="18"/>
                  <w:highlight w:val="yellow"/>
                  <w:rPrChange w:id="668" w:author="Shamima Akter" w:date="2021-10-21T21:39:00Z">
                    <w:rPr>
                      <w:bCs/>
                      <w:color w:val="000000" w:themeColor="text1"/>
                      <w:highlight w:val="yellow"/>
                    </w:rPr>
                  </w:rPrChange>
                </w:rPr>
                <w:t>98%</w:t>
              </w:r>
            </w:ins>
          </w:p>
        </w:tc>
        <w:tc>
          <w:tcPr>
            <w:tcW w:w="960" w:type="dxa"/>
            <w:noWrap/>
            <w:hideMark/>
          </w:tcPr>
          <w:p w14:paraId="042A737E" w14:textId="77777777" w:rsidR="00A91676" w:rsidRPr="00AA039D" w:rsidRDefault="00A91676" w:rsidP="00A91676">
            <w:pPr>
              <w:spacing w:line="240" w:lineRule="exact"/>
              <w:jc w:val="both"/>
              <w:rPr>
                <w:ins w:id="669" w:author="Shamima Akter" w:date="2021-10-20T18:55:00Z"/>
                <w:bCs/>
                <w:color w:val="000000" w:themeColor="text1"/>
                <w:sz w:val="18"/>
                <w:szCs w:val="18"/>
                <w:highlight w:val="yellow"/>
                <w:rPrChange w:id="670" w:author="Shamima Akter" w:date="2021-10-21T21:39:00Z">
                  <w:rPr>
                    <w:ins w:id="671" w:author="Shamima Akter" w:date="2021-10-20T18:55:00Z"/>
                    <w:bCs/>
                    <w:color w:val="000000" w:themeColor="text1"/>
                    <w:highlight w:val="yellow"/>
                  </w:rPr>
                </w:rPrChange>
              </w:rPr>
            </w:pPr>
            <w:ins w:id="672" w:author="Shamima Akter" w:date="2021-10-20T18:55:00Z">
              <w:r w:rsidRPr="00AA039D">
                <w:rPr>
                  <w:bCs/>
                  <w:color w:val="000000" w:themeColor="text1"/>
                  <w:sz w:val="18"/>
                  <w:szCs w:val="18"/>
                  <w:highlight w:val="yellow"/>
                  <w:rPrChange w:id="673" w:author="Shamima Akter" w:date="2021-10-21T21:39:00Z">
                    <w:rPr>
                      <w:bCs/>
                      <w:color w:val="000000" w:themeColor="text1"/>
                      <w:highlight w:val="yellow"/>
                    </w:rPr>
                  </w:rPrChange>
                </w:rPr>
                <w:t>99%</w:t>
              </w:r>
            </w:ins>
          </w:p>
        </w:tc>
        <w:tc>
          <w:tcPr>
            <w:tcW w:w="960" w:type="dxa"/>
            <w:noWrap/>
            <w:hideMark/>
          </w:tcPr>
          <w:p w14:paraId="6B9D4CD0" w14:textId="77777777" w:rsidR="00A91676" w:rsidRPr="00AA039D" w:rsidRDefault="00A91676" w:rsidP="00A91676">
            <w:pPr>
              <w:spacing w:line="240" w:lineRule="exact"/>
              <w:jc w:val="both"/>
              <w:rPr>
                <w:ins w:id="674" w:author="Shamima Akter" w:date="2021-10-20T18:55:00Z"/>
                <w:bCs/>
                <w:color w:val="000000" w:themeColor="text1"/>
                <w:sz w:val="18"/>
                <w:szCs w:val="18"/>
                <w:highlight w:val="yellow"/>
                <w:rPrChange w:id="675" w:author="Shamima Akter" w:date="2021-10-21T21:39:00Z">
                  <w:rPr>
                    <w:ins w:id="676" w:author="Shamima Akter" w:date="2021-10-20T18:55:00Z"/>
                    <w:bCs/>
                    <w:color w:val="000000" w:themeColor="text1"/>
                    <w:highlight w:val="yellow"/>
                  </w:rPr>
                </w:rPrChange>
              </w:rPr>
            </w:pPr>
            <w:ins w:id="677" w:author="Shamima Akter" w:date="2021-10-20T18:55:00Z">
              <w:r w:rsidRPr="00AA039D">
                <w:rPr>
                  <w:bCs/>
                  <w:color w:val="000000" w:themeColor="text1"/>
                  <w:sz w:val="18"/>
                  <w:szCs w:val="18"/>
                  <w:highlight w:val="yellow"/>
                  <w:rPrChange w:id="678" w:author="Shamima Akter" w:date="2021-10-21T21:39:00Z">
                    <w:rPr>
                      <w:bCs/>
                      <w:color w:val="000000" w:themeColor="text1"/>
                      <w:highlight w:val="yellow"/>
                    </w:rPr>
                  </w:rPrChange>
                </w:rPr>
                <w:t>99%</w:t>
              </w:r>
            </w:ins>
          </w:p>
        </w:tc>
        <w:tc>
          <w:tcPr>
            <w:tcW w:w="960" w:type="dxa"/>
            <w:noWrap/>
            <w:hideMark/>
          </w:tcPr>
          <w:p w14:paraId="0C98AF91" w14:textId="77777777" w:rsidR="00A91676" w:rsidRPr="00AA039D" w:rsidRDefault="00A91676" w:rsidP="00A91676">
            <w:pPr>
              <w:spacing w:line="240" w:lineRule="exact"/>
              <w:jc w:val="both"/>
              <w:rPr>
                <w:ins w:id="679" w:author="Shamima Akter" w:date="2021-10-20T18:55:00Z"/>
                <w:bCs/>
                <w:color w:val="000000" w:themeColor="text1"/>
                <w:sz w:val="18"/>
                <w:szCs w:val="18"/>
                <w:highlight w:val="yellow"/>
                <w:rPrChange w:id="680" w:author="Shamima Akter" w:date="2021-10-21T21:39:00Z">
                  <w:rPr>
                    <w:ins w:id="681" w:author="Shamima Akter" w:date="2021-10-20T18:55:00Z"/>
                    <w:bCs/>
                    <w:color w:val="000000" w:themeColor="text1"/>
                    <w:highlight w:val="yellow"/>
                  </w:rPr>
                </w:rPrChange>
              </w:rPr>
            </w:pPr>
            <w:ins w:id="682" w:author="Shamima Akter" w:date="2021-10-20T18:55:00Z">
              <w:r w:rsidRPr="00AA039D">
                <w:rPr>
                  <w:bCs/>
                  <w:color w:val="000000" w:themeColor="text1"/>
                  <w:sz w:val="18"/>
                  <w:szCs w:val="18"/>
                  <w:highlight w:val="yellow"/>
                  <w:rPrChange w:id="683" w:author="Shamima Akter" w:date="2021-10-21T21:39:00Z">
                    <w:rPr>
                      <w:bCs/>
                      <w:color w:val="000000" w:themeColor="text1"/>
                      <w:highlight w:val="yellow"/>
                    </w:rPr>
                  </w:rPrChange>
                </w:rPr>
                <w:t>0.99</w:t>
              </w:r>
            </w:ins>
          </w:p>
        </w:tc>
        <w:tc>
          <w:tcPr>
            <w:tcW w:w="960" w:type="dxa"/>
            <w:noWrap/>
            <w:hideMark/>
          </w:tcPr>
          <w:p w14:paraId="589405A5" w14:textId="77777777" w:rsidR="00A91676" w:rsidRPr="00AA039D" w:rsidRDefault="00A91676" w:rsidP="00A91676">
            <w:pPr>
              <w:spacing w:line="240" w:lineRule="exact"/>
              <w:jc w:val="both"/>
              <w:rPr>
                <w:ins w:id="684" w:author="Shamima Akter" w:date="2021-10-20T18:55:00Z"/>
                <w:bCs/>
                <w:color w:val="000000" w:themeColor="text1"/>
                <w:sz w:val="18"/>
                <w:szCs w:val="18"/>
                <w:highlight w:val="yellow"/>
                <w:rPrChange w:id="685" w:author="Shamima Akter" w:date="2021-10-21T21:39:00Z">
                  <w:rPr>
                    <w:ins w:id="686" w:author="Shamima Akter" w:date="2021-10-20T18:55:00Z"/>
                    <w:bCs/>
                    <w:color w:val="000000" w:themeColor="text1"/>
                    <w:highlight w:val="yellow"/>
                  </w:rPr>
                </w:rPrChange>
              </w:rPr>
            </w:pPr>
            <w:ins w:id="687" w:author="Shamima Akter" w:date="2021-10-20T18:55:00Z">
              <w:r w:rsidRPr="00AA039D">
                <w:rPr>
                  <w:bCs/>
                  <w:color w:val="000000" w:themeColor="text1"/>
                  <w:sz w:val="18"/>
                  <w:szCs w:val="18"/>
                  <w:highlight w:val="yellow"/>
                  <w:rPrChange w:id="688" w:author="Shamima Akter" w:date="2021-10-21T21:39:00Z">
                    <w:rPr>
                      <w:bCs/>
                      <w:color w:val="000000" w:themeColor="text1"/>
                      <w:highlight w:val="yellow"/>
                    </w:rPr>
                  </w:rPrChange>
                </w:rPr>
                <w:t>0.0175</w:t>
              </w:r>
            </w:ins>
          </w:p>
        </w:tc>
        <w:tc>
          <w:tcPr>
            <w:tcW w:w="1400" w:type="dxa"/>
            <w:noWrap/>
            <w:hideMark/>
          </w:tcPr>
          <w:p w14:paraId="41A97F15" w14:textId="77777777" w:rsidR="00A91676" w:rsidRPr="00AA039D" w:rsidRDefault="00A91676" w:rsidP="00A91676">
            <w:pPr>
              <w:spacing w:line="240" w:lineRule="exact"/>
              <w:jc w:val="both"/>
              <w:rPr>
                <w:ins w:id="689" w:author="Shamima Akter" w:date="2021-10-20T18:55:00Z"/>
                <w:bCs/>
                <w:color w:val="000000" w:themeColor="text1"/>
                <w:sz w:val="18"/>
                <w:szCs w:val="18"/>
                <w:highlight w:val="yellow"/>
                <w:rPrChange w:id="690" w:author="Shamima Akter" w:date="2021-10-21T21:39:00Z">
                  <w:rPr>
                    <w:ins w:id="691" w:author="Shamima Akter" w:date="2021-10-20T18:55:00Z"/>
                    <w:bCs/>
                    <w:color w:val="000000" w:themeColor="text1"/>
                    <w:highlight w:val="yellow"/>
                  </w:rPr>
                </w:rPrChange>
              </w:rPr>
            </w:pPr>
            <w:ins w:id="692" w:author="Shamima Akter" w:date="2021-10-20T18:55:00Z">
              <w:r w:rsidRPr="00AA039D">
                <w:rPr>
                  <w:bCs/>
                  <w:color w:val="000000" w:themeColor="text1"/>
                  <w:sz w:val="18"/>
                  <w:szCs w:val="18"/>
                  <w:highlight w:val="yellow"/>
                  <w:rPrChange w:id="693" w:author="Shamima Akter" w:date="2021-10-21T21:39:00Z">
                    <w:rPr>
                      <w:bCs/>
                      <w:color w:val="000000" w:themeColor="text1"/>
                      <w:highlight w:val="yellow"/>
                    </w:rPr>
                  </w:rPrChange>
                </w:rPr>
                <w:t>0.0887</w:t>
              </w:r>
            </w:ins>
          </w:p>
        </w:tc>
        <w:tc>
          <w:tcPr>
            <w:tcW w:w="960" w:type="dxa"/>
            <w:noWrap/>
            <w:hideMark/>
          </w:tcPr>
          <w:p w14:paraId="1E7D10F0" w14:textId="77777777" w:rsidR="00A91676" w:rsidRPr="00AA039D" w:rsidRDefault="00A91676" w:rsidP="00A91676">
            <w:pPr>
              <w:spacing w:line="240" w:lineRule="exact"/>
              <w:jc w:val="both"/>
              <w:rPr>
                <w:ins w:id="694" w:author="Shamima Akter" w:date="2021-10-20T18:55:00Z"/>
                <w:bCs/>
                <w:color w:val="000000" w:themeColor="text1"/>
                <w:sz w:val="18"/>
                <w:szCs w:val="18"/>
                <w:highlight w:val="yellow"/>
                <w:rPrChange w:id="695" w:author="Shamima Akter" w:date="2021-10-21T21:39:00Z">
                  <w:rPr>
                    <w:ins w:id="696" w:author="Shamima Akter" w:date="2021-10-20T18:55:00Z"/>
                    <w:bCs/>
                    <w:color w:val="000000" w:themeColor="text1"/>
                    <w:highlight w:val="yellow"/>
                  </w:rPr>
                </w:rPrChange>
              </w:rPr>
            </w:pPr>
            <w:ins w:id="697" w:author="Shamima Akter" w:date="2021-10-20T18:55:00Z">
              <w:r w:rsidRPr="00AA039D">
                <w:rPr>
                  <w:bCs/>
                  <w:color w:val="000000" w:themeColor="text1"/>
                  <w:sz w:val="18"/>
                  <w:szCs w:val="18"/>
                  <w:highlight w:val="yellow"/>
                  <w:rPrChange w:id="698" w:author="Shamima Akter" w:date="2021-10-21T21:39:00Z">
                    <w:rPr>
                      <w:bCs/>
                      <w:color w:val="000000" w:themeColor="text1"/>
                      <w:highlight w:val="yellow"/>
                    </w:rPr>
                  </w:rPrChange>
                </w:rPr>
                <w:t>10.88</w:t>
              </w:r>
            </w:ins>
          </w:p>
        </w:tc>
      </w:tr>
      <w:tr w:rsidR="00A91676" w:rsidRPr="00A91676" w14:paraId="5A067C0A" w14:textId="77777777" w:rsidTr="00A91676">
        <w:trPr>
          <w:trHeight w:val="300"/>
          <w:ins w:id="699" w:author="Shamima Akter" w:date="2021-10-20T18:55:00Z"/>
        </w:trPr>
        <w:tc>
          <w:tcPr>
            <w:tcW w:w="2420" w:type="dxa"/>
            <w:noWrap/>
            <w:hideMark/>
          </w:tcPr>
          <w:p w14:paraId="6BB26AAD" w14:textId="77777777" w:rsidR="00A91676" w:rsidRPr="00AA039D" w:rsidRDefault="00A91676" w:rsidP="00A91676">
            <w:pPr>
              <w:spacing w:line="240" w:lineRule="exact"/>
              <w:jc w:val="both"/>
              <w:rPr>
                <w:ins w:id="700" w:author="Shamima Akter" w:date="2021-10-20T18:55:00Z"/>
                <w:bCs/>
                <w:color w:val="000000" w:themeColor="text1"/>
                <w:sz w:val="18"/>
                <w:szCs w:val="18"/>
                <w:highlight w:val="yellow"/>
                <w:rPrChange w:id="701" w:author="Shamima Akter" w:date="2021-10-21T21:39:00Z">
                  <w:rPr>
                    <w:ins w:id="702" w:author="Shamima Akter" w:date="2021-10-20T18:55:00Z"/>
                    <w:bCs/>
                    <w:color w:val="000000" w:themeColor="text1"/>
                    <w:highlight w:val="yellow"/>
                  </w:rPr>
                </w:rPrChange>
              </w:rPr>
            </w:pPr>
            <w:ins w:id="703" w:author="Shamima Akter" w:date="2021-10-20T18:55:00Z">
              <w:r w:rsidRPr="00AA039D">
                <w:rPr>
                  <w:bCs/>
                  <w:color w:val="000000" w:themeColor="text1"/>
                  <w:sz w:val="18"/>
                  <w:szCs w:val="18"/>
                  <w:highlight w:val="yellow"/>
                  <w:rPrChange w:id="704" w:author="Shamima Akter" w:date="2021-10-21T21:39:00Z">
                    <w:rPr>
                      <w:bCs/>
                      <w:color w:val="000000" w:themeColor="text1"/>
                      <w:highlight w:val="yellow"/>
                    </w:rPr>
                  </w:rPrChange>
                </w:rPr>
                <w:t>LSTM</w:t>
              </w:r>
            </w:ins>
          </w:p>
        </w:tc>
        <w:tc>
          <w:tcPr>
            <w:tcW w:w="960" w:type="dxa"/>
            <w:noWrap/>
            <w:hideMark/>
          </w:tcPr>
          <w:p w14:paraId="36B3587F" w14:textId="77777777" w:rsidR="00A91676" w:rsidRPr="00AA039D" w:rsidRDefault="00A91676" w:rsidP="00A91676">
            <w:pPr>
              <w:spacing w:line="240" w:lineRule="exact"/>
              <w:jc w:val="both"/>
              <w:rPr>
                <w:ins w:id="705" w:author="Shamima Akter" w:date="2021-10-20T18:55:00Z"/>
                <w:bCs/>
                <w:color w:val="000000" w:themeColor="text1"/>
                <w:sz w:val="18"/>
                <w:szCs w:val="18"/>
                <w:highlight w:val="yellow"/>
                <w:rPrChange w:id="706" w:author="Shamima Akter" w:date="2021-10-21T21:39:00Z">
                  <w:rPr>
                    <w:ins w:id="707" w:author="Shamima Akter" w:date="2021-10-20T18:55:00Z"/>
                    <w:bCs/>
                    <w:color w:val="000000" w:themeColor="text1"/>
                    <w:highlight w:val="yellow"/>
                  </w:rPr>
                </w:rPrChange>
              </w:rPr>
            </w:pPr>
            <w:ins w:id="708" w:author="Shamima Akter" w:date="2021-10-20T18:55:00Z">
              <w:r w:rsidRPr="00AA039D">
                <w:rPr>
                  <w:bCs/>
                  <w:color w:val="000000" w:themeColor="text1"/>
                  <w:sz w:val="18"/>
                  <w:szCs w:val="18"/>
                  <w:highlight w:val="yellow"/>
                  <w:rPrChange w:id="709" w:author="Shamima Akter" w:date="2021-10-21T21:39:00Z">
                    <w:rPr>
                      <w:bCs/>
                      <w:color w:val="000000" w:themeColor="text1"/>
                      <w:highlight w:val="yellow"/>
                    </w:rPr>
                  </w:rPrChange>
                </w:rPr>
                <w:t>85%</w:t>
              </w:r>
            </w:ins>
          </w:p>
        </w:tc>
        <w:tc>
          <w:tcPr>
            <w:tcW w:w="960" w:type="dxa"/>
            <w:noWrap/>
            <w:hideMark/>
          </w:tcPr>
          <w:p w14:paraId="1956DE79" w14:textId="77777777" w:rsidR="00A91676" w:rsidRPr="00AA039D" w:rsidRDefault="00A91676" w:rsidP="00A91676">
            <w:pPr>
              <w:spacing w:line="240" w:lineRule="exact"/>
              <w:jc w:val="both"/>
              <w:rPr>
                <w:ins w:id="710" w:author="Shamima Akter" w:date="2021-10-20T18:55:00Z"/>
                <w:bCs/>
                <w:color w:val="000000" w:themeColor="text1"/>
                <w:sz w:val="18"/>
                <w:szCs w:val="18"/>
                <w:highlight w:val="yellow"/>
                <w:rPrChange w:id="711" w:author="Shamima Akter" w:date="2021-10-21T21:39:00Z">
                  <w:rPr>
                    <w:ins w:id="712" w:author="Shamima Akter" w:date="2021-10-20T18:55:00Z"/>
                    <w:bCs/>
                    <w:color w:val="000000" w:themeColor="text1"/>
                    <w:highlight w:val="yellow"/>
                  </w:rPr>
                </w:rPrChange>
              </w:rPr>
            </w:pPr>
            <w:ins w:id="713" w:author="Shamima Akter" w:date="2021-10-20T18:55:00Z">
              <w:r w:rsidRPr="00AA039D">
                <w:rPr>
                  <w:bCs/>
                  <w:color w:val="000000" w:themeColor="text1"/>
                  <w:sz w:val="18"/>
                  <w:szCs w:val="18"/>
                  <w:highlight w:val="yellow"/>
                  <w:rPrChange w:id="714" w:author="Shamima Akter" w:date="2021-10-21T21:39:00Z">
                    <w:rPr>
                      <w:bCs/>
                      <w:color w:val="000000" w:themeColor="text1"/>
                      <w:highlight w:val="yellow"/>
                    </w:rPr>
                  </w:rPrChange>
                </w:rPr>
                <w:t>84%</w:t>
              </w:r>
            </w:ins>
          </w:p>
        </w:tc>
        <w:tc>
          <w:tcPr>
            <w:tcW w:w="960" w:type="dxa"/>
            <w:noWrap/>
            <w:hideMark/>
          </w:tcPr>
          <w:p w14:paraId="34A195BC" w14:textId="77777777" w:rsidR="00A91676" w:rsidRPr="00AA039D" w:rsidRDefault="00A91676" w:rsidP="00A91676">
            <w:pPr>
              <w:spacing w:line="240" w:lineRule="exact"/>
              <w:jc w:val="both"/>
              <w:rPr>
                <w:ins w:id="715" w:author="Shamima Akter" w:date="2021-10-20T18:55:00Z"/>
                <w:bCs/>
                <w:color w:val="000000" w:themeColor="text1"/>
                <w:sz w:val="18"/>
                <w:szCs w:val="18"/>
                <w:highlight w:val="yellow"/>
                <w:rPrChange w:id="716" w:author="Shamima Akter" w:date="2021-10-21T21:39:00Z">
                  <w:rPr>
                    <w:ins w:id="717" w:author="Shamima Akter" w:date="2021-10-20T18:55:00Z"/>
                    <w:bCs/>
                    <w:color w:val="000000" w:themeColor="text1"/>
                    <w:highlight w:val="yellow"/>
                  </w:rPr>
                </w:rPrChange>
              </w:rPr>
            </w:pPr>
            <w:ins w:id="718" w:author="Shamima Akter" w:date="2021-10-20T18:55:00Z">
              <w:r w:rsidRPr="00AA039D">
                <w:rPr>
                  <w:bCs/>
                  <w:color w:val="000000" w:themeColor="text1"/>
                  <w:sz w:val="18"/>
                  <w:szCs w:val="18"/>
                  <w:highlight w:val="yellow"/>
                  <w:rPrChange w:id="719" w:author="Shamima Akter" w:date="2021-10-21T21:39:00Z">
                    <w:rPr>
                      <w:bCs/>
                      <w:color w:val="000000" w:themeColor="text1"/>
                      <w:highlight w:val="yellow"/>
                    </w:rPr>
                  </w:rPrChange>
                </w:rPr>
                <w:t>86%</w:t>
              </w:r>
            </w:ins>
          </w:p>
        </w:tc>
        <w:tc>
          <w:tcPr>
            <w:tcW w:w="960" w:type="dxa"/>
            <w:noWrap/>
            <w:hideMark/>
          </w:tcPr>
          <w:p w14:paraId="35FA159B" w14:textId="77777777" w:rsidR="00A91676" w:rsidRPr="00AA039D" w:rsidRDefault="00A91676" w:rsidP="00A91676">
            <w:pPr>
              <w:spacing w:line="240" w:lineRule="exact"/>
              <w:jc w:val="both"/>
              <w:rPr>
                <w:ins w:id="720" w:author="Shamima Akter" w:date="2021-10-20T18:55:00Z"/>
                <w:bCs/>
                <w:color w:val="000000" w:themeColor="text1"/>
                <w:sz w:val="18"/>
                <w:szCs w:val="18"/>
                <w:highlight w:val="yellow"/>
                <w:rPrChange w:id="721" w:author="Shamima Akter" w:date="2021-10-21T21:39:00Z">
                  <w:rPr>
                    <w:ins w:id="722" w:author="Shamima Akter" w:date="2021-10-20T18:55:00Z"/>
                    <w:bCs/>
                    <w:color w:val="000000" w:themeColor="text1"/>
                    <w:highlight w:val="yellow"/>
                  </w:rPr>
                </w:rPrChange>
              </w:rPr>
            </w:pPr>
            <w:ins w:id="723" w:author="Shamima Akter" w:date="2021-10-20T18:55:00Z">
              <w:r w:rsidRPr="00AA039D">
                <w:rPr>
                  <w:bCs/>
                  <w:color w:val="000000" w:themeColor="text1"/>
                  <w:sz w:val="18"/>
                  <w:szCs w:val="18"/>
                  <w:highlight w:val="yellow"/>
                  <w:rPrChange w:id="724" w:author="Shamima Akter" w:date="2021-10-21T21:39:00Z">
                    <w:rPr>
                      <w:bCs/>
                      <w:color w:val="000000" w:themeColor="text1"/>
                      <w:highlight w:val="yellow"/>
                    </w:rPr>
                  </w:rPrChange>
                </w:rPr>
                <w:t>84%</w:t>
              </w:r>
            </w:ins>
          </w:p>
        </w:tc>
        <w:tc>
          <w:tcPr>
            <w:tcW w:w="960" w:type="dxa"/>
            <w:noWrap/>
            <w:hideMark/>
          </w:tcPr>
          <w:p w14:paraId="561B99A6" w14:textId="77777777" w:rsidR="00A91676" w:rsidRPr="00AA039D" w:rsidRDefault="00A91676" w:rsidP="00A91676">
            <w:pPr>
              <w:spacing w:line="240" w:lineRule="exact"/>
              <w:jc w:val="both"/>
              <w:rPr>
                <w:ins w:id="725" w:author="Shamima Akter" w:date="2021-10-20T18:55:00Z"/>
                <w:bCs/>
                <w:color w:val="000000" w:themeColor="text1"/>
                <w:sz w:val="18"/>
                <w:szCs w:val="18"/>
                <w:highlight w:val="yellow"/>
                <w:rPrChange w:id="726" w:author="Shamima Akter" w:date="2021-10-21T21:39:00Z">
                  <w:rPr>
                    <w:ins w:id="727" w:author="Shamima Akter" w:date="2021-10-20T18:55:00Z"/>
                    <w:bCs/>
                    <w:color w:val="000000" w:themeColor="text1"/>
                    <w:highlight w:val="yellow"/>
                  </w:rPr>
                </w:rPrChange>
              </w:rPr>
            </w:pPr>
            <w:ins w:id="728" w:author="Shamima Akter" w:date="2021-10-20T18:55:00Z">
              <w:r w:rsidRPr="00AA039D">
                <w:rPr>
                  <w:bCs/>
                  <w:color w:val="000000" w:themeColor="text1"/>
                  <w:sz w:val="18"/>
                  <w:szCs w:val="18"/>
                  <w:highlight w:val="yellow"/>
                  <w:rPrChange w:id="729" w:author="Shamima Akter" w:date="2021-10-21T21:39:00Z">
                    <w:rPr>
                      <w:bCs/>
                      <w:color w:val="000000" w:themeColor="text1"/>
                      <w:highlight w:val="yellow"/>
                    </w:rPr>
                  </w:rPrChange>
                </w:rPr>
                <w:t>0.86</w:t>
              </w:r>
            </w:ins>
          </w:p>
        </w:tc>
        <w:tc>
          <w:tcPr>
            <w:tcW w:w="960" w:type="dxa"/>
            <w:noWrap/>
            <w:hideMark/>
          </w:tcPr>
          <w:p w14:paraId="7BE253F0" w14:textId="77777777" w:rsidR="00A91676" w:rsidRPr="00AA039D" w:rsidRDefault="00A91676" w:rsidP="00A91676">
            <w:pPr>
              <w:spacing w:line="240" w:lineRule="exact"/>
              <w:jc w:val="both"/>
              <w:rPr>
                <w:ins w:id="730" w:author="Shamima Akter" w:date="2021-10-20T18:55:00Z"/>
                <w:bCs/>
                <w:color w:val="000000" w:themeColor="text1"/>
                <w:sz w:val="18"/>
                <w:szCs w:val="18"/>
                <w:highlight w:val="yellow"/>
                <w:rPrChange w:id="731" w:author="Shamima Akter" w:date="2021-10-21T21:39:00Z">
                  <w:rPr>
                    <w:ins w:id="732" w:author="Shamima Akter" w:date="2021-10-20T18:55:00Z"/>
                    <w:bCs/>
                    <w:color w:val="000000" w:themeColor="text1"/>
                    <w:highlight w:val="yellow"/>
                  </w:rPr>
                </w:rPrChange>
              </w:rPr>
            </w:pPr>
            <w:ins w:id="733" w:author="Shamima Akter" w:date="2021-10-20T18:55:00Z">
              <w:r w:rsidRPr="00AA039D">
                <w:rPr>
                  <w:bCs/>
                  <w:color w:val="000000" w:themeColor="text1"/>
                  <w:sz w:val="18"/>
                  <w:szCs w:val="18"/>
                  <w:highlight w:val="yellow"/>
                  <w:rPrChange w:id="734" w:author="Shamima Akter" w:date="2021-10-21T21:39:00Z">
                    <w:rPr>
                      <w:bCs/>
                      <w:color w:val="000000" w:themeColor="text1"/>
                      <w:highlight w:val="yellow"/>
                    </w:rPr>
                  </w:rPrChange>
                </w:rPr>
                <w:t>0.1501</w:t>
              </w:r>
            </w:ins>
          </w:p>
        </w:tc>
        <w:tc>
          <w:tcPr>
            <w:tcW w:w="1400" w:type="dxa"/>
            <w:noWrap/>
            <w:hideMark/>
          </w:tcPr>
          <w:p w14:paraId="34BB07D6" w14:textId="77777777" w:rsidR="00A91676" w:rsidRPr="00AA039D" w:rsidRDefault="00A91676" w:rsidP="00A91676">
            <w:pPr>
              <w:spacing w:line="240" w:lineRule="exact"/>
              <w:jc w:val="both"/>
              <w:rPr>
                <w:ins w:id="735" w:author="Shamima Akter" w:date="2021-10-20T18:55:00Z"/>
                <w:bCs/>
                <w:color w:val="000000" w:themeColor="text1"/>
                <w:sz w:val="18"/>
                <w:szCs w:val="18"/>
                <w:highlight w:val="yellow"/>
                <w:rPrChange w:id="736" w:author="Shamima Akter" w:date="2021-10-21T21:39:00Z">
                  <w:rPr>
                    <w:ins w:id="737" w:author="Shamima Akter" w:date="2021-10-20T18:55:00Z"/>
                    <w:bCs/>
                    <w:color w:val="000000" w:themeColor="text1"/>
                    <w:highlight w:val="yellow"/>
                  </w:rPr>
                </w:rPrChange>
              </w:rPr>
            </w:pPr>
            <w:ins w:id="738" w:author="Shamima Akter" w:date="2021-10-20T18:55:00Z">
              <w:r w:rsidRPr="00AA039D">
                <w:rPr>
                  <w:bCs/>
                  <w:color w:val="000000" w:themeColor="text1"/>
                  <w:sz w:val="18"/>
                  <w:szCs w:val="18"/>
                  <w:highlight w:val="yellow"/>
                  <w:rPrChange w:id="739" w:author="Shamima Akter" w:date="2021-10-21T21:39:00Z">
                    <w:rPr>
                      <w:bCs/>
                      <w:color w:val="000000" w:themeColor="text1"/>
                      <w:highlight w:val="yellow"/>
                    </w:rPr>
                  </w:rPrChange>
                </w:rPr>
                <w:t>0.1499</w:t>
              </w:r>
            </w:ins>
          </w:p>
        </w:tc>
        <w:tc>
          <w:tcPr>
            <w:tcW w:w="960" w:type="dxa"/>
            <w:noWrap/>
            <w:hideMark/>
          </w:tcPr>
          <w:p w14:paraId="06287B15" w14:textId="77777777" w:rsidR="00A91676" w:rsidRPr="00AA039D" w:rsidRDefault="00A91676" w:rsidP="00A91676">
            <w:pPr>
              <w:spacing w:line="240" w:lineRule="exact"/>
              <w:jc w:val="both"/>
              <w:rPr>
                <w:ins w:id="740" w:author="Shamima Akter" w:date="2021-10-20T18:55:00Z"/>
                <w:bCs/>
                <w:color w:val="000000" w:themeColor="text1"/>
                <w:sz w:val="18"/>
                <w:szCs w:val="18"/>
                <w:highlight w:val="yellow"/>
                <w:rPrChange w:id="741" w:author="Shamima Akter" w:date="2021-10-21T21:39:00Z">
                  <w:rPr>
                    <w:ins w:id="742" w:author="Shamima Akter" w:date="2021-10-20T18:55:00Z"/>
                    <w:bCs/>
                    <w:color w:val="000000" w:themeColor="text1"/>
                    <w:highlight w:val="yellow"/>
                  </w:rPr>
                </w:rPrChange>
              </w:rPr>
            </w:pPr>
            <w:ins w:id="743" w:author="Shamima Akter" w:date="2021-10-20T18:55:00Z">
              <w:r w:rsidRPr="00AA039D">
                <w:rPr>
                  <w:bCs/>
                  <w:color w:val="000000" w:themeColor="text1"/>
                  <w:sz w:val="18"/>
                  <w:szCs w:val="18"/>
                  <w:highlight w:val="yellow"/>
                  <w:rPrChange w:id="744" w:author="Shamima Akter" w:date="2021-10-21T21:39:00Z">
                    <w:rPr>
                      <w:bCs/>
                      <w:color w:val="000000" w:themeColor="text1"/>
                      <w:highlight w:val="yellow"/>
                    </w:rPr>
                  </w:rPrChange>
                </w:rPr>
                <w:t>29.056</w:t>
              </w:r>
            </w:ins>
          </w:p>
        </w:tc>
      </w:tr>
      <w:tr w:rsidR="00A91676" w:rsidRPr="00A91676" w14:paraId="724584A9" w14:textId="77777777" w:rsidTr="00A91676">
        <w:trPr>
          <w:trHeight w:val="300"/>
          <w:ins w:id="745" w:author="Shamima Akter" w:date="2021-10-20T18:55:00Z"/>
        </w:trPr>
        <w:tc>
          <w:tcPr>
            <w:tcW w:w="2420" w:type="dxa"/>
            <w:noWrap/>
            <w:hideMark/>
          </w:tcPr>
          <w:p w14:paraId="45D17A4D" w14:textId="77777777" w:rsidR="00A91676" w:rsidRPr="00AA039D" w:rsidRDefault="00A91676" w:rsidP="00A91676">
            <w:pPr>
              <w:spacing w:line="240" w:lineRule="exact"/>
              <w:jc w:val="both"/>
              <w:rPr>
                <w:ins w:id="746" w:author="Shamima Akter" w:date="2021-10-20T18:55:00Z"/>
                <w:bCs/>
                <w:color w:val="000000" w:themeColor="text1"/>
                <w:sz w:val="18"/>
                <w:szCs w:val="18"/>
                <w:highlight w:val="yellow"/>
                <w:rPrChange w:id="747" w:author="Shamima Akter" w:date="2021-10-21T21:39:00Z">
                  <w:rPr>
                    <w:ins w:id="748" w:author="Shamima Akter" w:date="2021-10-20T18:55:00Z"/>
                    <w:bCs/>
                    <w:color w:val="000000" w:themeColor="text1"/>
                    <w:highlight w:val="yellow"/>
                  </w:rPr>
                </w:rPrChange>
              </w:rPr>
            </w:pPr>
            <w:ins w:id="749" w:author="Shamima Akter" w:date="2021-10-20T18:55:00Z">
              <w:r w:rsidRPr="00AA039D">
                <w:rPr>
                  <w:bCs/>
                  <w:color w:val="000000" w:themeColor="text1"/>
                  <w:sz w:val="18"/>
                  <w:szCs w:val="18"/>
                  <w:highlight w:val="yellow"/>
                  <w:rPrChange w:id="750" w:author="Shamima Akter" w:date="2021-10-21T21:39:00Z">
                    <w:rPr>
                      <w:bCs/>
                      <w:color w:val="000000" w:themeColor="text1"/>
                      <w:highlight w:val="yellow"/>
                    </w:rPr>
                  </w:rPrChange>
                </w:rPr>
                <w:t>Bidirectional LSTM</w:t>
              </w:r>
            </w:ins>
          </w:p>
        </w:tc>
        <w:tc>
          <w:tcPr>
            <w:tcW w:w="960" w:type="dxa"/>
            <w:noWrap/>
            <w:hideMark/>
          </w:tcPr>
          <w:p w14:paraId="104DC0AE" w14:textId="77777777" w:rsidR="00A91676" w:rsidRPr="00AA039D" w:rsidRDefault="00A91676" w:rsidP="00A91676">
            <w:pPr>
              <w:spacing w:line="240" w:lineRule="exact"/>
              <w:jc w:val="both"/>
              <w:rPr>
                <w:ins w:id="751" w:author="Shamima Akter" w:date="2021-10-20T18:55:00Z"/>
                <w:bCs/>
                <w:color w:val="000000" w:themeColor="text1"/>
                <w:sz w:val="18"/>
                <w:szCs w:val="18"/>
                <w:highlight w:val="yellow"/>
                <w:rPrChange w:id="752" w:author="Shamima Akter" w:date="2021-10-21T21:39:00Z">
                  <w:rPr>
                    <w:ins w:id="753" w:author="Shamima Akter" w:date="2021-10-20T18:55:00Z"/>
                    <w:bCs/>
                    <w:color w:val="000000" w:themeColor="text1"/>
                    <w:highlight w:val="yellow"/>
                  </w:rPr>
                </w:rPrChange>
              </w:rPr>
            </w:pPr>
            <w:ins w:id="754" w:author="Shamima Akter" w:date="2021-10-20T18:55:00Z">
              <w:r w:rsidRPr="00AA039D">
                <w:rPr>
                  <w:bCs/>
                  <w:color w:val="000000" w:themeColor="text1"/>
                  <w:sz w:val="18"/>
                  <w:szCs w:val="18"/>
                  <w:highlight w:val="yellow"/>
                  <w:rPrChange w:id="755" w:author="Shamima Akter" w:date="2021-10-21T21:39:00Z">
                    <w:rPr>
                      <w:bCs/>
                      <w:color w:val="000000" w:themeColor="text1"/>
                      <w:highlight w:val="yellow"/>
                    </w:rPr>
                  </w:rPrChange>
                </w:rPr>
                <w:t>88%</w:t>
              </w:r>
            </w:ins>
          </w:p>
        </w:tc>
        <w:tc>
          <w:tcPr>
            <w:tcW w:w="960" w:type="dxa"/>
            <w:noWrap/>
            <w:hideMark/>
          </w:tcPr>
          <w:p w14:paraId="11E58B7C" w14:textId="77777777" w:rsidR="00A91676" w:rsidRPr="00AA039D" w:rsidRDefault="00A91676" w:rsidP="00A91676">
            <w:pPr>
              <w:spacing w:line="240" w:lineRule="exact"/>
              <w:jc w:val="both"/>
              <w:rPr>
                <w:ins w:id="756" w:author="Shamima Akter" w:date="2021-10-20T18:55:00Z"/>
                <w:bCs/>
                <w:color w:val="000000" w:themeColor="text1"/>
                <w:sz w:val="18"/>
                <w:szCs w:val="18"/>
                <w:highlight w:val="yellow"/>
                <w:rPrChange w:id="757" w:author="Shamima Akter" w:date="2021-10-21T21:39:00Z">
                  <w:rPr>
                    <w:ins w:id="758" w:author="Shamima Akter" w:date="2021-10-20T18:55:00Z"/>
                    <w:bCs/>
                    <w:color w:val="000000" w:themeColor="text1"/>
                    <w:highlight w:val="yellow"/>
                  </w:rPr>
                </w:rPrChange>
              </w:rPr>
            </w:pPr>
            <w:ins w:id="759" w:author="Shamima Akter" w:date="2021-10-20T18:55:00Z">
              <w:r w:rsidRPr="00AA039D">
                <w:rPr>
                  <w:bCs/>
                  <w:color w:val="000000" w:themeColor="text1"/>
                  <w:sz w:val="18"/>
                  <w:szCs w:val="18"/>
                  <w:highlight w:val="yellow"/>
                  <w:rPrChange w:id="760" w:author="Shamima Akter" w:date="2021-10-21T21:39:00Z">
                    <w:rPr>
                      <w:bCs/>
                      <w:color w:val="000000" w:themeColor="text1"/>
                      <w:highlight w:val="yellow"/>
                    </w:rPr>
                  </w:rPrChange>
                </w:rPr>
                <w:t>87%</w:t>
              </w:r>
            </w:ins>
          </w:p>
        </w:tc>
        <w:tc>
          <w:tcPr>
            <w:tcW w:w="960" w:type="dxa"/>
            <w:noWrap/>
            <w:hideMark/>
          </w:tcPr>
          <w:p w14:paraId="2E24D755" w14:textId="77777777" w:rsidR="00A91676" w:rsidRPr="00AA039D" w:rsidRDefault="00A91676" w:rsidP="00A91676">
            <w:pPr>
              <w:spacing w:line="240" w:lineRule="exact"/>
              <w:jc w:val="both"/>
              <w:rPr>
                <w:ins w:id="761" w:author="Shamima Akter" w:date="2021-10-20T18:55:00Z"/>
                <w:bCs/>
                <w:color w:val="000000" w:themeColor="text1"/>
                <w:sz w:val="18"/>
                <w:szCs w:val="18"/>
                <w:highlight w:val="yellow"/>
                <w:rPrChange w:id="762" w:author="Shamima Akter" w:date="2021-10-21T21:39:00Z">
                  <w:rPr>
                    <w:ins w:id="763" w:author="Shamima Akter" w:date="2021-10-20T18:55:00Z"/>
                    <w:bCs/>
                    <w:color w:val="000000" w:themeColor="text1"/>
                    <w:highlight w:val="yellow"/>
                  </w:rPr>
                </w:rPrChange>
              </w:rPr>
            </w:pPr>
            <w:ins w:id="764" w:author="Shamima Akter" w:date="2021-10-20T18:55:00Z">
              <w:r w:rsidRPr="00AA039D">
                <w:rPr>
                  <w:bCs/>
                  <w:color w:val="000000" w:themeColor="text1"/>
                  <w:sz w:val="18"/>
                  <w:szCs w:val="18"/>
                  <w:highlight w:val="yellow"/>
                  <w:rPrChange w:id="765" w:author="Shamima Akter" w:date="2021-10-21T21:39:00Z">
                    <w:rPr>
                      <w:bCs/>
                      <w:color w:val="000000" w:themeColor="text1"/>
                      <w:highlight w:val="yellow"/>
                    </w:rPr>
                  </w:rPrChange>
                </w:rPr>
                <w:t>90%</w:t>
              </w:r>
            </w:ins>
          </w:p>
        </w:tc>
        <w:tc>
          <w:tcPr>
            <w:tcW w:w="960" w:type="dxa"/>
            <w:noWrap/>
            <w:hideMark/>
          </w:tcPr>
          <w:p w14:paraId="5665B610" w14:textId="77777777" w:rsidR="00A91676" w:rsidRPr="00AA039D" w:rsidRDefault="00A91676" w:rsidP="00A91676">
            <w:pPr>
              <w:spacing w:line="240" w:lineRule="exact"/>
              <w:jc w:val="both"/>
              <w:rPr>
                <w:ins w:id="766" w:author="Shamima Akter" w:date="2021-10-20T18:55:00Z"/>
                <w:bCs/>
                <w:color w:val="000000" w:themeColor="text1"/>
                <w:sz w:val="18"/>
                <w:szCs w:val="18"/>
                <w:highlight w:val="yellow"/>
                <w:rPrChange w:id="767" w:author="Shamima Akter" w:date="2021-10-21T21:39:00Z">
                  <w:rPr>
                    <w:ins w:id="768" w:author="Shamima Akter" w:date="2021-10-20T18:55:00Z"/>
                    <w:bCs/>
                    <w:color w:val="000000" w:themeColor="text1"/>
                    <w:highlight w:val="yellow"/>
                  </w:rPr>
                </w:rPrChange>
              </w:rPr>
            </w:pPr>
            <w:ins w:id="769" w:author="Shamima Akter" w:date="2021-10-20T18:55:00Z">
              <w:r w:rsidRPr="00AA039D">
                <w:rPr>
                  <w:bCs/>
                  <w:color w:val="000000" w:themeColor="text1"/>
                  <w:sz w:val="18"/>
                  <w:szCs w:val="18"/>
                  <w:highlight w:val="yellow"/>
                  <w:rPrChange w:id="770" w:author="Shamima Akter" w:date="2021-10-21T21:39:00Z">
                    <w:rPr>
                      <w:bCs/>
                      <w:color w:val="000000" w:themeColor="text1"/>
                      <w:highlight w:val="yellow"/>
                    </w:rPr>
                  </w:rPrChange>
                </w:rPr>
                <w:t>87%</w:t>
              </w:r>
            </w:ins>
          </w:p>
        </w:tc>
        <w:tc>
          <w:tcPr>
            <w:tcW w:w="960" w:type="dxa"/>
            <w:noWrap/>
            <w:hideMark/>
          </w:tcPr>
          <w:p w14:paraId="17066A04" w14:textId="77777777" w:rsidR="00A91676" w:rsidRPr="00AA039D" w:rsidRDefault="00A91676" w:rsidP="00A91676">
            <w:pPr>
              <w:spacing w:line="240" w:lineRule="exact"/>
              <w:jc w:val="both"/>
              <w:rPr>
                <w:ins w:id="771" w:author="Shamima Akter" w:date="2021-10-20T18:55:00Z"/>
                <w:bCs/>
                <w:color w:val="000000" w:themeColor="text1"/>
                <w:sz w:val="18"/>
                <w:szCs w:val="18"/>
                <w:highlight w:val="yellow"/>
                <w:rPrChange w:id="772" w:author="Shamima Akter" w:date="2021-10-21T21:39:00Z">
                  <w:rPr>
                    <w:ins w:id="773" w:author="Shamima Akter" w:date="2021-10-20T18:55:00Z"/>
                    <w:bCs/>
                    <w:color w:val="000000" w:themeColor="text1"/>
                    <w:highlight w:val="yellow"/>
                  </w:rPr>
                </w:rPrChange>
              </w:rPr>
            </w:pPr>
            <w:ins w:id="774" w:author="Shamima Akter" w:date="2021-10-20T18:55:00Z">
              <w:r w:rsidRPr="00AA039D">
                <w:rPr>
                  <w:bCs/>
                  <w:color w:val="000000" w:themeColor="text1"/>
                  <w:sz w:val="18"/>
                  <w:szCs w:val="18"/>
                  <w:highlight w:val="yellow"/>
                  <w:rPrChange w:id="775" w:author="Shamima Akter" w:date="2021-10-21T21:39:00Z">
                    <w:rPr>
                      <w:bCs/>
                      <w:color w:val="000000" w:themeColor="text1"/>
                      <w:highlight w:val="yellow"/>
                    </w:rPr>
                  </w:rPrChange>
                </w:rPr>
                <w:t>0.90</w:t>
              </w:r>
            </w:ins>
          </w:p>
        </w:tc>
        <w:tc>
          <w:tcPr>
            <w:tcW w:w="960" w:type="dxa"/>
            <w:noWrap/>
            <w:hideMark/>
          </w:tcPr>
          <w:p w14:paraId="6C1DEC00" w14:textId="77777777" w:rsidR="00A91676" w:rsidRPr="00AA039D" w:rsidRDefault="00A91676" w:rsidP="00A91676">
            <w:pPr>
              <w:spacing w:line="240" w:lineRule="exact"/>
              <w:jc w:val="both"/>
              <w:rPr>
                <w:ins w:id="776" w:author="Shamima Akter" w:date="2021-10-20T18:55:00Z"/>
                <w:bCs/>
                <w:color w:val="000000" w:themeColor="text1"/>
                <w:sz w:val="18"/>
                <w:szCs w:val="18"/>
                <w:highlight w:val="yellow"/>
                <w:rPrChange w:id="777" w:author="Shamima Akter" w:date="2021-10-21T21:39:00Z">
                  <w:rPr>
                    <w:ins w:id="778" w:author="Shamima Akter" w:date="2021-10-20T18:55:00Z"/>
                    <w:bCs/>
                    <w:color w:val="000000" w:themeColor="text1"/>
                    <w:highlight w:val="yellow"/>
                  </w:rPr>
                </w:rPrChange>
              </w:rPr>
            </w:pPr>
            <w:ins w:id="779" w:author="Shamima Akter" w:date="2021-10-20T18:55:00Z">
              <w:r w:rsidRPr="00AA039D">
                <w:rPr>
                  <w:bCs/>
                  <w:color w:val="000000" w:themeColor="text1"/>
                  <w:sz w:val="18"/>
                  <w:szCs w:val="18"/>
                  <w:highlight w:val="yellow"/>
                  <w:rPrChange w:id="780" w:author="Shamima Akter" w:date="2021-10-21T21:39:00Z">
                    <w:rPr>
                      <w:bCs/>
                      <w:color w:val="000000" w:themeColor="text1"/>
                      <w:highlight w:val="yellow"/>
                    </w:rPr>
                  </w:rPrChange>
                </w:rPr>
                <w:t>0.134</w:t>
              </w:r>
            </w:ins>
          </w:p>
        </w:tc>
        <w:tc>
          <w:tcPr>
            <w:tcW w:w="1400" w:type="dxa"/>
            <w:noWrap/>
            <w:hideMark/>
          </w:tcPr>
          <w:p w14:paraId="52F39FF4" w14:textId="77777777" w:rsidR="00A91676" w:rsidRPr="00AA039D" w:rsidRDefault="00A91676" w:rsidP="00A91676">
            <w:pPr>
              <w:spacing w:line="240" w:lineRule="exact"/>
              <w:jc w:val="both"/>
              <w:rPr>
                <w:ins w:id="781" w:author="Shamima Akter" w:date="2021-10-20T18:55:00Z"/>
                <w:bCs/>
                <w:color w:val="000000" w:themeColor="text1"/>
                <w:sz w:val="18"/>
                <w:szCs w:val="18"/>
                <w:highlight w:val="yellow"/>
                <w:rPrChange w:id="782" w:author="Shamima Akter" w:date="2021-10-21T21:39:00Z">
                  <w:rPr>
                    <w:ins w:id="783" w:author="Shamima Akter" w:date="2021-10-20T18:55:00Z"/>
                    <w:bCs/>
                    <w:color w:val="000000" w:themeColor="text1"/>
                    <w:highlight w:val="yellow"/>
                  </w:rPr>
                </w:rPrChange>
              </w:rPr>
            </w:pPr>
            <w:ins w:id="784" w:author="Shamima Akter" w:date="2021-10-20T18:55:00Z">
              <w:r w:rsidRPr="00AA039D">
                <w:rPr>
                  <w:bCs/>
                  <w:color w:val="000000" w:themeColor="text1"/>
                  <w:sz w:val="18"/>
                  <w:szCs w:val="18"/>
                  <w:highlight w:val="yellow"/>
                  <w:rPrChange w:id="785" w:author="Shamima Akter" w:date="2021-10-21T21:39:00Z">
                    <w:rPr>
                      <w:bCs/>
                      <w:color w:val="000000" w:themeColor="text1"/>
                      <w:highlight w:val="yellow"/>
                    </w:rPr>
                  </w:rPrChange>
                </w:rPr>
                <w:t>0.15</w:t>
              </w:r>
            </w:ins>
          </w:p>
        </w:tc>
        <w:tc>
          <w:tcPr>
            <w:tcW w:w="960" w:type="dxa"/>
            <w:noWrap/>
            <w:hideMark/>
          </w:tcPr>
          <w:p w14:paraId="674C3977" w14:textId="77777777" w:rsidR="00A91676" w:rsidRPr="00AA039D" w:rsidRDefault="00A91676" w:rsidP="00A91676">
            <w:pPr>
              <w:spacing w:line="240" w:lineRule="exact"/>
              <w:jc w:val="both"/>
              <w:rPr>
                <w:ins w:id="786" w:author="Shamima Akter" w:date="2021-10-20T18:55:00Z"/>
                <w:bCs/>
                <w:color w:val="000000" w:themeColor="text1"/>
                <w:sz w:val="18"/>
                <w:szCs w:val="18"/>
                <w:highlight w:val="yellow"/>
                <w:rPrChange w:id="787" w:author="Shamima Akter" w:date="2021-10-21T21:39:00Z">
                  <w:rPr>
                    <w:ins w:id="788" w:author="Shamima Akter" w:date="2021-10-20T18:55:00Z"/>
                    <w:bCs/>
                    <w:color w:val="000000" w:themeColor="text1"/>
                    <w:highlight w:val="yellow"/>
                  </w:rPr>
                </w:rPrChange>
              </w:rPr>
            </w:pPr>
            <w:ins w:id="789" w:author="Shamima Akter" w:date="2021-10-20T18:55:00Z">
              <w:r w:rsidRPr="00AA039D">
                <w:rPr>
                  <w:bCs/>
                  <w:color w:val="000000" w:themeColor="text1"/>
                  <w:sz w:val="18"/>
                  <w:szCs w:val="18"/>
                  <w:highlight w:val="yellow"/>
                  <w:rPrChange w:id="790" w:author="Shamima Akter" w:date="2021-10-21T21:39:00Z">
                    <w:rPr>
                      <w:bCs/>
                      <w:color w:val="000000" w:themeColor="text1"/>
                      <w:highlight w:val="yellow"/>
                    </w:rPr>
                  </w:rPrChange>
                </w:rPr>
                <w:t>87.58</w:t>
              </w:r>
            </w:ins>
          </w:p>
        </w:tc>
      </w:tr>
      <w:tr w:rsidR="00A91676" w:rsidRPr="00A91676" w14:paraId="61733CAF" w14:textId="77777777" w:rsidTr="00A91676">
        <w:trPr>
          <w:trHeight w:val="300"/>
          <w:ins w:id="791" w:author="Shamima Akter" w:date="2021-10-20T18:55:00Z"/>
        </w:trPr>
        <w:tc>
          <w:tcPr>
            <w:tcW w:w="2420" w:type="dxa"/>
            <w:noWrap/>
            <w:hideMark/>
          </w:tcPr>
          <w:p w14:paraId="6FFF3FF4" w14:textId="77777777" w:rsidR="00A91676" w:rsidRPr="00AA039D" w:rsidRDefault="00A91676" w:rsidP="00A91676">
            <w:pPr>
              <w:spacing w:line="240" w:lineRule="exact"/>
              <w:jc w:val="both"/>
              <w:rPr>
                <w:ins w:id="792" w:author="Shamima Akter" w:date="2021-10-20T18:55:00Z"/>
                <w:bCs/>
                <w:color w:val="000000" w:themeColor="text1"/>
                <w:sz w:val="18"/>
                <w:szCs w:val="18"/>
                <w:highlight w:val="yellow"/>
                <w:rPrChange w:id="793" w:author="Shamima Akter" w:date="2021-10-21T21:39:00Z">
                  <w:rPr>
                    <w:ins w:id="794" w:author="Shamima Akter" w:date="2021-10-20T18:55:00Z"/>
                    <w:bCs/>
                    <w:color w:val="000000" w:themeColor="text1"/>
                    <w:highlight w:val="yellow"/>
                  </w:rPr>
                </w:rPrChange>
              </w:rPr>
            </w:pPr>
            <w:ins w:id="795" w:author="Shamima Akter" w:date="2021-10-20T18:55:00Z">
              <w:r w:rsidRPr="00AA039D">
                <w:rPr>
                  <w:bCs/>
                  <w:color w:val="000000" w:themeColor="text1"/>
                  <w:sz w:val="18"/>
                  <w:szCs w:val="18"/>
                  <w:highlight w:val="yellow"/>
                  <w:rPrChange w:id="796" w:author="Shamima Akter" w:date="2021-10-21T21:39:00Z">
                    <w:rPr>
                      <w:bCs/>
                      <w:color w:val="000000" w:themeColor="text1"/>
                      <w:highlight w:val="yellow"/>
                    </w:rPr>
                  </w:rPrChange>
                </w:rPr>
                <w:t>GRU</w:t>
              </w:r>
            </w:ins>
          </w:p>
        </w:tc>
        <w:tc>
          <w:tcPr>
            <w:tcW w:w="960" w:type="dxa"/>
            <w:noWrap/>
            <w:hideMark/>
          </w:tcPr>
          <w:p w14:paraId="2E455785" w14:textId="77777777" w:rsidR="00A91676" w:rsidRPr="00AA039D" w:rsidRDefault="00A91676" w:rsidP="00A91676">
            <w:pPr>
              <w:spacing w:line="240" w:lineRule="exact"/>
              <w:jc w:val="both"/>
              <w:rPr>
                <w:ins w:id="797" w:author="Shamima Akter" w:date="2021-10-20T18:55:00Z"/>
                <w:bCs/>
                <w:color w:val="000000" w:themeColor="text1"/>
                <w:sz w:val="18"/>
                <w:szCs w:val="18"/>
                <w:highlight w:val="yellow"/>
                <w:rPrChange w:id="798" w:author="Shamima Akter" w:date="2021-10-21T21:39:00Z">
                  <w:rPr>
                    <w:ins w:id="799" w:author="Shamima Akter" w:date="2021-10-20T18:55:00Z"/>
                    <w:bCs/>
                    <w:color w:val="000000" w:themeColor="text1"/>
                    <w:highlight w:val="yellow"/>
                  </w:rPr>
                </w:rPrChange>
              </w:rPr>
            </w:pPr>
            <w:ins w:id="800" w:author="Shamima Akter" w:date="2021-10-20T18:55:00Z">
              <w:r w:rsidRPr="00AA039D">
                <w:rPr>
                  <w:bCs/>
                  <w:color w:val="000000" w:themeColor="text1"/>
                  <w:sz w:val="18"/>
                  <w:szCs w:val="18"/>
                  <w:highlight w:val="yellow"/>
                  <w:rPrChange w:id="801" w:author="Shamima Akter" w:date="2021-10-21T21:39:00Z">
                    <w:rPr>
                      <w:bCs/>
                      <w:color w:val="000000" w:themeColor="text1"/>
                      <w:highlight w:val="yellow"/>
                    </w:rPr>
                  </w:rPrChange>
                </w:rPr>
                <w:t>85%</w:t>
              </w:r>
            </w:ins>
          </w:p>
        </w:tc>
        <w:tc>
          <w:tcPr>
            <w:tcW w:w="960" w:type="dxa"/>
            <w:noWrap/>
            <w:hideMark/>
          </w:tcPr>
          <w:p w14:paraId="353B681A" w14:textId="77777777" w:rsidR="00A91676" w:rsidRPr="00AA039D" w:rsidRDefault="00A91676" w:rsidP="00A91676">
            <w:pPr>
              <w:spacing w:line="240" w:lineRule="exact"/>
              <w:jc w:val="both"/>
              <w:rPr>
                <w:ins w:id="802" w:author="Shamima Akter" w:date="2021-10-20T18:55:00Z"/>
                <w:bCs/>
                <w:color w:val="000000" w:themeColor="text1"/>
                <w:sz w:val="18"/>
                <w:szCs w:val="18"/>
                <w:highlight w:val="yellow"/>
                <w:rPrChange w:id="803" w:author="Shamima Akter" w:date="2021-10-21T21:39:00Z">
                  <w:rPr>
                    <w:ins w:id="804" w:author="Shamima Akter" w:date="2021-10-20T18:55:00Z"/>
                    <w:bCs/>
                    <w:color w:val="000000" w:themeColor="text1"/>
                    <w:highlight w:val="yellow"/>
                  </w:rPr>
                </w:rPrChange>
              </w:rPr>
            </w:pPr>
            <w:ins w:id="805" w:author="Shamima Akter" w:date="2021-10-20T18:55:00Z">
              <w:r w:rsidRPr="00AA039D">
                <w:rPr>
                  <w:bCs/>
                  <w:color w:val="000000" w:themeColor="text1"/>
                  <w:sz w:val="18"/>
                  <w:szCs w:val="18"/>
                  <w:highlight w:val="yellow"/>
                  <w:rPrChange w:id="806" w:author="Shamima Akter" w:date="2021-10-21T21:39:00Z">
                    <w:rPr>
                      <w:bCs/>
                      <w:color w:val="000000" w:themeColor="text1"/>
                      <w:highlight w:val="yellow"/>
                    </w:rPr>
                  </w:rPrChange>
                </w:rPr>
                <w:t>85%</w:t>
              </w:r>
            </w:ins>
          </w:p>
        </w:tc>
        <w:tc>
          <w:tcPr>
            <w:tcW w:w="960" w:type="dxa"/>
            <w:noWrap/>
            <w:hideMark/>
          </w:tcPr>
          <w:p w14:paraId="43157EAB" w14:textId="77777777" w:rsidR="00A91676" w:rsidRPr="00AA039D" w:rsidRDefault="00A91676" w:rsidP="00A91676">
            <w:pPr>
              <w:spacing w:line="240" w:lineRule="exact"/>
              <w:jc w:val="both"/>
              <w:rPr>
                <w:ins w:id="807" w:author="Shamima Akter" w:date="2021-10-20T18:55:00Z"/>
                <w:bCs/>
                <w:color w:val="000000" w:themeColor="text1"/>
                <w:sz w:val="18"/>
                <w:szCs w:val="18"/>
                <w:highlight w:val="yellow"/>
                <w:rPrChange w:id="808" w:author="Shamima Akter" w:date="2021-10-21T21:39:00Z">
                  <w:rPr>
                    <w:ins w:id="809" w:author="Shamima Akter" w:date="2021-10-20T18:55:00Z"/>
                    <w:bCs/>
                    <w:color w:val="000000" w:themeColor="text1"/>
                    <w:highlight w:val="yellow"/>
                  </w:rPr>
                </w:rPrChange>
              </w:rPr>
            </w:pPr>
            <w:ins w:id="810" w:author="Shamima Akter" w:date="2021-10-20T18:55:00Z">
              <w:r w:rsidRPr="00AA039D">
                <w:rPr>
                  <w:bCs/>
                  <w:color w:val="000000" w:themeColor="text1"/>
                  <w:sz w:val="18"/>
                  <w:szCs w:val="18"/>
                  <w:highlight w:val="yellow"/>
                  <w:rPrChange w:id="811" w:author="Shamima Akter" w:date="2021-10-21T21:39:00Z">
                    <w:rPr>
                      <w:bCs/>
                      <w:color w:val="000000" w:themeColor="text1"/>
                      <w:highlight w:val="yellow"/>
                    </w:rPr>
                  </w:rPrChange>
                </w:rPr>
                <w:t>88%</w:t>
              </w:r>
            </w:ins>
          </w:p>
        </w:tc>
        <w:tc>
          <w:tcPr>
            <w:tcW w:w="960" w:type="dxa"/>
            <w:noWrap/>
            <w:hideMark/>
          </w:tcPr>
          <w:p w14:paraId="2AA93C11" w14:textId="77777777" w:rsidR="00A91676" w:rsidRPr="00AA039D" w:rsidRDefault="00A91676" w:rsidP="00A91676">
            <w:pPr>
              <w:spacing w:line="240" w:lineRule="exact"/>
              <w:jc w:val="both"/>
              <w:rPr>
                <w:ins w:id="812" w:author="Shamima Akter" w:date="2021-10-20T18:55:00Z"/>
                <w:bCs/>
                <w:color w:val="000000" w:themeColor="text1"/>
                <w:sz w:val="18"/>
                <w:szCs w:val="18"/>
                <w:highlight w:val="yellow"/>
                <w:rPrChange w:id="813" w:author="Shamima Akter" w:date="2021-10-21T21:39:00Z">
                  <w:rPr>
                    <w:ins w:id="814" w:author="Shamima Akter" w:date="2021-10-20T18:55:00Z"/>
                    <w:bCs/>
                    <w:color w:val="000000" w:themeColor="text1"/>
                    <w:highlight w:val="yellow"/>
                  </w:rPr>
                </w:rPrChange>
              </w:rPr>
            </w:pPr>
            <w:ins w:id="815" w:author="Shamima Akter" w:date="2021-10-20T18:55:00Z">
              <w:r w:rsidRPr="00AA039D">
                <w:rPr>
                  <w:bCs/>
                  <w:color w:val="000000" w:themeColor="text1"/>
                  <w:sz w:val="18"/>
                  <w:szCs w:val="18"/>
                  <w:highlight w:val="yellow"/>
                  <w:rPrChange w:id="816" w:author="Shamima Akter" w:date="2021-10-21T21:39:00Z">
                    <w:rPr>
                      <w:bCs/>
                      <w:color w:val="000000" w:themeColor="text1"/>
                      <w:highlight w:val="yellow"/>
                    </w:rPr>
                  </w:rPrChange>
                </w:rPr>
                <w:t>85%</w:t>
              </w:r>
            </w:ins>
          </w:p>
        </w:tc>
        <w:tc>
          <w:tcPr>
            <w:tcW w:w="960" w:type="dxa"/>
            <w:noWrap/>
            <w:hideMark/>
          </w:tcPr>
          <w:p w14:paraId="397218C4" w14:textId="77777777" w:rsidR="00A91676" w:rsidRPr="00AA039D" w:rsidRDefault="00A91676" w:rsidP="00A91676">
            <w:pPr>
              <w:spacing w:line="240" w:lineRule="exact"/>
              <w:jc w:val="both"/>
              <w:rPr>
                <w:ins w:id="817" w:author="Shamima Akter" w:date="2021-10-20T18:55:00Z"/>
                <w:bCs/>
                <w:color w:val="000000" w:themeColor="text1"/>
                <w:sz w:val="18"/>
                <w:szCs w:val="18"/>
                <w:highlight w:val="yellow"/>
                <w:rPrChange w:id="818" w:author="Shamima Akter" w:date="2021-10-21T21:39:00Z">
                  <w:rPr>
                    <w:ins w:id="819" w:author="Shamima Akter" w:date="2021-10-20T18:55:00Z"/>
                    <w:bCs/>
                    <w:color w:val="000000" w:themeColor="text1"/>
                    <w:highlight w:val="yellow"/>
                  </w:rPr>
                </w:rPrChange>
              </w:rPr>
            </w:pPr>
            <w:ins w:id="820" w:author="Shamima Akter" w:date="2021-10-20T18:55:00Z">
              <w:r w:rsidRPr="00AA039D">
                <w:rPr>
                  <w:bCs/>
                  <w:color w:val="000000" w:themeColor="text1"/>
                  <w:sz w:val="18"/>
                  <w:szCs w:val="18"/>
                  <w:highlight w:val="yellow"/>
                  <w:rPrChange w:id="821" w:author="Shamima Akter" w:date="2021-10-21T21:39:00Z">
                    <w:rPr>
                      <w:bCs/>
                      <w:color w:val="000000" w:themeColor="text1"/>
                      <w:highlight w:val="yellow"/>
                    </w:rPr>
                  </w:rPrChange>
                </w:rPr>
                <w:t>0.88</w:t>
              </w:r>
            </w:ins>
          </w:p>
        </w:tc>
        <w:tc>
          <w:tcPr>
            <w:tcW w:w="960" w:type="dxa"/>
            <w:noWrap/>
            <w:hideMark/>
          </w:tcPr>
          <w:p w14:paraId="692CE0B5" w14:textId="77777777" w:rsidR="00A91676" w:rsidRPr="00AA039D" w:rsidRDefault="00A91676" w:rsidP="00A91676">
            <w:pPr>
              <w:spacing w:line="240" w:lineRule="exact"/>
              <w:jc w:val="both"/>
              <w:rPr>
                <w:ins w:id="822" w:author="Shamima Akter" w:date="2021-10-20T18:55:00Z"/>
                <w:bCs/>
                <w:color w:val="000000" w:themeColor="text1"/>
                <w:sz w:val="18"/>
                <w:szCs w:val="18"/>
                <w:highlight w:val="yellow"/>
                <w:rPrChange w:id="823" w:author="Shamima Akter" w:date="2021-10-21T21:39:00Z">
                  <w:rPr>
                    <w:ins w:id="824" w:author="Shamima Akter" w:date="2021-10-20T18:55:00Z"/>
                    <w:bCs/>
                    <w:color w:val="000000" w:themeColor="text1"/>
                    <w:highlight w:val="yellow"/>
                  </w:rPr>
                </w:rPrChange>
              </w:rPr>
            </w:pPr>
            <w:ins w:id="825" w:author="Shamima Akter" w:date="2021-10-20T18:55:00Z">
              <w:r w:rsidRPr="00AA039D">
                <w:rPr>
                  <w:bCs/>
                  <w:color w:val="000000" w:themeColor="text1"/>
                  <w:sz w:val="18"/>
                  <w:szCs w:val="18"/>
                  <w:highlight w:val="yellow"/>
                  <w:rPrChange w:id="826" w:author="Shamima Akter" w:date="2021-10-21T21:39:00Z">
                    <w:rPr>
                      <w:bCs/>
                      <w:color w:val="000000" w:themeColor="text1"/>
                      <w:highlight w:val="yellow"/>
                    </w:rPr>
                  </w:rPrChange>
                </w:rPr>
                <w:t>0.1363</w:t>
              </w:r>
            </w:ins>
          </w:p>
        </w:tc>
        <w:tc>
          <w:tcPr>
            <w:tcW w:w="1400" w:type="dxa"/>
            <w:noWrap/>
            <w:hideMark/>
          </w:tcPr>
          <w:p w14:paraId="79B560DC" w14:textId="77777777" w:rsidR="00A91676" w:rsidRPr="00AA039D" w:rsidRDefault="00A91676" w:rsidP="00A91676">
            <w:pPr>
              <w:spacing w:line="240" w:lineRule="exact"/>
              <w:jc w:val="both"/>
              <w:rPr>
                <w:ins w:id="827" w:author="Shamima Akter" w:date="2021-10-20T18:55:00Z"/>
                <w:bCs/>
                <w:color w:val="000000" w:themeColor="text1"/>
                <w:sz w:val="18"/>
                <w:szCs w:val="18"/>
                <w:highlight w:val="yellow"/>
                <w:rPrChange w:id="828" w:author="Shamima Akter" w:date="2021-10-21T21:39:00Z">
                  <w:rPr>
                    <w:ins w:id="829" w:author="Shamima Akter" w:date="2021-10-20T18:55:00Z"/>
                    <w:bCs/>
                    <w:color w:val="000000" w:themeColor="text1"/>
                    <w:highlight w:val="yellow"/>
                  </w:rPr>
                </w:rPrChange>
              </w:rPr>
            </w:pPr>
            <w:ins w:id="830" w:author="Shamima Akter" w:date="2021-10-20T18:55:00Z">
              <w:r w:rsidRPr="00AA039D">
                <w:rPr>
                  <w:bCs/>
                  <w:color w:val="000000" w:themeColor="text1"/>
                  <w:sz w:val="18"/>
                  <w:szCs w:val="18"/>
                  <w:highlight w:val="yellow"/>
                  <w:rPrChange w:id="831" w:author="Shamima Akter" w:date="2021-10-21T21:39:00Z">
                    <w:rPr>
                      <w:bCs/>
                      <w:color w:val="000000" w:themeColor="text1"/>
                      <w:highlight w:val="yellow"/>
                    </w:rPr>
                  </w:rPrChange>
                </w:rPr>
                <w:t>0.1398</w:t>
              </w:r>
            </w:ins>
          </w:p>
        </w:tc>
        <w:tc>
          <w:tcPr>
            <w:tcW w:w="960" w:type="dxa"/>
            <w:noWrap/>
            <w:hideMark/>
          </w:tcPr>
          <w:p w14:paraId="3E51C159" w14:textId="77777777" w:rsidR="00A91676" w:rsidRPr="00AA039D" w:rsidRDefault="00A91676" w:rsidP="00A91676">
            <w:pPr>
              <w:spacing w:line="240" w:lineRule="exact"/>
              <w:jc w:val="both"/>
              <w:rPr>
                <w:ins w:id="832" w:author="Shamima Akter" w:date="2021-10-20T18:55:00Z"/>
                <w:bCs/>
                <w:color w:val="000000" w:themeColor="text1"/>
                <w:sz w:val="18"/>
                <w:szCs w:val="18"/>
                <w:highlight w:val="yellow"/>
                <w:rPrChange w:id="833" w:author="Shamima Akter" w:date="2021-10-21T21:39:00Z">
                  <w:rPr>
                    <w:ins w:id="834" w:author="Shamima Akter" w:date="2021-10-20T18:55:00Z"/>
                    <w:bCs/>
                    <w:color w:val="000000" w:themeColor="text1"/>
                    <w:highlight w:val="yellow"/>
                  </w:rPr>
                </w:rPrChange>
              </w:rPr>
            </w:pPr>
            <w:ins w:id="835" w:author="Shamima Akter" w:date="2021-10-20T18:55:00Z">
              <w:r w:rsidRPr="00AA039D">
                <w:rPr>
                  <w:bCs/>
                  <w:color w:val="000000" w:themeColor="text1"/>
                  <w:sz w:val="18"/>
                  <w:szCs w:val="18"/>
                  <w:highlight w:val="yellow"/>
                  <w:rPrChange w:id="836" w:author="Shamima Akter" w:date="2021-10-21T21:39:00Z">
                    <w:rPr>
                      <w:bCs/>
                      <w:color w:val="000000" w:themeColor="text1"/>
                      <w:highlight w:val="yellow"/>
                    </w:rPr>
                  </w:rPrChange>
                </w:rPr>
                <w:t>63.29</w:t>
              </w:r>
            </w:ins>
          </w:p>
        </w:tc>
      </w:tr>
      <w:tr w:rsidR="00A91676" w:rsidRPr="00A91676" w14:paraId="5D2E3888" w14:textId="77777777" w:rsidTr="00A91676">
        <w:trPr>
          <w:trHeight w:val="300"/>
          <w:ins w:id="837" w:author="Shamima Akter" w:date="2021-10-20T18:55:00Z"/>
        </w:trPr>
        <w:tc>
          <w:tcPr>
            <w:tcW w:w="2420" w:type="dxa"/>
            <w:noWrap/>
            <w:hideMark/>
          </w:tcPr>
          <w:p w14:paraId="1CEBFF1C" w14:textId="77777777" w:rsidR="00A91676" w:rsidRPr="00AA039D" w:rsidRDefault="00A91676" w:rsidP="00A91676">
            <w:pPr>
              <w:spacing w:line="240" w:lineRule="exact"/>
              <w:jc w:val="both"/>
              <w:rPr>
                <w:ins w:id="838" w:author="Shamima Akter" w:date="2021-10-20T18:55:00Z"/>
                <w:bCs/>
                <w:color w:val="000000" w:themeColor="text1"/>
                <w:sz w:val="18"/>
                <w:szCs w:val="18"/>
                <w:highlight w:val="yellow"/>
                <w:rPrChange w:id="839" w:author="Shamima Akter" w:date="2021-10-21T21:39:00Z">
                  <w:rPr>
                    <w:ins w:id="840" w:author="Shamima Akter" w:date="2021-10-20T18:55:00Z"/>
                    <w:bCs/>
                    <w:color w:val="000000" w:themeColor="text1"/>
                    <w:highlight w:val="yellow"/>
                  </w:rPr>
                </w:rPrChange>
              </w:rPr>
            </w:pPr>
            <w:ins w:id="841" w:author="Shamima Akter" w:date="2021-10-20T18:55:00Z">
              <w:r w:rsidRPr="00AA039D">
                <w:rPr>
                  <w:bCs/>
                  <w:color w:val="000000" w:themeColor="text1"/>
                  <w:sz w:val="18"/>
                  <w:szCs w:val="18"/>
                  <w:highlight w:val="yellow"/>
                  <w:rPrChange w:id="842" w:author="Shamima Akter" w:date="2021-10-21T21:39:00Z">
                    <w:rPr>
                      <w:bCs/>
                      <w:color w:val="000000" w:themeColor="text1"/>
                      <w:highlight w:val="yellow"/>
                    </w:rPr>
                  </w:rPrChange>
                </w:rPr>
                <w:t>Bidirectional GRU</w:t>
              </w:r>
            </w:ins>
          </w:p>
        </w:tc>
        <w:tc>
          <w:tcPr>
            <w:tcW w:w="960" w:type="dxa"/>
            <w:noWrap/>
            <w:hideMark/>
          </w:tcPr>
          <w:p w14:paraId="24A6A07A" w14:textId="77777777" w:rsidR="00A91676" w:rsidRPr="00AA039D" w:rsidRDefault="00A91676" w:rsidP="00A91676">
            <w:pPr>
              <w:spacing w:line="240" w:lineRule="exact"/>
              <w:jc w:val="both"/>
              <w:rPr>
                <w:ins w:id="843" w:author="Shamima Akter" w:date="2021-10-20T18:55:00Z"/>
                <w:bCs/>
                <w:color w:val="000000" w:themeColor="text1"/>
                <w:sz w:val="18"/>
                <w:szCs w:val="18"/>
                <w:highlight w:val="yellow"/>
                <w:rPrChange w:id="844" w:author="Shamima Akter" w:date="2021-10-21T21:39:00Z">
                  <w:rPr>
                    <w:ins w:id="845" w:author="Shamima Akter" w:date="2021-10-20T18:55:00Z"/>
                    <w:bCs/>
                    <w:color w:val="000000" w:themeColor="text1"/>
                    <w:highlight w:val="yellow"/>
                  </w:rPr>
                </w:rPrChange>
              </w:rPr>
            </w:pPr>
            <w:ins w:id="846" w:author="Shamima Akter" w:date="2021-10-20T18:55:00Z">
              <w:r w:rsidRPr="00AA039D">
                <w:rPr>
                  <w:bCs/>
                  <w:color w:val="000000" w:themeColor="text1"/>
                  <w:sz w:val="18"/>
                  <w:szCs w:val="18"/>
                  <w:highlight w:val="yellow"/>
                  <w:rPrChange w:id="847" w:author="Shamima Akter" w:date="2021-10-21T21:39:00Z">
                    <w:rPr>
                      <w:bCs/>
                      <w:color w:val="000000" w:themeColor="text1"/>
                      <w:highlight w:val="yellow"/>
                    </w:rPr>
                  </w:rPrChange>
                </w:rPr>
                <w:t>89%</w:t>
              </w:r>
            </w:ins>
          </w:p>
        </w:tc>
        <w:tc>
          <w:tcPr>
            <w:tcW w:w="960" w:type="dxa"/>
            <w:noWrap/>
            <w:hideMark/>
          </w:tcPr>
          <w:p w14:paraId="276730DA" w14:textId="77777777" w:rsidR="00A91676" w:rsidRPr="00AA039D" w:rsidRDefault="00A91676" w:rsidP="00A91676">
            <w:pPr>
              <w:spacing w:line="240" w:lineRule="exact"/>
              <w:jc w:val="both"/>
              <w:rPr>
                <w:ins w:id="848" w:author="Shamima Akter" w:date="2021-10-20T18:55:00Z"/>
                <w:bCs/>
                <w:color w:val="000000" w:themeColor="text1"/>
                <w:sz w:val="18"/>
                <w:szCs w:val="18"/>
                <w:highlight w:val="yellow"/>
                <w:rPrChange w:id="849" w:author="Shamima Akter" w:date="2021-10-21T21:39:00Z">
                  <w:rPr>
                    <w:ins w:id="850" w:author="Shamima Akter" w:date="2021-10-20T18:55:00Z"/>
                    <w:bCs/>
                    <w:color w:val="000000" w:themeColor="text1"/>
                    <w:highlight w:val="yellow"/>
                  </w:rPr>
                </w:rPrChange>
              </w:rPr>
            </w:pPr>
            <w:ins w:id="851" w:author="Shamima Akter" w:date="2021-10-20T18:55:00Z">
              <w:r w:rsidRPr="00AA039D">
                <w:rPr>
                  <w:bCs/>
                  <w:color w:val="000000" w:themeColor="text1"/>
                  <w:sz w:val="18"/>
                  <w:szCs w:val="18"/>
                  <w:highlight w:val="yellow"/>
                  <w:rPrChange w:id="852" w:author="Shamima Akter" w:date="2021-10-21T21:39:00Z">
                    <w:rPr>
                      <w:bCs/>
                      <w:color w:val="000000" w:themeColor="text1"/>
                      <w:highlight w:val="yellow"/>
                    </w:rPr>
                  </w:rPrChange>
                </w:rPr>
                <w:t>88%</w:t>
              </w:r>
            </w:ins>
          </w:p>
        </w:tc>
        <w:tc>
          <w:tcPr>
            <w:tcW w:w="960" w:type="dxa"/>
            <w:noWrap/>
            <w:hideMark/>
          </w:tcPr>
          <w:p w14:paraId="3CC9EE71" w14:textId="77777777" w:rsidR="00A91676" w:rsidRPr="00AA039D" w:rsidRDefault="00A91676" w:rsidP="00A91676">
            <w:pPr>
              <w:spacing w:line="240" w:lineRule="exact"/>
              <w:jc w:val="both"/>
              <w:rPr>
                <w:ins w:id="853" w:author="Shamima Akter" w:date="2021-10-20T18:55:00Z"/>
                <w:bCs/>
                <w:color w:val="000000" w:themeColor="text1"/>
                <w:sz w:val="18"/>
                <w:szCs w:val="18"/>
                <w:highlight w:val="yellow"/>
                <w:rPrChange w:id="854" w:author="Shamima Akter" w:date="2021-10-21T21:39:00Z">
                  <w:rPr>
                    <w:ins w:id="855" w:author="Shamima Akter" w:date="2021-10-20T18:55:00Z"/>
                    <w:bCs/>
                    <w:color w:val="000000" w:themeColor="text1"/>
                    <w:highlight w:val="yellow"/>
                  </w:rPr>
                </w:rPrChange>
              </w:rPr>
            </w:pPr>
            <w:ins w:id="856" w:author="Shamima Akter" w:date="2021-10-20T18:55:00Z">
              <w:r w:rsidRPr="00AA039D">
                <w:rPr>
                  <w:bCs/>
                  <w:color w:val="000000" w:themeColor="text1"/>
                  <w:sz w:val="18"/>
                  <w:szCs w:val="18"/>
                  <w:highlight w:val="yellow"/>
                  <w:rPrChange w:id="857" w:author="Shamima Akter" w:date="2021-10-21T21:39:00Z">
                    <w:rPr>
                      <w:bCs/>
                      <w:color w:val="000000" w:themeColor="text1"/>
                      <w:highlight w:val="yellow"/>
                    </w:rPr>
                  </w:rPrChange>
                </w:rPr>
                <w:t>91%</w:t>
              </w:r>
            </w:ins>
          </w:p>
        </w:tc>
        <w:tc>
          <w:tcPr>
            <w:tcW w:w="960" w:type="dxa"/>
            <w:noWrap/>
            <w:hideMark/>
          </w:tcPr>
          <w:p w14:paraId="29CD3753" w14:textId="77777777" w:rsidR="00A91676" w:rsidRPr="00AA039D" w:rsidRDefault="00A91676" w:rsidP="00A91676">
            <w:pPr>
              <w:spacing w:line="240" w:lineRule="exact"/>
              <w:jc w:val="both"/>
              <w:rPr>
                <w:ins w:id="858" w:author="Shamima Akter" w:date="2021-10-20T18:55:00Z"/>
                <w:bCs/>
                <w:color w:val="000000" w:themeColor="text1"/>
                <w:sz w:val="18"/>
                <w:szCs w:val="18"/>
                <w:highlight w:val="yellow"/>
                <w:rPrChange w:id="859" w:author="Shamima Akter" w:date="2021-10-21T21:39:00Z">
                  <w:rPr>
                    <w:ins w:id="860" w:author="Shamima Akter" w:date="2021-10-20T18:55:00Z"/>
                    <w:bCs/>
                    <w:color w:val="000000" w:themeColor="text1"/>
                    <w:highlight w:val="yellow"/>
                  </w:rPr>
                </w:rPrChange>
              </w:rPr>
            </w:pPr>
            <w:ins w:id="861" w:author="Shamima Akter" w:date="2021-10-20T18:55:00Z">
              <w:r w:rsidRPr="00AA039D">
                <w:rPr>
                  <w:bCs/>
                  <w:color w:val="000000" w:themeColor="text1"/>
                  <w:sz w:val="18"/>
                  <w:szCs w:val="18"/>
                  <w:highlight w:val="yellow"/>
                  <w:rPrChange w:id="862" w:author="Shamima Akter" w:date="2021-10-21T21:39:00Z">
                    <w:rPr>
                      <w:bCs/>
                      <w:color w:val="000000" w:themeColor="text1"/>
                      <w:highlight w:val="yellow"/>
                    </w:rPr>
                  </w:rPrChange>
                </w:rPr>
                <w:t>88%</w:t>
              </w:r>
            </w:ins>
          </w:p>
        </w:tc>
        <w:tc>
          <w:tcPr>
            <w:tcW w:w="960" w:type="dxa"/>
            <w:noWrap/>
            <w:hideMark/>
          </w:tcPr>
          <w:p w14:paraId="40D02F90" w14:textId="77777777" w:rsidR="00A91676" w:rsidRPr="00AA039D" w:rsidRDefault="00A91676" w:rsidP="00A91676">
            <w:pPr>
              <w:spacing w:line="240" w:lineRule="exact"/>
              <w:jc w:val="both"/>
              <w:rPr>
                <w:ins w:id="863" w:author="Shamima Akter" w:date="2021-10-20T18:55:00Z"/>
                <w:bCs/>
                <w:color w:val="000000" w:themeColor="text1"/>
                <w:sz w:val="18"/>
                <w:szCs w:val="18"/>
                <w:highlight w:val="yellow"/>
                <w:rPrChange w:id="864" w:author="Shamima Akter" w:date="2021-10-21T21:39:00Z">
                  <w:rPr>
                    <w:ins w:id="865" w:author="Shamima Akter" w:date="2021-10-20T18:55:00Z"/>
                    <w:bCs/>
                    <w:color w:val="000000" w:themeColor="text1"/>
                    <w:highlight w:val="yellow"/>
                  </w:rPr>
                </w:rPrChange>
              </w:rPr>
            </w:pPr>
            <w:ins w:id="866" w:author="Shamima Akter" w:date="2021-10-20T18:55:00Z">
              <w:r w:rsidRPr="00AA039D">
                <w:rPr>
                  <w:bCs/>
                  <w:color w:val="000000" w:themeColor="text1"/>
                  <w:sz w:val="18"/>
                  <w:szCs w:val="18"/>
                  <w:highlight w:val="yellow"/>
                  <w:rPrChange w:id="867" w:author="Shamima Akter" w:date="2021-10-21T21:39:00Z">
                    <w:rPr>
                      <w:bCs/>
                      <w:color w:val="000000" w:themeColor="text1"/>
                      <w:highlight w:val="yellow"/>
                    </w:rPr>
                  </w:rPrChange>
                </w:rPr>
                <w:t>0.91</w:t>
              </w:r>
            </w:ins>
          </w:p>
        </w:tc>
        <w:tc>
          <w:tcPr>
            <w:tcW w:w="960" w:type="dxa"/>
            <w:noWrap/>
            <w:hideMark/>
          </w:tcPr>
          <w:p w14:paraId="0DBD7AF0" w14:textId="77777777" w:rsidR="00A91676" w:rsidRPr="00AA039D" w:rsidRDefault="00A91676" w:rsidP="00A91676">
            <w:pPr>
              <w:spacing w:line="240" w:lineRule="exact"/>
              <w:jc w:val="both"/>
              <w:rPr>
                <w:ins w:id="868" w:author="Shamima Akter" w:date="2021-10-20T18:55:00Z"/>
                <w:bCs/>
                <w:color w:val="000000" w:themeColor="text1"/>
                <w:sz w:val="18"/>
                <w:szCs w:val="18"/>
                <w:highlight w:val="yellow"/>
                <w:rPrChange w:id="869" w:author="Shamima Akter" w:date="2021-10-21T21:39:00Z">
                  <w:rPr>
                    <w:ins w:id="870" w:author="Shamima Akter" w:date="2021-10-20T18:55:00Z"/>
                    <w:bCs/>
                    <w:color w:val="000000" w:themeColor="text1"/>
                    <w:highlight w:val="yellow"/>
                  </w:rPr>
                </w:rPrChange>
              </w:rPr>
            </w:pPr>
            <w:ins w:id="871" w:author="Shamima Akter" w:date="2021-10-20T18:55:00Z">
              <w:r w:rsidRPr="00AA039D">
                <w:rPr>
                  <w:bCs/>
                  <w:color w:val="000000" w:themeColor="text1"/>
                  <w:sz w:val="18"/>
                  <w:szCs w:val="18"/>
                  <w:highlight w:val="yellow"/>
                  <w:rPrChange w:id="872" w:author="Shamima Akter" w:date="2021-10-21T21:39:00Z">
                    <w:rPr>
                      <w:bCs/>
                      <w:color w:val="000000" w:themeColor="text1"/>
                      <w:highlight w:val="yellow"/>
                    </w:rPr>
                  </w:rPrChange>
                </w:rPr>
                <w:t>0.1437</w:t>
              </w:r>
            </w:ins>
          </w:p>
        </w:tc>
        <w:tc>
          <w:tcPr>
            <w:tcW w:w="1400" w:type="dxa"/>
            <w:noWrap/>
            <w:hideMark/>
          </w:tcPr>
          <w:p w14:paraId="3921F193" w14:textId="77777777" w:rsidR="00A91676" w:rsidRPr="00AA039D" w:rsidRDefault="00A91676" w:rsidP="00A91676">
            <w:pPr>
              <w:spacing w:line="240" w:lineRule="exact"/>
              <w:jc w:val="both"/>
              <w:rPr>
                <w:ins w:id="873" w:author="Shamima Akter" w:date="2021-10-20T18:55:00Z"/>
                <w:bCs/>
                <w:color w:val="000000" w:themeColor="text1"/>
                <w:sz w:val="18"/>
                <w:szCs w:val="18"/>
                <w:highlight w:val="yellow"/>
                <w:rPrChange w:id="874" w:author="Shamima Akter" w:date="2021-10-21T21:39:00Z">
                  <w:rPr>
                    <w:ins w:id="875" w:author="Shamima Akter" w:date="2021-10-20T18:55:00Z"/>
                    <w:bCs/>
                    <w:color w:val="000000" w:themeColor="text1"/>
                    <w:highlight w:val="yellow"/>
                  </w:rPr>
                </w:rPrChange>
              </w:rPr>
            </w:pPr>
            <w:ins w:id="876" w:author="Shamima Akter" w:date="2021-10-20T18:55:00Z">
              <w:r w:rsidRPr="00AA039D">
                <w:rPr>
                  <w:bCs/>
                  <w:color w:val="000000" w:themeColor="text1"/>
                  <w:sz w:val="18"/>
                  <w:szCs w:val="18"/>
                  <w:highlight w:val="yellow"/>
                  <w:rPrChange w:id="877" w:author="Shamima Akter" w:date="2021-10-21T21:39:00Z">
                    <w:rPr>
                      <w:bCs/>
                      <w:color w:val="000000" w:themeColor="text1"/>
                      <w:highlight w:val="yellow"/>
                    </w:rPr>
                  </w:rPrChange>
                </w:rPr>
                <w:t>0.1492</w:t>
              </w:r>
            </w:ins>
          </w:p>
        </w:tc>
        <w:tc>
          <w:tcPr>
            <w:tcW w:w="960" w:type="dxa"/>
            <w:noWrap/>
            <w:hideMark/>
          </w:tcPr>
          <w:p w14:paraId="663D6A91" w14:textId="77777777" w:rsidR="00A91676" w:rsidRPr="00AA039D" w:rsidRDefault="00A91676" w:rsidP="00A91676">
            <w:pPr>
              <w:spacing w:line="240" w:lineRule="exact"/>
              <w:jc w:val="both"/>
              <w:rPr>
                <w:ins w:id="878" w:author="Shamima Akter" w:date="2021-10-20T18:55:00Z"/>
                <w:bCs/>
                <w:color w:val="000000" w:themeColor="text1"/>
                <w:sz w:val="18"/>
                <w:szCs w:val="18"/>
                <w:highlight w:val="yellow"/>
                <w:rPrChange w:id="879" w:author="Shamima Akter" w:date="2021-10-21T21:39:00Z">
                  <w:rPr>
                    <w:ins w:id="880" w:author="Shamima Akter" w:date="2021-10-20T18:55:00Z"/>
                    <w:bCs/>
                    <w:color w:val="000000" w:themeColor="text1"/>
                    <w:highlight w:val="yellow"/>
                  </w:rPr>
                </w:rPrChange>
              </w:rPr>
            </w:pPr>
            <w:ins w:id="881" w:author="Shamima Akter" w:date="2021-10-20T18:55:00Z">
              <w:r w:rsidRPr="00AA039D">
                <w:rPr>
                  <w:bCs/>
                  <w:color w:val="000000" w:themeColor="text1"/>
                  <w:sz w:val="18"/>
                  <w:szCs w:val="18"/>
                  <w:highlight w:val="yellow"/>
                  <w:rPrChange w:id="882" w:author="Shamima Akter" w:date="2021-10-21T21:39:00Z">
                    <w:rPr>
                      <w:bCs/>
                      <w:color w:val="000000" w:themeColor="text1"/>
                      <w:highlight w:val="yellow"/>
                    </w:rPr>
                  </w:rPrChange>
                </w:rPr>
                <w:t>90.63</w:t>
              </w:r>
            </w:ins>
          </w:p>
        </w:tc>
      </w:tr>
      <w:tr w:rsidR="00A91676" w:rsidRPr="00A91676" w14:paraId="16C4DAD1" w14:textId="77777777" w:rsidTr="00A91676">
        <w:trPr>
          <w:trHeight w:val="300"/>
          <w:ins w:id="883" w:author="Shamima Akter" w:date="2021-10-20T18:55:00Z"/>
        </w:trPr>
        <w:tc>
          <w:tcPr>
            <w:tcW w:w="2420" w:type="dxa"/>
            <w:noWrap/>
            <w:hideMark/>
          </w:tcPr>
          <w:p w14:paraId="513B9CE9" w14:textId="77777777" w:rsidR="00A91676" w:rsidRPr="00AA039D" w:rsidRDefault="00A91676" w:rsidP="00A91676">
            <w:pPr>
              <w:spacing w:line="240" w:lineRule="exact"/>
              <w:jc w:val="both"/>
              <w:rPr>
                <w:ins w:id="884" w:author="Shamima Akter" w:date="2021-10-20T18:55:00Z"/>
                <w:bCs/>
                <w:color w:val="000000" w:themeColor="text1"/>
                <w:sz w:val="18"/>
                <w:szCs w:val="18"/>
                <w:highlight w:val="yellow"/>
                <w:rPrChange w:id="885" w:author="Shamima Akter" w:date="2021-10-21T21:39:00Z">
                  <w:rPr>
                    <w:ins w:id="886" w:author="Shamima Akter" w:date="2021-10-20T18:55:00Z"/>
                    <w:bCs/>
                    <w:color w:val="000000" w:themeColor="text1"/>
                    <w:highlight w:val="yellow"/>
                  </w:rPr>
                </w:rPrChange>
              </w:rPr>
            </w:pPr>
            <w:ins w:id="887" w:author="Shamima Akter" w:date="2021-10-20T18:55:00Z">
              <w:r w:rsidRPr="00AA039D">
                <w:rPr>
                  <w:bCs/>
                  <w:color w:val="000000" w:themeColor="text1"/>
                  <w:sz w:val="18"/>
                  <w:szCs w:val="18"/>
                  <w:highlight w:val="yellow"/>
                  <w:rPrChange w:id="888" w:author="Shamima Akter" w:date="2021-10-21T21:39:00Z">
                    <w:rPr>
                      <w:bCs/>
                      <w:color w:val="000000" w:themeColor="text1"/>
                      <w:highlight w:val="yellow"/>
                    </w:rPr>
                  </w:rPrChange>
                </w:rPr>
                <w:t>Simple RNN</w:t>
              </w:r>
            </w:ins>
          </w:p>
        </w:tc>
        <w:tc>
          <w:tcPr>
            <w:tcW w:w="960" w:type="dxa"/>
            <w:noWrap/>
            <w:hideMark/>
          </w:tcPr>
          <w:p w14:paraId="76FF78DF" w14:textId="77777777" w:rsidR="00A91676" w:rsidRPr="00AA039D" w:rsidRDefault="00A91676" w:rsidP="00A91676">
            <w:pPr>
              <w:spacing w:line="240" w:lineRule="exact"/>
              <w:jc w:val="both"/>
              <w:rPr>
                <w:ins w:id="889" w:author="Shamima Akter" w:date="2021-10-20T18:55:00Z"/>
                <w:bCs/>
                <w:color w:val="000000" w:themeColor="text1"/>
                <w:sz w:val="18"/>
                <w:szCs w:val="18"/>
                <w:highlight w:val="yellow"/>
                <w:rPrChange w:id="890" w:author="Shamima Akter" w:date="2021-10-21T21:39:00Z">
                  <w:rPr>
                    <w:ins w:id="891" w:author="Shamima Akter" w:date="2021-10-20T18:55:00Z"/>
                    <w:bCs/>
                    <w:color w:val="000000" w:themeColor="text1"/>
                    <w:highlight w:val="yellow"/>
                  </w:rPr>
                </w:rPrChange>
              </w:rPr>
            </w:pPr>
            <w:ins w:id="892" w:author="Shamima Akter" w:date="2021-10-20T18:55:00Z">
              <w:r w:rsidRPr="00AA039D">
                <w:rPr>
                  <w:bCs/>
                  <w:color w:val="000000" w:themeColor="text1"/>
                  <w:sz w:val="18"/>
                  <w:szCs w:val="18"/>
                  <w:highlight w:val="yellow"/>
                  <w:rPrChange w:id="893" w:author="Shamima Akter" w:date="2021-10-21T21:39:00Z">
                    <w:rPr>
                      <w:bCs/>
                      <w:color w:val="000000" w:themeColor="text1"/>
                      <w:highlight w:val="yellow"/>
                    </w:rPr>
                  </w:rPrChange>
                </w:rPr>
                <w:t>96%</w:t>
              </w:r>
            </w:ins>
          </w:p>
        </w:tc>
        <w:tc>
          <w:tcPr>
            <w:tcW w:w="960" w:type="dxa"/>
            <w:noWrap/>
            <w:hideMark/>
          </w:tcPr>
          <w:p w14:paraId="41CD083C" w14:textId="77777777" w:rsidR="00A91676" w:rsidRPr="00AA039D" w:rsidRDefault="00A91676" w:rsidP="00A91676">
            <w:pPr>
              <w:spacing w:line="240" w:lineRule="exact"/>
              <w:jc w:val="both"/>
              <w:rPr>
                <w:ins w:id="894" w:author="Shamima Akter" w:date="2021-10-20T18:55:00Z"/>
                <w:bCs/>
                <w:color w:val="000000" w:themeColor="text1"/>
                <w:sz w:val="18"/>
                <w:szCs w:val="18"/>
                <w:highlight w:val="yellow"/>
                <w:rPrChange w:id="895" w:author="Shamima Akter" w:date="2021-10-21T21:39:00Z">
                  <w:rPr>
                    <w:ins w:id="896" w:author="Shamima Akter" w:date="2021-10-20T18:55:00Z"/>
                    <w:bCs/>
                    <w:color w:val="000000" w:themeColor="text1"/>
                    <w:highlight w:val="yellow"/>
                  </w:rPr>
                </w:rPrChange>
              </w:rPr>
            </w:pPr>
            <w:ins w:id="897" w:author="Shamima Akter" w:date="2021-10-20T18:55:00Z">
              <w:r w:rsidRPr="00AA039D">
                <w:rPr>
                  <w:bCs/>
                  <w:color w:val="000000" w:themeColor="text1"/>
                  <w:sz w:val="18"/>
                  <w:szCs w:val="18"/>
                  <w:highlight w:val="yellow"/>
                  <w:rPrChange w:id="898" w:author="Shamima Akter" w:date="2021-10-21T21:39:00Z">
                    <w:rPr>
                      <w:bCs/>
                      <w:color w:val="000000" w:themeColor="text1"/>
                      <w:highlight w:val="yellow"/>
                    </w:rPr>
                  </w:rPrChange>
                </w:rPr>
                <w:t>96%</w:t>
              </w:r>
            </w:ins>
          </w:p>
        </w:tc>
        <w:tc>
          <w:tcPr>
            <w:tcW w:w="960" w:type="dxa"/>
            <w:noWrap/>
            <w:hideMark/>
          </w:tcPr>
          <w:p w14:paraId="71C1BE22" w14:textId="77777777" w:rsidR="00A91676" w:rsidRPr="00AA039D" w:rsidRDefault="00A91676" w:rsidP="00A91676">
            <w:pPr>
              <w:spacing w:line="240" w:lineRule="exact"/>
              <w:jc w:val="both"/>
              <w:rPr>
                <w:ins w:id="899" w:author="Shamima Akter" w:date="2021-10-20T18:55:00Z"/>
                <w:bCs/>
                <w:color w:val="000000" w:themeColor="text1"/>
                <w:sz w:val="18"/>
                <w:szCs w:val="18"/>
                <w:highlight w:val="yellow"/>
                <w:rPrChange w:id="900" w:author="Shamima Akter" w:date="2021-10-21T21:39:00Z">
                  <w:rPr>
                    <w:ins w:id="901" w:author="Shamima Akter" w:date="2021-10-20T18:55:00Z"/>
                    <w:bCs/>
                    <w:color w:val="000000" w:themeColor="text1"/>
                    <w:highlight w:val="yellow"/>
                  </w:rPr>
                </w:rPrChange>
              </w:rPr>
            </w:pPr>
            <w:ins w:id="902" w:author="Shamima Akter" w:date="2021-10-20T18:55:00Z">
              <w:r w:rsidRPr="00AA039D">
                <w:rPr>
                  <w:bCs/>
                  <w:color w:val="000000" w:themeColor="text1"/>
                  <w:sz w:val="18"/>
                  <w:szCs w:val="18"/>
                  <w:highlight w:val="yellow"/>
                  <w:rPrChange w:id="903" w:author="Shamima Akter" w:date="2021-10-21T21:39:00Z">
                    <w:rPr>
                      <w:bCs/>
                      <w:color w:val="000000" w:themeColor="text1"/>
                      <w:highlight w:val="yellow"/>
                    </w:rPr>
                  </w:rPrChange>
                </w:rPr>
                <w:t>96%</w:t>
              </w:r>
            </w:ins>
          </w:p>
        </w:tc>
        <w:tc>
          <w:tcPr>
            <w:tcW w:w="960" w:type="dxa"/>
            <w:noWrap/>
            <w:hideMark/>
          </w:tcPr>
          <w:p w14:paraId="30A82479" w14:textId="77777777" w:rsidR="00A91676" w:rsidRPr="00AA039D" w:rsidRDefault="00A91676" w:rsidP="00A91676">
            <w:pPr>
              <w:spacing w:line="240" w:lineRule="exact"/>
              <w:jc w:val="both"/>
              <w:rPr>
                <w:ins w:id="904" w:author="Shamima Akter" w:date="2021-10-20T18:55:00Z"/>
                <w:bCs/>
                <w:color w:val="000000" w:themeColor="text1"/>
                <w:sz w:val="18"/>
                <w:szCs w:val="18"/>
                <w:highlight w:val="yellow"/>
                <w:rPrChange w:id="905" w:author="Shamima Akter" w:date="2021-10-21T21:39:00Z">
                  <w:rPr>
                    <w:ins w:id="906" w:author="Shamima Akter" w:date="2021-10-20T18:55:00Z"/>
                    <w:bCs/>
                    <w:color w:val="000000" w:themeColor="text1"/>
                    <w:highlight w:val="yellow"/>
                  </w:rPr>
                </w:rPrChange>
              </w:rPr>
            </w:pPr>
            <w:ins w:id="907" w:author="Shamima Akter" w:date="2021-10-20T18:55:00Z">
              <w:r w:rsidRPr="00AA039D">
                <w:rPr>
                  <w:bCs/>
                  <w:color w:val="000000" w:themeColor="text1"/>
                  <w:sz w:val="18"/>
                  <w:szCs w:val="18"/>
                  <w:highlight w:val="yellow"/>
                  <w:rPrChange w:id="908" w:author="Shamima Akter" w:date="2021-10-21T21:39:00Z">
                    <w:rPr>
                      <w:bCs/>
                      <w:color w:val="000000" w:themeColor="text1"/>
                      <w:highlight w:val="yellow"/>
                    </w:rPr>
                  </w:rPrChange>
                </w:rPr>
                <w:t>96%</w:t>
              </w:r>
            </w:ins>
          </w:p>
        </w:tc>
        <w:tc>
          <w:tcPr>
            <w:tcW w:w="960" w:type="dxa"/>
            <w:noWrap/>
            <w:hideMark/>
          </w:tcPr>
          <w:p w14:paraId="3D8C1531" w14:textId="77777777" w:rsidR="00A91676" w:rsidRPr="00AA039D" w:rsidRDefault="00A91676" w:rsidP="00A91676">
            <w:pPr>
              <w:spacing w:line="240" w:lineRule="exact"/>
              <w:jc w:val="both"/>
              <w:rPr>
                <w:ins w:id="909" w:author="Shamima Akter" w:date="2021-10-20T18:55:00Z"/>
                <w:bCs/>
                <w:color w:val="000000" w:themeColor="text1"/>
                <w:sz w:val="18"/>
                <w:szCs w:val="18"/>
                <w:highlight w:val="yellow"/>
                <w:rPrChange w:id="910" w:author="Shamima Akter" w:date="2021-10-21T21:39:00Z">
                  <w:rPr>
                    <w:ins w:id="911" w:author="Shamima Akter" w:date="2021-10-20T18:55:00Z"/>
                    <w:bCs/>
                    <w:color w:val="000000" w:themeColor="text1"/>
                    <w:highlight w:val="yellow"/>
                  </w:rPr>
                </w:rPrChange>
              </w:rPr>
            </w:pPr>
            <w:ins w:id="912" w:author="Shamima Akter" w:date="2021-10-20T18:55:00Z">
              <w:r w:rsidRPr="00AA039D">
                <w:rPr>
                  <w:bCs/>
                  <w:color w:val="000000" w:themeColor="text1"/>
                  <w:sz w:val="18"/>
                  <w:szCs w:val="18"/>
                  <w:highlight w:val="yellow"/>
                  <w:rPrChange w:id="913" w:author="Shamima Akter" w:date="2021-10-21T21:39:00Z">
                    <w:rPr>
                      <w:bCs/>
                      <w:color w:val="000000" w:themeColor="text1"/>
                      <w:highlight w:val="yellow"/>
                    </w:rPr>
                  </w:rPrChange>
                </w:rPr>
                <w:t>0.96</w:t>
              </w:r>
            </w:ins>
          </w:p>
        </w:tc>
        <w:tc>
          <w:tcPr>
            <w:tcW w:w="960" w:type="dxa"/>
            <w:noWrap/>
            <w:hideMark/>
          </w:tcPr>
          <w:p w14:paraId="4215CD78" w14:textId="77777777" w:rsidR="00A91676" w:rsidRPr="00AA039D" w:rsidRDefault="00A91676" w:rsidP="00A91676">
            <w:pPr>
              <w:spacing w:line="240" w:lineRule="exact"/>
              <w:jc w:val="both"/>
              <w:rPr>
                <w:ins w:id="914" w:author="Shamima Akter" w:date="2021-10-20T18:55:00Z"/>
                <w:bCs/>
                <w:color w:val="000000" w:themeColor="text1"/>
                <w:sz w:val="18"/>
                <w:szCs w:val="18"/>
                <w:highlight w:val="yellow"/>
                <w:rPrChange w:id="915" w:author="Shamima Akter" w:date="2021-10-21T21:39:00Z">
                  <w:rPr>
                    <w:ins w:id="916" w:author="Shamima Akter" w:date="2021-10-20T18:55:00Z"/>
                    <w:bCs/>
                    <w:color w:val="000000" w:themeColor="text1"/>
                    <w:highlight w:val="yellow"/>
                  </w:rPr>
                </w:rPrChange>
              </w:rPr>
            </w:pPr>
            <w:ins w:id="917" w:author="Shamima Akter" w:date="2021-10-20T18:55:00Z">
              <w:r w:rsidRPr="00AA039D">
                <w:rPr>
                  <w:bCs/>
                  <w:color w:val="000000" w:themeColor="text1"/>
                  <w:sz w:val="18"/>
                  <w:szCs w:val="18"/>
                  <w:highlight w:val="yellow"/>
                  <w:rPrChange w:id="918" w:author="Shamima Akter" w:date="2021-10-21T21:39:00Z">
                    <w:rPr>
                      <w:bCs/>
                      <w:color w:val="000000" w:themeColor="text1"/>
                      <w:highlight w:val="yellow"/>
                    </w:rPr>
                  </w:rPrChange>
                </w:rPr>
                <w:t>0.001</w:t>
              </w:r>
            </w:ins>
          </w:p>
        </w:tc>
        <w:tc>
          <w:tcPr>
            <w:tcW w:w="1400" w:type="dxa"/>
            <w:noWrap/>
            <w:hideMark/>
          </w:tcPr>
          <w:p w14:paraId="5978582C" w14:textId="77777777" w:rsidR="00A91676" w:rsidRPr="00AA039D" w:rsidRDefault="00A91676" w:rsidP="00A91676">
            <w:pPr>
              <w:spacing w:line="240" w:lineRule="exact"/>
              <w:jc w:val="both"/>
              <w:rPr>
                <w:ins w:id="919" w:author="Shamima Akter" w:date="2021-10-20T18:55:00Z"/>
                <w:bCs/>
                <w:color w:val="000000" w:themeColor="text1"/>
                <w:sz w:val="18"/>
                <w:szCs w:val="18"/>
                <w:highlight w:val="yellow"/>
                <w:rPrChange w:id="920" w:author="Shamima Akter" w:date="2021-10-21T21:39:00Z">
                  <w:rPr>
                    <w:ins w:id="921" w:author="Shamima Akter" w:date="2021-10-20T18:55:00Z"/>
                    <w:bCs/>
                    <w:color w:val="000000" w:themeColor="text1"/>
                    <w:highlight w:val="yellow"/>
                  </w:rPr>
                </w:rPrChange>
              </w:rPr>
            </w:pPr>
            <w:ins w:id="922" w:author="Shamima Akter" w:date="2021-10-20T18:55:00Z">
              <w:r w:rsidRPr="00AA039D">
                <w:rPr>
                  <w:bCs/>
                  <w:color w:val="000000" w:themeColor="text1"/>
                  <w:sz w:val="18"/>
                  <w:szCs w:val="18"/>
                  <w:highlight w:val="yellow"/>
                  <w:rPrChange w:id="923" w:author="Shamima Akter" w:date="2021-10-21T21:39:00Z">
                    <w:rPr>
                      <w:bCs/>
                      <w:color w:val="000000" w:themeColor="text1"/>
                      <w:highlight w:val="yellow"/>
                    </w:rPr>
                  </w:rPrChange>
                </w:rPr>
                <w:t>0.0186</w:t>
              </w:r>
            </w:ins>
          </w:p>
        </w:tc>
        <w:tc>
          <w:tcPr>
            <w:tcW w:w="960" w:type="dxa"/>
            <w:noWrap/>
            <w:hideMark/>
          </w:tcPr>
          <w:p w14:paraId="78DB792E" w14:textId="77777777" w:rsidR="00A91676" w:rsidRPr="00AA039D" w:rsidRDefault="00A91676" w:rsidP="00A91676">
            <w:pPr>
              <w:spacing w:line="240" w:lineRule="exact"/>
              <w:jc w:val="both"/>
              <w:rPr>
                <w:ins w:id="924" w:author="Shamima Akter" w:date="2021-10-20T18:55:00Z"/>
                <w:bCs/>
                <w:color w:val="000000" w:themeColor="text1"/>
                <w:sz w:val="18"/>
                <w:szCs w:val="18"/>
                <w:highlight w:val="yellow"/>
                <w:rPrChange w:id="925" w:author="Shamima Akter" w:date="2021-10-21T21:39:00Z">
                  <w:rPr>
                    <w:ins w:id="926" w:author="Shamima Akter" w:date="2021-10-20T18:55:00Z"/>
                    <w:bCs/>
                    <w:color w:val="000000" w:themeColor="text1"/>
                    <w:highlight w:val="yellow"/>
                  </w:rPr>
                </w:rPrChange>
              </w:rPr>
            </w:pPr>
            <w:ins w:id="927" w:author="Shamima Akter" w:date="2021-10-20T18:55:00Z">
              <w:r w:rsidRPr="00AA039D">
                <w:rPr>
                  <w:bCs/>
                  <w:color w:val="000000" w:themeColor="text1"/>
                  <w:sz w:val="18"/>
                  <w:szCs w:val="18"/>
                  <w:highlight w:val="yellow"/>
                  <w:rPrChange w:id="928" w:author="Shamima Akter" w:date="2021-10-21T21:39:00Z">
                    <w:rPr>
                      <w:bCs/>
                      <w:color w:val="000000" w:themeColor="text1"/>
                      <w:highlight w:val="yellow"/>
                    </w:rPr>
                  </w:rPrChange>
                </w:rPr>
                <w:t>42.19</w:t>
              </w:r>
            </w:ins>
          </w:p>
        </w:tc>
      </w:tr>
      <w:tr w:rsidR="00A91676" w:rsidRPr="00A91676" w14:paraId="380662C5" w14:textId="77777777" w:rsidTr="00A91676">
        <w:trPr>
          <w:trHeight w:val="300"/>
          <w:ins w:id="929" w:author="Shamima Akter" w:date="2021-10-20T18:55:00Z"/>
        </w:trPr>
        <w:tc>
          <w:tcPr>
            <w:tcW w:w="2420" w:type="dxa"/>
            <w:noWrap/>
            <w:hideMark/>
          </w:tcPr>
          <w:p w14:paraId="190B3635" w14:textId="77777777" w:rsidR="00A91676" w:rsidRPr="00AA039D" w:rsidRDefault="00A91676" w:rsidP="00A91676">
            <w:pPr>
              <w:spacing w:line="240" w:lineRule="exact"/>
              <w:jc w:val="both"/>
              <w:rPr>
                <w:ins w:id="930" w:author="Shamima Akter" w:date="2021-10-20T18:55:00Z"/>
                <w:bCs/>
                <w:color w:val="000000" w:themeColor="text1"/>
                <w:sz w:val="18"/>
                <w:szCs w:val="18"/>
                <w:highlight w:val="yellow"/>
                <w:rPrChange w:id="931" w:author="Shamima Akter" w:date="2021-10-21T21:39:00Z">
                  <w:rPr>
                    <w:ins w:id="932" w:author="Shamima Akter" w:date="2021-10-20T18:55:00Z"/>
                    <w:bCs/>
                    <w:color w:val="000000" w:themeColor="text1"/>
                    <w:highlight w:val="yellow"/>
                  </w:rPr>
                </w:rPrChange>
              </w:rPr>
            </w:pPr>
            <w:ins w:id="933" w:author="Shamima Akter" w:date="2021-10-20T18:55:00Z">
              <w:r w:rsidRPr="00AA039D">
                <w:rPr>
                  <w:bCs/>
                  <w:color w:val="000000" w:themeColor="text1"/>
                  <w:sz w:val="18"/>
                  <w:szCs w:val="18"/>
                  <w:highlight w:val="yellow"/>
                  <w:rPrChange w:id="934" w:author="Shamima Akter" w:date="2021-10-21T21:39:00Z">
                    <w:rPr>
                      <w:bCs/>
                      <w:color w:val="000000" w:themeColor="text1"/>
                      <w:highlight w:val="yellow"/>
                    </w:rPr>
                  </w:rPrChange>
                </w:rPr>
                <w:t xml:space="preserve"> Multi-Layer Perceptron</w:t>
              </w:r>
            </w:ins>
          </w:p>
        </w:tc>
        <w:tc>
          <w:tcPr>
            <w:tcW w:w="960" w:type="dxa"/>
            <w:noWrap/>
            <w:hideMark/>
          </w:tcPr>
          <w:p w14:paraId="5E2B3E28" w14:textId="77777777" w:rsidR="00A91676" w:rsidRPr="00AA039D" w:rsidRDefault="00A91676" w:rsidP="00A91676">
            <w:pPr>
              <w:spacing w:line="240" w:lineRule="exact"/>
              <w:jc w:val="both"/>
              <w:rPr>
                <w:ins w:id="935" w:author="Shamima Akter" w:date="2021-10-20T18:55:00Z"/>
                <w:bCs/>
                <w:color w:val="000000" w:themeColor="text1"/>
                <w:sz w:val="18"/>
                <w:szCs w:val="18"/>
                <w:highlight w:val="yellow"/>
                <w:rPrChange w:id="936" w:author="Shamima Akter" w:date="2021-10-21T21:39:00Z">
                  <w:rPr>
                    <w:ins w:id="937" w:author="Shamima Akter" w:date="2021-10-20T18:55:00Z"/>
                    <w:bCs/>
                    <w:color w:val="000000" w:themeColor="text1"/>
                    <w:highlight w:val="yellow"/>
                  </w:rPr>
                </w:rPrChange>
              </w:rPr>
            </w:pPr>
            <w:ins w:id="938" w:author="Shamima Akter" w:date="2021-10-20T18:55:00Z">
              <w:r w:rsidRPr="00AA039D">
                <w:rPr>
                  <w:bCs/>
                  <w:color w:val="000000" w:themeColor="text1"/>
                  <w:sz w:val="18"/>
                  <w:szCs w:val="18"/>
                  <w:highlight w:val="yellow"/>
                  <w:rPrChange w:id="939" w:author="Shamima Akter" w:date="2021-10-21T21:39:00Z">
                    <w:rPr>
                      <w:bCs/>
                      <w:color w:val="000000" w:themeColor="text1"/>
                      <w:highlight w:val="yellow"/>
                    </w:rPr>
                  </w:rPrChange>
                </w:rPr>
                <w:t>96%</w:t>
              </w:r>
            </w:ins>
          </w:p>
        </w:tc>
        <w:tc>
          <w:tcPr>
            <w:tcW w:w="960" w:type="dxa"/>
            <w:noWrap/>
            <w:hideMark/>
          </w:tcPr>
          <w:p w14:paraId="3BFC797F" w14:textId="77777777" w:rsidR="00A91676" w:rsidRPr="00AA039D" w:rsidRDefault="00A91676" w:rsidP="00A91676">
            <w:pPr>
              <w:spacing w:line="240" w:lineRule="exact"/>
              <w:jc w:val="both"/>
              <w:rPr>
                <w:ins w:id="940" w:author="Shamima Akter" w:date="2021-10-20T18:55:00Z"/>
                <w:bCs/>
                <w:color w:val="000000" w:themeColor="text1"/>
                <w:sz w:val="18"/>
                <w:szCs w:val="18"/>
                <w:highlight w:val="yellow"/>
                <w:rPrChange w:id="941" w:author="Shamima Akter" w:date="2021-10-21T21:39:00Z">
                  <w:rPr>
                    <w:ins w:id="942" w:author="Shamima Akter" w:date="2021-10-20T18:55:00Z"/>
                    <w:bCs/>
                    <w:color w:val="000000" w:themeColor="text1"/>
                    <w:highlight w:val="yellow"/>
                  </w:rPr>
                </w:rPrChange>
              </w:rPr>
            </w:pPr>
            <w:ins w:id="943" w:author="Shamima Akter" w:date="2021-10-20T18:55:00Z">
              <w:r w:rsidRPr="00AA039D">
                <w:rPr>
                  <w:bCs/>
                  <w:color w:val="000000" w:themeColor="text1"/>
                  <w:sz w:val="18"/>
                  <w:szCs w:val="18"/>
                  <w:highlight w:val="yellow"/>
                  <w:rPrChange w:id="944" w:author="Shamima Akter" w:date="2021-10-21T21:39:00Z">
                    <w:rPr>
                      <w:bCs/>
                      <w:color w:val="000000" w:themeColor="text1"/>
                      <w:highlight w:val="yellow"/>
                    </w:rPr>
                  </w:rPrChange>
                </w:rPr>
                <w:t>95%</w:t>
              </w:r>
            </w:ins>
          </w:p>
        </w:tc>
        <w:tc>
          <w:tcPr>
            <w:tcW w:w="960" w:type="dxa"/>
            <w:noWrap/>
            <w:hideMark/>
          </w:tcPr>
          <w:p w14:paraId="5FCDC55E" w14:textId="77777777" w:rsidR="00A91676" w:rsidRPr="00AA039D" w:rsidRDefault="00A91676" w:rsidP="00A91676">
            <w:pPr>
              <w:spacing w:line="240" w:lineRule="exact"/>
              <w:jc w:val="both"/>
              <w:rPr>
                <w:ins w:id="945" w:author="Shamima Akter" w:date="2021-10-20T18:55:00Z"/>
                <w:bCs/>
                <w:color w:val="000000" w:themeColor="text1"/>
                <w:sz w:val="18"/>
                <w:szCs w:val="18"/>
                <w:highlight w:val="yellow"/>
                <w:rPrChange w:id="946" w:author="Shamima Akter" w:date="2021-10-21T21:39:00Z">
                  <w:rPr>
                    <w:ins w:id="947" w:author="Shamima Akter" w:date="2021-10-20T18:55:00Z"/>
                    <w:bCs/>
                    <w:color w:val="000000" w:themeColor="text1"/>
                    <w:highlight w:val="yellow"/>
                  </w:rPr>
                </w:rPrChange>
              </w:rPr>
            </w:pPr>
            <w:ins w:id="948" w:author="Shamima Akter" w:date="2021-10-20T18:55:00Z">
              <w:r w:rsidRPr="00AA039D">
                <w:rPr>
                  <w:bCs/>
                  <w:color w:val="000000" w:themeColor="text1"/>
                  <w:sz w:val="18"/>
                  <w:szCs w:val="18"/>
                  <w:highlight w:val="yellow"/>
                  <w:rPrChange w:id="949" w:author="Shamima Akter" w:date="2021-10-21T21:39:00Z">
                    <w:rPr>
                      <w:bCs/>
                      <w:color w:val="000000" w:themeColor="text1"/>
                      <w:highlight w:val="yellow"/>
                    </w:rPr>
                  </w:rPrChange>
                </w:rPr>
                <w:t>97%</w:t>
              </w:r>
            </w:ins>
          </w:p>
        </w:tc>
        <w:tc>
          <w:tcPr>
            <w:tcW w:w="960" w:type="dxa"/>
            <w:noWrap/>
            <w:hideMark/>
          </w:tcPr>
          <w:p w14:paraId="741984E2" w14:textId="77777777" w:rsidR="00A91676" w:rsidRPr="00AA039D" w:rsidRDefault="00A91676" w:rsidP="00A91676">
            <w:pPr>
              <w:spacing w:line="240" w:lineRule="exact"/>
              <w:jc w:val="both"/>
              <w:rPr>
                <w:ins w:id="950" w:author="Shamima Akter" w:date="2021-10-20T18:55:00Z"/>
                <w:bCs/>
                <w:color w:val="000000" w:themeColor="text1"/>
                <w:sz w:val="18"/>
                <w:szCs w:val="18"/>
                <w:highlight w:val="yellow"/>
                <w:rPrChange w:id="951" w:author="Shamima Akter" w:date="2021-10-21T21:39:00Z">
                  <w:rPr>
                    <w:ins w:id="952" w:author="Shamima Akter" w:date="2021-10-20T18:55:00Z"/>
                    <w:bCs/>
                    <w:color w:val="000000" w:themeColor="text1"/>
                    <w:highlight w:val="yellow"/>
                  </w:rPr>
                </w:rPrChange>
              </w:rPr>
            </w:pPr>
            <w:ins w:id="953" w:author="Shamima Akter" w:date="2021-10-20T18:55:00Z">
              <w:r w:rsidRPr="00AA039D">
                <w:rPr>
                  <w:bCs/>
                  <w:color w:val="000000" w:themeColor="text1"/>
                  <w:sz w:val="18"/>
                  <w:szCs w:val="18"/>
                  <w:highlight w:val="yellow"/>
                  <w:rPrChange w:id="954" w:author="Shamima Akter" w:date="2021-10-21T21:39:00Z">
                    <w:rPr>
                      <w:bCs/>
                      <w:color w:val="000000" w:themeColor="text1"/>
                      <w:highlight w:val="yellow"/>
                    </w:rPr>
                  </w:rPrChange>
                </w:rPr>
                <w:t>96%</w:t>
              </w:r>
            </w:ins>
          </w:p>
        </w:tc>
        <w:tc>
          <w:tcPr>
            <w:tcW w:w="960" w:type="dxa"/>
            <w:noWrap/>
            <w:hideMark/>
          </w:tcPr>
          <w:p w14:paraId="120BB4DC" w14:textId="77777777" w:rsidR="00A91676" w:rsidRPr="00AA039D" w:rsidRDefault="00A91676" w:rsidP="00A91676">
            <w:pPr>
              <w:spacing w:line="240" w:lineRule="exact"/>
              <w:jc w:val="both"/>
              <w:rPr>
                <w:ins w:id="955" w:author="Shamima Akter" w:date="2021-10-20T18:55:00Z"/>
                <w:bCs/>
                <w:color w:val="000000" w:themeColor="text1"/>
                <w:sz w:val="18"/>
                <w:szCs w:val="18"/>
                <w:highlight w:val="yellow"/>
                <w:rPrChange w:id="956" w:author="Shamima Akter" w:date="2021-10-21T21:39:00Z">
                  <w:rPr>
                    <w:ins w:id="957" w:author="Shamima Akter" w:date="2021-10-20T18:55:00Z"/>
                    <w:bCs/>
                    <w:color w:val="000000" w:themeColor="text1"/>
                    <w:highlight w:val="yellow"/>
                  </w:rPr>
                </w:rPrChange>
              </w:rPr>
            </w:pPr>
            <w:ins w:id="958" w:author="Shamima Akter" w:date="2021-10-20T18:55:00Z">
              <w:r w:rsidRPr="00AA039D">
                <w:rPr>
                  <w:bCs/>
                  <w:color w:val="000000" w:themeColor="text1"/>
                  <w:sz w:val="18"/>
                  <w:szCs w:val="18"/>
                  <w:highlight w:val="yellow"/>
                  <w:rPrChange w:id="959" w:author="Shamima Akter" w:date="2021-10-21T21:39:00Z">
                    <w:rPr>
                      <w:bCs/>
                      <w:color w:val="000000" w:themeColor="text1"/>
                      <w:highlight w:val="yellow"/>
                    </w:rPr>
                  </w:rPrChange>
                </w:rPr>
                <w:t>0.97</w:t>
              </w:r>
            </w:ins>
          </w:p>
        </w:tc>
        <w:tc>
          <w:tcPr>
            <w:tcW w:w="960" w:type="dxa"/>
            <w:noWrap/>
            <w:hideMark/>
          </w:tcPr>
          <w:p w14:paraId="66261EFB" w14:textId="77777777" w:rsidR="00A91676" w:rsidRPr="00AA039D" w:rsidRDefault="00A91676" w:rsidP="00A91676">
            <w:pPr>
              <w:spacing w:line="240" w:lineRule="exact"/>
              <w:jc w:val="both"/>
              <w:rPr>
                <w:ins w:id="960" w:author="Shamima Akter" w:date="2021-10-20T18:55:00Z"/>
                <w:bCs/>
                <w:color w:val="000000" w:themeColor="text1"/>
                <w:sz w:val="18"/>
                <w:szCs w:val="18"/>
                <w:highlight w:val="yellow"/>
                <w:rPrChange w:id="961" w:author="Shamima Akter" w:date="2021-10-21T21:39:00Z">
                  <w:rPr>
                    <w:ins w:id="962" w:author="Shamima Akter" w:date="2021-10-20T18:55:00Z"/>
                    <w:bCs/>
                    <w:color w:val="000000" w:themeColor="text1"/>
                    <w:highlight w:val="yellow"/>
                  </w:rPr>
                </w:rPrChange>
              </w:rPr>
            </w:pPr>
            <w:ins w:id="963" w:author="Shamima Akter" w:date="2021-10-20T18:55:00Z">
              <w:r w:rsidRPr="00AA039D">
                <w:rPr>
                  <w:bCs/>
                  <w:color w:val="000000" w:themeColor="text1"/>
                  <w:sz w:val="18"/>
                  <w:szCs w:val="18"/>
                  <w:highlight w:val="yellow"/>
                  <w:rPrChange w:id="964" w:author="Shamima Akter" w:date="2021-10-21T21:39:00Z">
                    <w:rPr>
                      <w:bCs/>
                      <w:color w:val="000000" w:themeColor="text1"/>
                      <w:highlight w:val="yellow"/>
                    </w:rPr>
                  </w:rPrChange>
                </w:rPr>
                <w:t>0.0795</w:t>
              </w:r>
            </w:ins>
          </w:p>
        </w:tc>
        <w:tc>
          <w:tcPr>
            <w:tcW w:w="1400" w:type="dxa"/>
            <w:noWrap/>
            <w:hideMark/>
          </w:tcPr>
          <w:p w14:paraId="5F7F72D3" w14:textId="77777777" w:rsidR="00A91676" w:rsidRPr="00AA039D" w:rsidRDefault="00A91676" w:rsidP="00A91676">
            <w:pPr>
              <w:spacing w:line="240" w:lineRule="exact"/>
              <w:jc w:val="both"/>
              <w:rPr>
                <w:ins w:id="965" w:author="Shamima Akter" w:date="2021-10-20T18:55:00Z"/>
                <w:bCs/>
                <w:color w:val="000000" w:themeColor="text1"/>
                <w:sz w:val="18"/>
                <w:szCs w:val="18"/>
                <w:highlight w:val="yellow"/>
                <w:rPrChange w:id="966" w:author="Shamima Akter" w:date="2021-10-21T21:39:00Z">
                  <w:rPr>
                    <w:ins w:id="967" w:author="Shamima Akter" w:date="2021-10-20T18:55:00Z"/>
                    <w:bCs/>
                    <w:color w:val="000000" w:themeColor="text1"/>
                    <w:highlight w:val="yellow"/>
                  </w:rPr>
                </w:rPrChange>
              </w:rPr>
            </w:pPr>
            <w:ins w:id="968" w:author="Shamima Akter" w:date="2021-10-20T18:55:00Z">
              <w:r w:rsidRPr="00AA039D">
                <w:rPr>
                  <w:bCs/>
                  <w:color w:val="000000" w:themeColor="text1"/>
                  <w:sz w:val="18"/>
                  <w:szCs w:val="18"/>
                  <w:highlight w:val="yellow"/>
                  <w:rPrChange w:id="969" w:author="Shamima Akter" w:date="2021-10-21T21:39:00Z">
                    <w:rPr>
                      <w:bCs/>
                      <w:color w:val="000000" w:themeColor="text1"/>
                      <w:highlight w:val="yellow"/>
                    </w:rPr>
                  </w:rPrChange>
                </w:rPr>
                <w:t>0.01317</w:t>
              </w:r>
            </w:ins>
          </w:p>
        </w:tc>
        <w:tc>
          <w:tcPr>
            <w:tcW w:w="960" w:type="dxa"/>
            <w:noWrap/>
            <w:hideMark/>
          </w:tcPr>
          <w:p w14:paraId="3764FB38" w14:textId="77777777" w:rsidR="00A91676" w:rsidRPr="00AA039D" w:rsidRDefault="00A91676" w:rsidP="00A91676">
            <w:pPr>
              <w:spacing w:line="240" w:lineRule="exact"/>
              <w:jc w:val="both"/>
              <w:rPr>
                <w:ins w:id="970" w:author="Shamima Akter" w:date="2021-10-20T18:55:00Z"/>
                <w:bCs/>
                <w:color w:val="000000" w:themeColor="text1"/>
                <w:sz w:val="18"/>
                <w:szCs w:val="18"/>
                <w:highlight w:val="yellow"/>
                <w:rPrChange w:id="971" w:author="Shamima Akter" w:date="2021-10-21T21:39:00Z">
                  <w:rPr>
                    <w:ins w:id="972" w:author="Shamima Akter" w:date="2021-10-20T18:55:00Z"/>
                    <w:bCs/>
                    <w:color w:val="000000" w:themeColor="text1"/>
                    <w:highlight w:val="yellow"/>
                  </w:rPr>
                </w:rPrChange>
              </w:rPr>
            </w:pPr>
            <w:ins w:id="973" w:author="Shamima Akter" w:date="2021-10-20T18:55:00Z">
              <w:r w:rsidRPr="00AA039D">
                <w:rPr>
                  <w:bCs/>
                  <w:color w:val="000000" w:themeColor="text1"/>
                  <w:sz w:val="18"/>
                  <w:szCs w:val="18"/>
                  <w:highlight w:val="yellow"/>
                  <w:rPrChange w:id="974" w:author="Shamima Akter" w:date="2021-10-21T21:39:00Z">
                    <w:rPr>
                      <w:bCs/>
                      <w:color w:val="000000" w:themeColor="text1"/>
                      <w:highlight w:val="yellow"/>
                    </w:rPr>
                  </w:rPrChange>
                </w:rPr>
                <w:t>11.06</w:t>
              </w:r>
            </w:ins>
          </w:p>
        </w:tc>
      </w:tr>
    </w:tbl>
    <w:p w14:paraId="5F3E253A" w14:textId="77777777" w:rsidR="00A91676" w:rsidRDefault="00A91676" w:rsidP="00D209B7">
      <w:pPr>
        <w:spacing w:line="240" w:lineRule="exact"/>
        <w:jc w:val="both"/>
        <w:rPr>
          <w:ins w:id="975" w:author="Shamima Akter" w:date="2021-10-20T18:55:00Z"/>
          <w:bCs/>
          <w:color w:val="000000" w:themeColor="text1"/>
          <w:highlight w:val="yellow"/>
          <w:lang w:val="id-ID"/>
        </w:rPr>
      </w:pPr>
    </w:p>
    <w:p w14:paraId="3118A3A5" w14:textId="16C23077" w:rsidR="00A91676" w:rsidRDefault="00A91676" w:rsidP="00D209B7">
      <w:pPr>
        <w:spacing w:line="240" w:lineRule="exact"/>
        <w:jc w:val="both"/>
        <w:rPr>
          <w:ins w:id="976" w:author="Ahmed, Manik" w:date="2021-10-19T22:30:00Z"/>
          <w:bCs/>
          <w:color w:val="000000" w:themeColor="text1"/>
          <w:highlight w:val="yellow"/>
          <w:lang w:val="id-ID"/>
        </w:rPr>
        <w:sectPr w:rsidR="00A91676" w:rsidSect="008E4C18">
          <w:type w:val="continuous"/>
          <w:pgSz w:w="11906" w:h="16838"/>
          <w:pgMar w:top="1296" w:right="734" w:bottom="1037" w:left="734" w:header="360" w:footer="634" w:gutter="0"/>
          <w:pgNumType w:start="1"/>
          <w:cols w:space="514"/>
          <w:formProt w:val="0"/>
          <w:titlePg/>
          <w:docGrid w:linePitch="360" w:charSpace="16384"/>
        </w:sectPr>
      </w:pPr>
    </w:p>
    <w:p w14:paraId="7E2EF5A9" w14:textId="5A0D473D" w:rsidR="00D209B7" w:rsidRDefault="00D209B7" w:rsidP="00D209B7">
      <w:pPr>
        <w:spacing w:line="240" w:lineRule="exact"/>
        <w:jc w:val="both"/>
        <w:rPr>
          <w:ins w:id="977" w:author="Ahmed, Manik" w:date="2021-10-19T22:30:00Z"/>
          <w:bCs/>
          <w:color w:val="000000" w:themeColor="text1"/>
        </w:rPr>
      </w:pPr>
      <w:ins w:id="978" w:author="Ahmed, Manik" w:date="2021-10-19T22:30:00Z">
        <w:r w:rsidRPr="00783317">
          <w:rPr>
            <w:bCs/>
            <w:color w:val="FF0000"/>
            <w:highlight w:val="yellow"/>
            <w:lang w:val="id-ID"/>
            <w:rPrChange w:id="979" w:author="Shamima Akter" w:date="2021-10-20T16:49:00Z">
              <w:rPr>
                <w:bCs/>
                <w:color w:val="000000" w:themeColor="text1"/>
                <w:highlight w:val="yellow"/>
                <w:lang w:val="id-ID"/>
              </w:rPr>
            </w:rPrChange>
          </w:rPr>
          <w:t>Table</w:t>
        </w:r>
        <w:r w:rsidRPr="00783317">
          <w:rPr>
            <w:bCs/>
            <w:color w:val="FF0000"/>
            <w:highlight w:val="yellow"/>
            <w:rPrChange w:id="980" w:author="Shamima Akter" w:date="2021-10-20T16:49:00Z">
              <w:rPr>
                <w:bCs/>
                <w:color w:val="000000" w:themeColor="text1"/>
                <w:highlight w:val="yellow"/>
              </w:rPr>
            </w:rPrChange>
          </w:rPr>
          <w:t xml:space="preserve"> 4</w:t>
        </w:r>
        <w:r w:rsidRPr="00783317">
          <w:rPr>
            <w:bCs/>
            <w:color w:val="FF0000"/>
            <w:highlight w:val="yellow"/>
            <w:lang w:val="id-ID"/>
            <w:rPrChange w:id="981" w:author="Shamima Akter" w:date="2021-10-20T16:49:00Z">
              <w:rPr>
                <w:bCs/>
                <w:color w:val="000000" w:themeColor="text1"/>
                <w:highlight w:val="yellow"/>
                <w:lang w:val="id-ID"/>
              </w:rPr>
            </w:rPrChange>
          </w:rPr>
          <w:t xml:space="preserve"> </w:t>
        </w:r>
        <w:r w:rsidRPr="009D2495">
          <w:rPr>
            <w:bCs/>
            <w:color w:val="000000" w:themeColor="text1"/>
            <w:highlight w:val="yellow"/>
            <w:lang w:val="id-ID"/>
          </w:rPr>
          <w:t>provides the experimental results of the proposed</w:t>
        </w:r>
        <w:r w:rsidRPr="009D2495">
          <w:rPr>
            <w:bCs/>
            <w:color w:val="000000" w:themeColor="text1"/>
            <w:highlight w:val="yellow"/>
          </w:rPr>
          <w:t xml:space="preserve"> seven DL</w:t>
        </w:r>
        <w:r w:rsidRPr="009D2495">
          <w:rPr>
            <w:bCs/>
            <w:color w:val="000000" w:themeColor="text1"/>
            <w:highlight w:val="yellow"/>
            <w:lang w:val="id-ID"/>
          </w:rPr>
          <w:t>classifier</w:t>
        </w:r>
        <w:r w:rsidRPr="009D2495">
          <w:rPr>
            <w:bCs/>
            <w:color w:val="000000" w:themeColor="text1"/>
            <w:highlight w:val="yellow"/>
          </w:rPr>
          <w:t>s</w:t>
        </w:r>
      </w:ins>
      <w:ins w:id="982" w:author="Shamima Akter" w:date="2021-10-20T16:50:00Z">
        <w:r w:rsidR="00783317">
          <w:rPr>
            <w:bCs/>
            <w:color w:val="000000" w:themeColor="text1"/>
            <w:highlight w:val="yellow"/>
          </w:rPr>
          <w:t xml:space="preserve"> with </w:t>
        </w:r>
      </w:ins>
      <w:ins w:id="983" w:author="Shamima Akter" w:date="2021-10-20T17:29:00Z">
        <w:r w:rsidR="007F0ABF">
          <w:rPr>
            <w:bCs/>
            <w:color w:val="000000" w:themeColor="text1"/>
            <w:highlight w:val="yellow"/>
          </w:rPr>
          <w:t>CFS</w:t>
        </w:r>
      </w:ins>
      <w:ins w:id="984" w:author="Shamima Akter" w:date="2021-10-20T16:50:00Z">
        <w:r w:rsidR="00783317">
          <w:rPr>
            <w:bCs/>
            <w:color w:val="000000" w:themeColor="text1"/>
            <w:highlight w:val="yellow"/>
          </w:rPr>
          <w:t xml:space="preserve"> </w:t>
        </w:r>
      </w:ins>
      <w:ins w:id="985" w:author="Shamima Akter" w:date="2021-10-20T17:29:00Z">
        <w:r w:rsidR="007F0ABF">
          <w:rPr>
            <w:bCs/>
            <w:color w:val="000000" w:themeColor="text1"/>
            <w:highlight w:val="yellow"/>
          </w:rPr>
          <w:t xml:space="preserve">method </w:t>
        </w:r>
      </w:ins>
      <w:ins w:id="986" w:author="Ahmed, Manik" w:date="2021-10-19T22:30:00Z">
        <w:del w:id="987" w:author="Shamima Akter" w:date="2021-10-20T17:29:00Z">
          <w:r w:rsidRPr="009D2495" w:rsidDel="007F0ABF">
            <w:rPr>
              <w:bCs/>
              <w:color w:val="000000" w:themeColor="text1"/>
              <w:highlight w:val="yellow"/>
            </w:rPr>
            <w:delText xml:space="preserve"> </w:delText>
          </w:r>
        </w:del>
        <w:r w:rsidRPr="009D2495">
          <w:rPr>
            <w:bCs/>
            <w:color w:val="000000" w:themeColor="text1"/>
            <w:highlight w:val="yellow"/>
          </w:rPr>
          <w:t>and represents the d</w:t>
        </w:r>
        <w:r w:rsidRPr="009D2495">
          <w:rPr>
            <w:bCs/>
            <w:color w:val="000000" w:themeColor="text1"/>
            <w:highlight w:val="yellow"/>
            <w:lang w:val="id-ID"/>
          </w:rPr>
          <w:t>ifferent measures such as Accuracy</w:t>
        </w:r>
        <w:r w:rsidRPr="009D2495">
          <w:rPr>
            <w:bCs/>
            <w:color w:val="000000" w:themeColor="text1"/>
            <w:highlight w:val="yellow"/>
          </w:rPr>
          <w:t>,</w:t>
        </w:r>
        <w:del w:id="988" w:author="Shamima Akter" w:date="2021-10-20T16:34:00Z">
          <w:r w:rsidRPr="009D2495" w:rsidDel="001200F8">
            <w:rPr>
              <w:bCs/>
              <w:color w:val="000000" w:themeColor="text1"/>
              <w:highlight w:val="yellow"/>
            </w:rPr>
            <w:delText xml:space="preserve"> </w:delText>
          </w:r>
        </w:del>
        <w:r w:rsidRPr="009D2495">
          <w:rPr>
            <w:bCs/>
            <w:color w:val="000000" w:themeColor="text1"/>
            <w:highlight w:val="yellow"/>
            <w:lang w:val="id-ID"/>
          </w:rPr>
          <w:t>Precision, Recall, F1 Score, AUC, Loss,</w:t>
        </w:r>
        <w:r w:rsidRPr="009D2495">
          <w:rPr>
            <w:bCs/>
            <w:color w:val="000000" w:themeColor="text1"/>
            <w:highlight w:val="yellow"/>
          </w:rPr>
          <w:t xml:space="preserve"> </w:t>
        </w:r>
        <w:r w:rsidRPr="009D2495">
          <w:rPr>
            <w:bCs/>
            <w:color w:val="000000" w:themeColor="text1"/>
            <w:highlight w:val="yellow"/>
            <w:lang w:val="id-ID"/>
          </w:rPr>
          <w:t>and Val</w:t>
        </w:r>
        <w:proofErr w:type="spellStart"/>
        <w:r w:rsidRPr="009D2495">
          <w:rPr>
            <w:bCs/>
            <w:color w:val="000000" w:themeColor="text1"/>
            <w:highlight w:val="yellow"/>
          </w:rPr>
          <w:t>idation</w:t>
        </w:r>
        <w:proofErr w:type="spellEnd"/>
        <w:r w:rsidRPr="009D2495">
          <w:rPr>
            <w:bCs/>
            <w:color w:val="000000" w:themeColor="text1"/>
            <w:highlight w:val="yellow"/>
          </w:rPr>
          <w:t xml:space="preserve"> </w:t>
        </w:r>
        <w:r w:rsidRPr="009D2495">
          <w:rPr>
            <w:bCs/>
            <w:color w:val="000000" w:themeColor="text1"/>
            <w:highlight w:val="yellow"/>
            <w:lang w:val="id-ID"/>
          </w:rPr>
          <w:t>loss</w:t>
        </w:r>
        <w:r w:rsidRPr="009D2495">
          <w:rPr>
            <w:bCs/>
            <w:color w:val="000000" w:themeColor="text1"/>
            <w:highlight w:val="yellow"/>
          </w:rPr>
          <w:t xml:space="preserve"> (errors) </w:t>
        </w:r>
        <w:r w:rsidRPr="009D2495">
          <w:rPr>
            <w:bCs/>
            <w:color w:val="000000" w:themeColor="text1"/>
            <w:highlight w:val="yellow"/>
          </w:rPr>
          <w:fldChar w:fldCharType="begin" w:fldLock="1"/>
        </w:r>
        <w:r w:rsidRPr="009D2495">
          <w:rPr>
            <w:bCs/>
            <w:color w:val="000000" w:themeColor="text1"/>
            <w:highlight w:val="yellow"/>
          </w:rPr>
          <w: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instrText>
        </w:r>
        <w:r w:rsidRPr="009D2495">
          <w:rPr>
            <w:bCs/>
            <w:color w:val="000000" w:themeColor="text1"/>
            <w:highlight w:val="yellow"/>
          </w:rPr>
          <w:fldChar w:fldCharType="separate"/>
        </w:r>
        <w:r w:rsidRPr="009D2495">
          <w:rPr>
            <w:bCs/>
            <w:noProof/>
            <w:color w:val="000000" w:themeColor="text1"/>
            <w:highlight w:val="yellow"/>
          </w:rPr>
          <w:t>[35]</w:t>
        </w:r>
        <w:r w:rsidRPr="009D2495">
          <w:rPr>
            <w:bCs/>
            <w:color w:val="000000" w:themeColor="text1"/>
            <w:highlight w:val="yellow"/>
          </w:rPr>
          <w:fldChar w:fldCharType="end"/>
        </w:r>
        <w:r w:rsidRPr="009D2495">
          <w:rPr>
            <w:bCs/>
            <w:color w:val="000000" w:themeColor="text1"/>
            <w:highlight w:val="yellow"/>
            <w:lang w:val="id-ID"/>
          </w:rPr>
          <w:t>.</w:t>
        </w:r>
      </w:ins>
      <w:moveFromRangeStart w:id="989" w:author="Shamima Akter" w:date="2021-10-20T16:50:00Z" w:name="move85641073"/>
      <w:moveFrom w:id="990" w:author="Shamima Akter" w:date="2021-10-20T16:50:00Z">
        <w:ins w:id="991" w:author="Ahmed, Manik" w:date="2021-10-19T22:30:00Z">
          <w:r w:rsidRPr="009D2495" w:rsidDel="00783317">
            <w:rPr>
              <w:bCs/>
              <w:color w:val="000000" w:themeColor="text1"/>
              <w:highlight w:val="yellow"/>
              <w:lang w:val="id-ID"/>
            </w:rPr>
            <w:t xml:space="preserve"> All of these measurements should have values as </w:t>
          </w:r>
          <w:r w:rsidRPr="009D2495" w:rsidDel="00783317">
            <w:rPr>
              <w:bCs/>
              <w:color w:val="000000" w:themeColor="text1"/>
              <w:highlight w:val="yellow"/>
            </w:rPr>
            <w:t xml:space="preserve">close to </w:t>
          </w:r>
          <w:r w:rsidRPr="009D2495" w:rsidDel="00783317">
            <w:rPr>
              <w:bCs/>
              <w:color w:val="000000" w:themeColor="text1"/>
              <w:highlight w:val="yellow"/>
              <w:lang w:val="id-ID"/>
            </w:rPr>
            <w:t>100</w:t>
          </w:r>
          <w:r w:rsidRPr="009D2495" w:rsidDel="00783317">
            <w:rPr>
              <w:bCs/>
              <w:color w:val="000000" w:themeColor="text1"/>
              <w:highlight w:val="yellow"/>
            </w:rPr>
            <w:t>.</w:t>
          </w:r>
          <w:r w:rsidRPr="009D2495" w:rsidDel="00783317">
            <w:rPr>
              <w:bCs/>
              <w:color w:val="000000" w:themeColor="text1"/>
              <w:highlight w:val="yellow"/>
              <w:lang w:val="id-ID"/>
            </w:rPr>
            <w:t xml:space="preserve"> We consider</w:t>
          </w:r>
          <w:r w:rsidRPr="009D2495" w:rsidDel="00783317">
            <w:rPr>
              <w:bCs/>
              <w:color w:val="000000" w:themeColor="text1"/>
              <w:highlight w:val="yellow"/>
            </w:rPr>
            <w:t>ed</w:t>
          </w:r>
          <w:r w:rsidRPr="009D2495" w:rsidDel="00783317">
            <w:rPr>
              <w:bCs/>
              <w:color w:val="000000" w:themeColor="text1"/>
              <w:highlight w:val="yellow"/>
              <w:lang w:val="id-ID"/>
            </w:rPr>
            <w:t xml:space="preserve"> the classifier that </w:t>
          </w:r>
          <w:r w:rsidRPr="009D2495" w:rsidDel="00783317">
            <w:rPr>
              <w:bCs/>
              <w:color w:val="000000" w:themeColor="text1"/>
              <w:highlight w:val="yellow"/>
            </w:rPr>
            <w:t>handles</w:t>
          </w:r>
          <w:r w:rsidRPr="009D2495" w:rsidDel="00783317">
            <w:rPr>
              <w:bCs/>
              <w:color w:val="000000" w:themeColor="text1"/>
              <w:highlight w:val="yellow"/>
              <w:lang w:val="id-ID"/>
            </w:rPr>
            <w:t xml:space="preserve"> the greatest score to be the best classification algorithm</w:t>
          </w:r>
        </w:ins>
      </w:moveFrom>
      <w:moveFromRangeEnd w:id="989"/>
      <w:ins w:id="992" w:author="Ahmed, Manik" w:date="2021-10-19T22:30:00Z">
        <w:del w:id="993" w:author="Shamima Akter" w:date="2021-10-20T18:46:00Z">
          <w:r w:rsidRPr="009D2495" w:rsidDel="00DD1851">
            <w:rPr>
              <w:bCs/>
              <w:color w:val="000000" w:themeColor="text1"/>
              <w:highlight w:val="yellow"/>
              <w:lang w:val="id-ID"/>
            </w:rPr>
            <w:delText>.</w:delText>
          </w:r>
        </w:del>
        <w:del w:id="994" w:author="Shamima Akter" w:date="2021-10-20T16:34:00Z">
          <w:r w:rsidRPr="009D2495" w:rsidDel="001200F8">
            <w:rPr>
              <w:bCs/>
              <w:color w:val="000000" w:themeColor="text1"/>
              <w:highlight w:val="yellow"/>
              <w:lang w:val="id-ID"/>
            </w:rPr>
            <w:delText xml:space="preserve"> </w:delText>
          </w:r>
        </w:del>
      </w:ins>
      <w:ins w:id="995" w:author="Shamima Akter" w:date="2021-10-20T16:34:00Z">
        <w:r w:rsidR="001200F8">
          <w:rPr>
            <w:bCs/>
            <w:color w:val="000000" w:themeColor="text1"/>
          </w:rPr>
          <w:t xml:space="preserve"> </w:t>
        </w:r>
      </w:ins>
      <w:moveToRangeStart w:id="996" w:author="Shamima Akter" w:date="2021-10-20T16:34:00Z" w:name="move85640086"/>
      <w:moveTo w:id="997" w:author="Shamima Akter" w:date="2021-10-20T16:34:00Z">
        <w:r w:rsidR="001200F8" w:rsidRPr="00577BFD">
          <w:rPr>
            <w:color w:val="000000" w:themeColor="text1"/>
          </w:rPr>
          <w:t xml:space="preserve">All the models showed </w:t>
        </w:r>
        <w:del w:id="998" w:author="Shamima Akter" w:date="2021-10-20T16:35:00Z">
          <w:r w:rsidR="001200F8" w:rsidRPr="00577BFD" w:rsidDel="001200F8">
            <w:rPr>
              <w:color w:val="000000" w:themeColor="text1"/>
            </w:rPr>
            <w:delText>90</w:delText>
          </w:r>
        </w:del>
      </w:moveTo>
      <w:ins w:id="999" w:author="Shamima Akter" w:date="2021-10-20T16:35:00Z">
        <w:r w:rsidR="001200F8">
          <w:rPr>
            <w:color w:val="000000" w:themeColor="text1"/>
          </w:rPr>
          <w:t>80</w:t>
        </w:r>
      </w:ins>
      <w:moveTo w:id="1000" w:author="Shamima Akter" w:date="2021-10-20T16:34:00Z">
        <w:r w:rsidR="001200F8" w:rsidRPr="00577BFD">
          <w:rPr>
            <w:color w:val="000000" w:themeColor="text1"/>
          </w:rPr>
          <w:t xml:space="preserve"> to over 90% accuracy, where </w:t>
        </w:r>
        <w:del w:id="1001" w:author="Shamima Akter" w:date="2021-10-20T16:38:00Z">
          <w:r w:rsidR="001200F8" w:rsidRPr="00577BFD" w:rsidDel="00C33DEF">
            <w:rPr>
              <w:color w:val="000000" w:themeColor="text1"/>
            </w:rPr>
            <w:delText>three</w:delText>
          </w:r>
        </w:del>
      </w:moveTo>
      <w:ins w:id="1002" w:author="Shamima Akter" w:date="2021-10-20T16:38:00Z">
        <w:r w:rsidR="00C33DEF">
          <w:rPr>
            <w:color w:val="000000" w:themeColor="text1"/>
          </w:rPr>
          <w:t>three</w:t>
        </w:r>
      </w:ins>
      <w:moveTo w:id="1003" w:author="Shamima Akter" w:date="2021-10-20T16:34:00Z">
        <w:r w:rsidR="001200F8" w:rsidRPr="00577BFD">
          <w:rPr>
            <w:color w:val="000000" w:themeColor="text1"/>
          </w:rPr>
          <w:t xml:space="preserve"> models showed </w:t>
        </w:r>
      </w:moveTo>
      <w:ins w:id="1004" w:author="Shamima Akter" w:date="2021-10-20T16:38:00Z">
        <w:r w:rsidR="00C33DEF">
          <w:rPr>
            <w:color w:val="000000" w:themeColor="text1"/>
          </w:rPr>
          <w:t>96-</w:t>
        </w:r>
      </w:ins>
      <w:moveTo w:id="1005" w:author="Shamima Akter" w:date="2021-10-20T16:34:00Z">
        <w:r w:rsidR="001200F8" w:rsidRPr="00577BFD">
          <w:rPr>
            <w:color w:val="000000" w:themeColor="text1"/>
          </w:rPr>
          <w:t>9</w:t>
        </w:r>
        <w:del w:id="1006" w:author="Shamima Akter" w:date="2021-10-20T18:46:00Z">
          <w:r w:rsidR="001200F8" w:rsidRPr="00577BFD" w:rsidDel="00DD1851">
            <w:rPr>
              <w:color w:val="000000" w:themeColor="text1"/>
            </w:rPr>
            <w:delText>7</w:delText>
          </w:r>
        </w:del>
      </w:moveTo>
      <w:ins w:id="1007" w:author="Shamima Akter" w:date="2021-10-20T18:46:00Z">
        <w:r w:rsidR="00DD1851">
          <w:rPr>
            <w:color w:val="000000" w:themeColor="text1"/>
          </w:rPr>
          <w:t>9</w:t>
        </w:r>
      </w:ins>
      <w:moveTo w:id="1008" w:author="Shamima Akter" w:date="2021-10-20T16:34:00Z">
        <w:r w:rsidR="001200F8" w:rsidRPr="00577BFD">
          <w:rPr>
            <w:color w:val="000000" w:themeColor="text1"/>
          </w:rPr>
          <w:t xml:space="preserve">% accuracy. Out of all </w:t>
        </w:r>
        <w:proofErr w:type="gramStart"/>
        <w:r w:rsidR="001200F8" w:rsidRPr="00577BFD">
          <w:rPr>
            <w:color w:val="000000" w:themeColor="text1"/>
          </w:rPr>
          <w:t xml:space="preserve">algorithms, </w:t>
        </w:r>
      </w:moveTo>
      <w:ins w:id="1009" w:author="Shamima Akter" w:date="2021-10-20T18:46:00Z">
        <w:r w:rsidR="00DD1851">
          <w:rPr>
            <w:color w:val="000000" w:themeColor="text1"/>
          </w:rPr>
          <w:t xml:space="preserve"> ANN</w:t>
        </w:r>
        <w:proofErr w:type="gramEnd"/>
        <w:r w:rsidR="00DD1851">
          <w:rPr>
            <w:color w:val="000000" w:themeColor="text1"/>
          </w:rPr>
          <w:t xml:space="preserve"> showed the highest accuracy of 99%</w:t>
        </w:r>
      </w:ins>
      <w:ins w:id="1010" w:author="Shamima Akter" w:date="2021-10-20T18:47:00Z">
        <w:r w:rsidR="00DD1851">
          <w:rPr>
            <w:color w:val="000000" w:themeColor="text1"/>
          </w:rPr>
          <w:t xml:space="preserve">. </w:t>
        </w:r>
      </w:ins>
      <w:moveTo w:id="1011" w:author="Shamima Akter" w:date="2021-10-20T16:34:00Z">
        <w:del w:id="1012" w:author="Shamima Akter" w:date="2021-10-20T16:51:00Z">
          <w:r w:rsidR="001200F8" w:rsidRPr="00577BFD" w:rsidDel="00783317">
            <w:rPr>
              <w:color w:val="000000" w:themeColor="text1"/>
            </w:rPr>
            <w:delText>ANN</w:delText>
          </w:r>
        </w:del>
      </w:moveTo>
      <w:proofErr w:type="spellStart"/>
      <w:proofErr w:type="gramStart"/>
      <w:ins w:id="1013" w:author="Shamima Akter" w:date="2021-10-20T16:51:00Z">
        <w:r w:rsidR="00783317">
          <w:rPr>
            <w:color w:val="000000" w:themeColor="text1"/>
          </w:rPr>
          <w:t>SimpleRNN</w:t>
        </w:r>
        <w:proofErr w:type="spellEnd"/>
        <w:r w:rsidR="00783317">
          <w:rPr>
            <w:color w:val="000000" w:themeColor="text1"/>
          </w:rPr>
          <w:t xml:space="preserve">  and</w:t>
        </w:r>
        <w:proofErr w:type="gramEnd"/>
        <w:r w:rsidR="00783317">
          <w:rPr>
            <w:color w:val="000000" w:themeColor="text1"/>
          </w:rPr>
          <w:t xml:space="preserve"> MLP</w:t>
        </w:r>
      </w:ins>
      <w:moveTo w:id="1014" w:author="Shamima Akter" w:date="2021-10-20T16:34:00Z">
        <w:r w:rsidR="001200F8" w:rsidRPr="00577BFD">
          <w:rPr>
            <w:color w:val="000000" w:themeColor="text1"/>
          </w:rPr>
          <w:t xml:space="preserve"> showed the </w:t>
        </w:r>
        <w:del w:id="1015" w:author="Shamima Akter" w:date="2021-10-20T18:47:00Z">
          <w:r w:rsidR="001200F8" w:rsidRPr="00577BFD" w:rsidDel="00DD1851">
            <w:rPr>
              <w:color w:val="000000" w:themeColor="text1"/>
            </w:rPr>
            <w:delText xml:space="preserve">highest </w:delText>
          </w:r>
        </w:del>
        <w:r w:rsidR="001200F8" w:rsidRPr="00577BFD">
          <w:rPr>
            <w:color w:val="000000" w:themeColor="text1"/>
          </w:rPr>
          <w:t>accuracy of 97%</w:t>
        </w:r>
        <w:del w:id="1016" w:author="Shamima Akter" w:date="2021-10-20T18:47:00Z">
          <w:r w:rsidR="001200F8" w:rsidRPr="00577BFD" w:rsidDel="00DD1851">
            <w:rPr>
              <w:color w:val="000000" w:themeColor="text1"/>
            </w:rPr>
            <w:delText xml:space="preserve">, </w:delText>
          </w:r>
        </w:del>
      </w:moveTo>
      <w:ins w:id="1017" w:author="Shamima Akter" w:date="2021-10-20T16:51:00Z">
        <w:r w:rsidR="00783317">
          <w:rPr>
            <w:color w:val="000000" w:themeColor="text1"/>
          </w:rPr>
          <w:t xml:space="preserve">, </w:t>
        </w:r>
      </w:ins>
      <w:moveTo w:id="1018" w:author="Shamima Akter" w:date="2021-10-20T16:34:00Z">
        <w:r w:rsidR="001200F8" w:rsidRPr="00577BFD">
          <w:rPr>
            <w:color w:val="000000" w:themeColor="text1"/>
          </w:rPr>
          <w:t>followed by LSTM and Bidirectional LSTM -</w:t>
        </w:r>
        <w:del w:id="1019" w:author="Shamima Akter" w:date="2021-10-20T16:52:00Z">
          <w:r w:rsidR="001200F8" w:rsidRPr="00577BFD" w:rsidDel="00783317">
            <w:rPr>
              <w:color w:val="000000" w:themeColor="text1"/>
            </w:rPr>
            <w:delText>90</w:delText>
          </w:r>
        </w:del>
      </w:moveTo>
      <w:ins w:id="1020" w:author="Shamima Akter" w:date="2021-10-20T18:48:00Z">
        <w:r w:rsidR="00DD1851">
          <w:rPr>
            <w:color w:val="000000" w:themeColor="text1"/>
          </w:rPr>
          <w:t>85</w:t>
        </w:r>
      </w:ins>
      <w:moveTo w:id="1021" w:author="Shamima Akter" w:date="2021-10-20T16:34:00Z">
        <w:r w:rsidR="001200F8" w:rsidRPr="00577BFD">
          <w:rPr>
            <w:color w:val="000000" w:themeColor="text1"/>
          </w:rPr>
          <w:t xml:space="preserve">% and </w:t>
        </w:r>
        <w:del w:id="1022" w:author="Shamima Akter" w:date="2021-10-20T16:52:00Z">
          <w:r w:rsidR="001200F8" w:rsidRPr="00577BFD" w:rsidDel="00783317">
            <w:rPr>
              <w:color w:val="000000" w:themeColor="text1"/>
            </w:rPr>
            <w:delText>9</w:delText>
          </w:r>
        </w:del>
      </w:moveTo>
      <w:ins w:id="1023" w:author="Shamima Akter" w:date="2021-10-20T16:52:00Z">
        <w:r w:rsidR="00783317">
          <w:rPr>
            <w:color w:val="000000" w:themeColor="text1"/>
          </w:rPr>
          <w:t>8</w:t>
        </w:r>
      </w:ins>
      <w:ins w:id="1024" w:author="Shamima Akter" w:date="2021-10-20T18:48:00Z">
        <w:r w:rsidR="00DD1851">
          <w:rPr>
            <w:color w:val="000000" w:themeColor="text1"/>
          </w:rPr>
          <w:t>8</w:t>
        </w:r>
      </w:ins>
      <w:moveTo w:id="1025" w:author="Shamima Akter" w:date="2021-10-20T16:34:00Z">
        <w:del w:id="1026" w:author="Shamima Akter" w:date="2021-10-20T16:52:00Z">
          <w:r w:rsidR="001200F8" w:rsidRPr="00577BFD" w:rsidDel="00783317">
            <w:rPr>
              <w:color w:val="000000" w:themeColor="text1"/>
            </w:rPr>
            <w:delText>1</w:delText>
          </w:r>
        </w:del>
        <w:r w:rsidR="001200F8" w:rsidRPr="00577BFD">
          <w:rPr>
            <w:color w:val="000000" w:themeColor="text1"/>
          </w:rPr>
          <w:t>% respectively,</w:t>
        </w:r>
        <w:del w:id="1027" w:author="Shamima Akter" w:date="2021-10-20T18:48:00Z">
          <w:r w:rsidR="001200F8" w:rsidRPr="00577BFD" w:rsidDel="00DD1851">
            <w:rPr>
              <w:color w:val="000000" w:themeColor="text1"/>
            </w:rPr>
            <w:delText xml:space="preserve"> </w:delText>
          </w:r>
        </w:del>
        <w:r w:rsidR="001200F8" w:rsidRPr="00577BFD">
          <w:rPr>
            <w:color w:val="000000" w:themeColor="text1"/>
          </w:rPr>
          <w:t>GRU-</w:t>
        </w:r>
        <w:del w:id="1028" w:author="Shamima Akter" w:date="2021-10-20T16:55:00Z">
          <w:r w:rsidR="001200F8" w:rsidRPr="00577BFD" w:rsidDel="00783317">
            <w:rPr>
              <w:color w:val="000000" w:themeColor="text1"/>
            </w:rPr>
            <w:delText>93</w:delText>
          </w:r>
        </w:del>
      </w:moveTo>
      <w:ins w:id="1029" w:author="Shamima Akter" w:date="2021-10-20T16:55:00Z">
        <w:r w:rsidR="00783317">
          <w:rPr>
            <w:color w:val="000000" w:themeColor="text1"/>
          </w:rPr>
          <w:t>85</w:t>
        </w:r>
      </w:ins>
      <w:moveTo w:id="1030" w:author="Shamima Akter" w:date="2021-10-20T16:34:00Z">
        <w:r w:rsidR="001200F8" w:rsidRPr="00577BFD">
          <w:rPr>
            <w:color w:val="000000" w:themeColor="text1"/>
          </w:rPr>
          <w:t xml:space="preserve">% and </w:t>
        </w:r>
        <w:r w:rsidR="001200F8" w:rsidRPr="00577BFD">
          <w:rPr>
            <w:color w:val="000000" w:themeColor="text1"/>
          </w:rPr>
          <w:t>Bidirectional</w:t>
        </w:r>
      </w:moveTo>
      <w:ins w:id="1031" w:author="Shamima Akter" w:date="2021-10-20T16:56:00Z">
        <w:r w:rsidR="00783317">
          <w:rPr>
            <w:color w:val="000000" w:themeColor="text1"/>
          </w:rPr>
          <w:t xml:space="preserve"> </w:t>
        </w:r>
      </w:ins>
      <w:moveTo w:id="1032" w:author="Shamima Akter" w:date="2021-10-20T16:34:00Z">
        <w:r w:rsidR="001200F8" w:rsidRPr="00577BFD">
          <w:rPr>
            <w:color w:val="000000" w:themeColor="text1"/>
          </w:rPr>
          <w:t>GRU-</w:t>
        </w:r>
        <w:del w:id="1033" w:author="Shamima Akter" w:date="2021-10-20T16:55:00Z">
          <w:r w:rsidR="001200F8" w:rsidRPr="00577BFD" w:rsidDel="00783317">
            <w:rPr>
              <w:color w:val="000000" w:themeColor="text1"/>
            </w:rPr>
            <w:delText>91</w:delText>
          </w:r>
        </w:del>
      </w:moveTo>
      <w:ins w:id="1034" w:author="Shamima Akter" w:date="2021-10-20T16:55:00Z">
        <w:r w:rsidR="00783317">
          <w:rPr>
            <w:color w:val="000000" w:themeColor="text1"/>
          </w:rPr>
          <w:t>8</w:t>
        </w:r>
      </w:ins>
      <w:ins w:id="1035" w:author="Shamima Akter" w:date="2021-10-20T18:48:00Z">
        <w:r w:rsidR="00DD1851">
          <w:rPr>
            <w:color w:val="000000" w:themeColor="text1"/>
          </w:rPr>
          <w:t>9</w:t>
        </w:r>
      </w:ins>
      <w:moveTo w:id="1036" w:author="Shamima Akter" w:date="2021-10-20T16:34:00Z">
        <w:r w:rsidR="001200F8" w:rsidRPr="00577BFD">
          <w:rPr>
            <w:color w:val="000000" w:themeColor="text1"/>
          </w:rPr>
          <w:t>%</w:t>
        </w:r>
      </w:moveTo>
      <w:ins w:id="1037" w:author="Shamima Akter" w:date="2021-10-20T16:56:00Z">
        <w:r w:rsidR="00783317">
          <w:rPr>
            <w:color w:val="000000" w:themeColor="text1"/>
          </w:rPr>
          <w:t xml:space="preserve">. </w:t>
        </w:r>
      </w:ins>
      <w:moveTo w:id="1038" w:author="Shamima Akter" w:date="2021-10-20T16:34:00Z">
        <w:del w:id="1039" w:author="Shamima Akter" w:date="2021-10-20T16:56:00Z">
          <w:r w:rsidR="001200F8" w:rsidRPr="00577BFD" w:rsidDel="00783317">
            <w:rPr>
              <w:color w:val="000000" w:themeColor="text1"/>
            </w:rPr>
            <w:delText xml:space="preserve">, Perceptron-97%, and Simple RNN-97%. </w:delText>
          </w:r>
        </w:del>
        <w:r w:rsidR="001200F8" w:rsidRPr="00577BFD">
          <w:rPr>
            <w:color w:val="000000" w:themeColor="text1"/>
          </w:rPr>
          <w:t xml:space="preserve">Table 4 shows the overall </w:t>
        </w:r>
        <w:del w:id="1040" w:author="Shamima Akter" w:date="2021-10-20T16:57:00Z">
          <w:r w:rsidR="001200F8" w:rsidRPr="00577BFD" w:rsidDel="00783317">
            <w:rPr>
              <w:color w:val="000000" w:themeColor="text1"/>
            </w:rPr>
            <w:delText xml:space="preserve">accuracy, </w:delText>
          </w:r>
        </w:del>
        <w:r w:rsidR="001200F8" w:rsidRPr="00577BFD">
          <w:rPr>
            <w:color w:val="000000" w:themeColor="text1"/>
          </w:rPr>
          <w:t xml:space="preserve">precision, recall, and F1 score for all </w:t>
        </w:r>
        <w:r w:rsidR="001200F8">
          <w:rPr>
            <w:color w:val="000000" w:themeColor="text1"/>
          </w:rPr>
          <w:t>DL</w:t>
        </w:r>
        <w:r w:rsidR="001200F8" w:rsidRPr="00577BFD">
          <w:rPr>
            <w:color w:val="000000" w:themeColor="text1"/>
          </w:rPr>
          <w:t xml:space="preserve"> models</w:t>
        </w:r>
      </w:moveTo>
      <w:moveToRangeEnd w:id="996"/>
      <w:ins w:id="1041" w:author="Shamima Akter" w:date="2021-10-20T16:34:00Z">
        <w:r w:rsidR="001200F8">
          <w:rPr>
            <w:color w:val="000000" w:themeColor="text1"/>
          </w:rPr>
          <w:t>.</w:t>
        </w:r>
      </w:ins>
      <w:ins w:id="1042" w:author="Shamima Akter" w:date="2021-10-20T18:49:00Z">
        <w:r w:rsidR="00DD1851">
          <w:rPr>
            <w:color w:val="000000" w:themeColor="text1"/>
          </w:rPr>
          <w:t xml:space="preserve"> ANN provided high</w:t>
        </w:r>
      </w:ins>
      <w:ins w:id="1043" w:author="Shamima Akter" w:date="2021-10-20T18:50:00Z">
        <w:r w:rsidR="00DD1851">
          <w:rPr>
            <w:color w:val="000000" w:themeColor="text1"/>
          </w:rPr>
          <w:t>est</w:t>
        </w:r>
      </w:ins>
      <w:ins w:id="1044" w:author="Shamima Akter" w:date="2021-10-20T18:49:00Z">
        <w:r w:rsidR="00DD1851">
          <w:rPr>
            <w:color w:val="000000" w:themeColor="text1"/>
          </w:rPr>
          <w:t xml:space="preserve"> score for precision, </w:t>
        </w:r>
      </w:ins>
      <w:ins w:id="1045" w:author="Shamima Akter" w:date="2021-10-20T18:50:00Z">
        <w:r w:rsidR="00DD1851">
          <w:rPr>
            <w:color w:val="000000" w:themeColor="text1"/>
          </w:rPr>
          <w:t>Recall, and F1 score.</w:t>
        </w:r>
      </w:ins>
      <w:ins w:id="1046" w:author="Shamima Akter" w:date="2021-10-20T16:34:00Z">
        <w:r w:rsidR="001200F8">
          <w:rPr>
            <w:color w:val="000000" w:themeColor="text1"/>
          </w:rPr>
          <w:t xml:space="preserve"> </w:t>
        </w:r>
      </w:ins>
      <w:ins w:id="1047" w:author="Ahmed, Manik" w:date="2021-10-19T22:30:00Z">
        <w:del w:id="1048" w:author="Shamima Akter" w:date="2021-10-20T16:57:00Z">
          <w:r w:rsidRPr="009D2495" w:rsidDel="00783317">
            <w:rPr>
              <w:bCs/>
              <w:color w:val="000000" w:themeColor="text1"/>
              <w:highlight w:val="yellow"/>
              <w:lang w:val="id-ID"/>
            </w:rPr>
            <w:delText>A</w:delText>
          </w:r>
        </w:del>
      </w:ins>
      <w:proofErr w:type="spellStart"/>
      <w:ins w:id="1049" w:author="Shamima Akter" w:date="2021-10-20T16:57:00Z">
        <w:r w:rsidR="00783317">
          <w:rPr>
            <w:bCs/>
            <w:color w:val="000000" w:themeColor="text1"/>
            <w:highlight w:val="yellow"/>
          </w:rPr>
          <w:t>SimpleR</w:t>
        </w:r>
      </w:ins>
      <w:proofErr w:type="spellEnd"/>
      <w:ins w:id="1050" w:author="Ahmed, Manik" w:date="2021-10-19T22:30:00Z">
        <w:r w:rsidRPr="009D2495">
          <w:rPr>
            <w:bCs/>
            <w:color w:val="000000" w:themeColor="text1"/>
            <w:highlight w:val="yellow"/>
            <w:lang w:val="id-ID"/>
          </w:rPr>
          <w:t>NN</w:t>
        </w:r>
      </w:ins>
      <w:ins w:id="1051" w:author="Shamima Akter" w:date="2021-10-20T16:57:00Z">
        <w:r w:rsidR="00783317">
          <w:rPr>
            <w:bCs/>
            <w:color w:val="000000" w:themeColor="text1"/>
            <w:highlight w:val="yellow"/>
          </w:rPr>
          <w:t xml:space="preserve"> and MLP</w:t>
        </w:r>
      </w:ins>
      <w:ins w:id="1052" w:author="Ahmed, Manik" w:date="2021-10-19T22:30:00Z">
        <w:r w:rsidRPr="009D2495">
          <w:rPr>
            <w:bCs/>
            <w:color w:val="000000" w:themeColor="text1"/>
            <w:highlight w:val="yellow"/>
            <w:lang w:val="id-ID"/>
          </w:rPr>
          <w:t xml:space="preserve"> </w:t>
        </w:r>
      </w:ins>
      <w:ins w:id="1053" w:author="Shamima Akter" w:date="2021-10-20T18:51:00Z">
        <w:r w:rsidR="00DD1851">
          <w:rPr>
            <w:bCs/>
            <w:color w:val="000000" w:themeColor="text1"/>
            <w:highlight w:val="yellow"/>
          </w:rPr>
          <w:t xml:space="preserve"> also showed high </w:t>
        </w:r>
        <w:proofErr w:type="spellStart"/>
        <w:r w:rsidR="00DD1851">
          <w:rPr>
            <w:bCs/>
            <w:color w:val="000000" w:themeColor="text1"/>
            <w:highlight w:val="yellow"/>
          </w:rPr>
          <w:t>acores</w:t>
        </w:r>
        <w:proofErr w:type="spellEnd"/>
        <w:r w:rsidR="00DD1851">
          <w:rPr>
            <w:bCs/>
            <w:color w:val="000000" w:themeColor="text1"/>
            <w:highlight w:val="yellow"/>
          </w:rPr>
          <w:t xml:space="preserve"> for Precision, Recall, and F1 </w:t>
        </w:r>
        <w:proofErr w:type="spellStart"/>
        <w:r w:rsidR="00DD1851">
          <w:rPr>
            <w:bCs/>
            <w:color w:val="000000" w:themeColor="text1"/>
            <w:highlight w:val="yellow"/>
          </w:rPr>
          <w:t>measure.</w:t>
        </w:r>
      </w:ins>
      <w:ins w:id="1054" w:author="Ahmed, Manik" w:date="2021-10-19T22:30:00Z">
        <w:del w:id="1055" w:author="Shamima Akter" w:date="2021-10-20T18:51:00Z">
          <w:r w:rsidRPr="009D2495" w:rsidDel="00DD1851">
            <w:rPr>
              <w:bCs/>
              <w:color w:val="000000" w:themeColor="text1"/>
              <w:highlight w:val="yellow"/>
              <w:lang w:val="id-ID"/>
            </w:rPr>
            <w:delText>showed the same percentage of Precision and F1 scores (97%)</w:delText>
          </w:r>
        </w:del>
        <w:del w:id="1056" w:author="Shamima Akter" w:date="2021-10-20T17:03:00Z">
          <w:r w:rsidRPr="009D2495" w:rsidDel="00B00FD4">
            <w:rPr>
              <w:bCs/>
              <w:color w:val="000000" w:themeColor="text1"/>
              <w:highlight w:val="yellow"/>
            </w:rPr>
            <w:delText xml:space="preserve"> </w:delText>
          </w:r>
        </w:del>
        <w:del w:id="1057" w:author="Shamima Akter" w:date="2021-10-20T17:02:00Z">
          <w:r w:rsidRPr="009D2495" w:rsidDel="00B00FD4">
            <w:rPr>
              <w:bCs/>
              <w:color w:val="000000" w:themeColor="text1"/>
              <w:highlight w:val="yellow"/>
            </w:rPr>
            <w:delText xml:space="preserve">and </w:delText>
          </w:r>
          <w:r w:rsidRPr="009D2495" w:rsidDel="00B00FD4">
            <w:rPr>
              <w:bCs/>
              <w:color w:val="000000" w:themeColor="text1"/>
              <w:highlight w:val="yellow"/>
              <w:lang w:val="id-ID"/>
            </w:rPr>
            <w:delText>Recall</w:delText>
          </w:r>
          <w:r w:rsidRPr="009D2495" w:rsidDel="00B00FD4">
            <w:rPr>
              <w:bCs/>
              <w:color w:val="000000" w:themeColor="text1"/>
              <w:highlight w:val="yellow"/>
            </w:rPr>
            <w:delText xml:space="preserve"> (</w:delText>
          </w:r>
          <w:r w:rsidRPr="009D2495" w:rsidDel="00B00FD4">
            <w:rPr>
              <w:bCs/>
              <w:color w:val="000000" w:themeColor="text1"/>
              <w:highlight w:val="yellow"/>
              <w:lang w:val="id-ID"/>
            </w:rPr>
            <w:delText>98%</w:delText>
          </w:r>
          <w:r w:rsidRPr="009D2495" w:rsidDel="00B00FD4">
            <w:rPr>
              <w:bCs/>
              <w:color w:val="000000" w:themeColor="text1"/>
              <w:highlight w:val="yellow"/>
            </w:rPr>
            <w:delText xml:space="preserve">). </w:delText>
          </w:r>
        </w:del>
        <w:del w:id="1058" w:author="Shamima Akter" w:date="2021-10-20T17:08:00Z">
          <w:r w:rsidRPr="009D2495" w:rsidDel="00B00FD4">
            <w:rPr>
              <w:bCs/>
              <w:color w:val="000000" w:themeColor="text1"/>
              <w:highlight w:val="yellow"/>
            </w:rPr>
            <w:delText xml:space="preserve">The values of </w:delText>
          </w:r>
          <w:r w:rsidRPr="009D2495" w:rsidDel="00B00FD4">
            <w:rPr>
              <w:bCs/>
              <w:color w:val="000000" w:themeColor="text1"/>
              <w:highlight w:val="yellow"/>
              <w:lang w:val="id-ID"/>
            </w:rPr>
            <w:delText xml:space="preserve">Precision, Recall, and F1 scores of </w:delText>
          </w:r>
        </w:del>
        <w:del w:id="1059" w:author="Shamima Akter" w:date="2021-10-20T17:00:00Z">
          <w:r w:rsidRPr="009D2495" w:rsidDel="00B00FD4">
            <w:rPr>
              <w:bCs/>
              <w:color w:val="000000" w:themeColor="text1"/>
              <w:highlight w:val="yellow"/>
            </w:rPr>
            <w:delText>Simple</w:delText>
          </w:r>
          <w:r w:rsidRPr="009D2495" w:rsidDel="00B00FD4">
            <w:rPr>
              <w:bCs/>
              <w:color w:val="000000" w:themeColor="text1"/>
              <w:highlight w:val="yellow"/>
              <w:lang w:val="id-ID"/>
            </w:rPr>
            <w:delText xml:space="preserve"> RNN</w:delText>
          </w:r>
        </w:del>
        <w:del w:id="1060" w:author="Shamima Akter" w:date="2021-10-20T17:08:00Z">
          <w:r w:rsidRPr="009D2495" w:rsidDel="00B00FD4">
            <w:rPr>
              <w:bCs/>
              <w:color w:val="000000" w:themeColor="text1"/>
              <w:highlight w:val="yellow"/>
              <w:lang w:val="id-ID"/>
            </w:rPr>
            <w:delText xml:space="preserve"> and MLP are the same as ANN.</w:delText>
          </w:r>
        </w:del>
        <w:del w:id="1061" w:author="Shamima Akter" w:date="2021-10-20T16:13:00Z">
          <w:r w:rsidRPr="009D2495" w:rsidDel="00E37A99">
            <w:rPr>
              <w:bCs/>
              <w:color w:val="000000" w:themeColor="text1"/>
              <w:highlight w:val="yellow"/>
              <w:lang w:val="id-ID"/>
            </w:rPr>
            <w:delText xml:space="preserve"> </w:delText>
          </w:r>
        </w:del>
        <w:del w:id="1062" w:author="Shamima Akter" w:date="2021-10-20T17:08:00Z">
          <w:r w:rsidRPr="009D2495" w:rsidDel="00B00FD4">
            <w:rPr>
              <w:bCs/>
              <w:color w:val="000000" w:themeColor="text1"/>
              <w:highlight w:val="yellow"/>
            </w:rPr>
            <w:delText xml:space="preserve">These </w:delText>
          </w:r>
          <w:r w:rsidRPr="009D2495" w:rsidDel="00B00FD4">
            <w:rPr>
              <w:bCs/>
              <w:color w:val="000000" w:themeColor="text1"/>
              <w:highlight w:val="yellow"/>
              <w:lang w:val="id-ID"/>
            </w:rPr>
            <w:delText>three scores</w:delText>
          </w:r>
          <w:r w:rsidRPr="009D2495" w:rsidDel="00B00FD4">
            <w:rPr>
              <w:bCs/>
              <w:color w:val="000000" w:themeColor="text1"/>
              <w:highlight w:val="yellow"/>
            </w:rPr>
            <w:delText xml:space="preserve"> </w:delText>
          </w:r>
          <w:r w:rsidRPr="009D2495" w:rsidDel="00B00FD4">
            <w:rPr>
              <w:bCs/>
              <w:color w:val="000000" w:themeColor="text1"/>
              <w:highlight w:val="yellow"/>
              <w:lang w:val="id-ID"/>
            </w:rPr>
            <w:delText>are</w:delText>
          </w:r>
          <w:r w:rsidRPr="009D2495" w:rsidDel="00B00FD4">
            <w:rPr>
              <w:bCs/>
              <w:color w:val="000000" w:themeColor="text1"/>
              <w:highlight w:val="yellow"/>
            </w:rPr>
            <w:delText xml:space="preserve"> 92%</w:delText>
          </w:r>
          <w:r w:rsidRPr="009D2495" w:rsidDel="00B00FD4">
            <w:rPr>
              <w:bCs/>
              <w:color w:val="000000" w:themeColor="text1"/>
              <w:highlight w:val="yellow"/>
              <w:lang w:val="id-ID"/>
            </w:rPr>
            <w:delText xml:space="preserve"> for GRU. Precision, Recall, and F1 score of</w:delText>
          </w:r>
          <w:r w:rsidRPr="009D2495" w:rsidDel="00B00FD4">
            <w:rPr>
              <w:bCs/>
              <w:color w:val="000000" w:themeColor="text1"/>
              <w:highlight w:val="yellow"/>
            </w:rPr>
            <w:delText xml:space="preserve"> both </w:delText>
          </w:r>
          <w:r w:rsidRPr="009D2495" w:rsidDel="00B00FD4">
            <w:rPr>
              <w:bCs/>
              <w:color w:val="000000" w:themeColor="text1"/>
              <w:highlight w:val="yellow"/>
              <w:lang w:val="id-ID"/>
            </w:rPr>
            <w:delText xml:space="preserve">Bidirectional GRU </w:delText>
          </w:r>
          <w:r w:rsidRPr="009D2495" w:rsidDel="00B00FD4">
            <w:rPr>
              <w:bCs/>
              <w:color w:val="000000" w:themeColor="text1"/>
              <w:highlight w:val="yellow"/>
            </w:rPr>
            <w:delText xml:space="preserve">and </w:delText>
          </w:r>
          <w:r w:rsidRPr="009D2495" w:rsidDel="00B00FD4">
            <w:rPr>
              <w:bCs/>
              <w:color w:val="000000" w:themeColor="text1"/>
              <w:highlight w:val="yellow"/>
              <w:lang w:val="id-ID"/>
            </w:rPr>
            <w:delText xml:space="preserve">Bidirectional LSTM </w:delText>
          </w:r>
          <w:r w:rsidRPr="009D2495" w:rsidDel="00B00FD4">
            <w:rPr>
              <w:bCs/>
              <w:color w:val="000000" w:themeColor="text1"/>
              <w:highlight w:val="yellow"/>
            </w:rPr>
            <w:delText xml:space="preserve">are the same i.e., </w:delText>
          </w:r>
          <w:r w:rsidRPr="009D2495" w:rsidDel="00B00FD4">
            <w:rPr>
              <w:bCs/>
              <w:color w:val="000000" w:themeColor="text1"/>
              <w:highlight w:val="yellow"/>
              <w:lang w:val="id-ID"/>
            </w:rPr>
            <w:delText>91%, 90%, and 90% respectively</w:delText>
          </w:r>
          <w:r w:rsidRPr="009D2495" w:rsidDel="00B00FD4">
            <w:rPr>
              <w:bCs/>
              <w:color w:val="000000" w:themeColor="text1"/>
              <w:highlight w:val="yellow"/>
            </w:rPr>
            <w:delText>.</w:delText>
          </w:r>
        </w:del>
        <w:del w:id="1063" w:author="Shamima Akter" w:date="2021-10-20T18:51:00Z">
          <w:r w:rsidRPr="009D2495" w:rsidDel="00DD1851">
            <w:rPr>
              <w:bCs/>
              <w:color w:val="000000" w:themeColor="text1"/>
              <w:highlight w:val="yellow"/>
            </w:rPr>
            <w:delText xml:space="preserve"> W</w:delText>
          </w:r>
          <w:r w:rsidRPr="009D2495" w:rsidDel="00DD1851">
            <w:rPr>
              <w:bCs/>
              <w:color w:val="000000" w:themeColor="text1"/>
              <w:highlight w:val="yellow"/>
              <w:lang w:val="id-ID"/>
            </w:rPr>
            <w:delText>hile predi</w:delText>
          </w:r>
        </w:del>
        <w:del w:id="1064" w:author="Shamima Akter" w:date="2021-10-20T18:52:00Z">
          <w:r w:rsidRPr="009D2495" w:rsidDel="00DD1851">
            <w:rPr>
              <w:bCs/>
              <w:color w:val="000000" w:themeColor="text1"/>
              <w:highlight w:val="yellow"/>
              <w:lang w:val="id-ID"/>
            </w:rPr>
            <w:delText xml:space="preserve">cting </w:delText>
          </w:r>
        </w:del>
      </w:ins>
      <w:ins w:id="1065" w:author="Shamima Akter" w:date="2021-10-20T18:52:00Z">
        <w:r w:rsidR="00DD1851">
          <w:rPr>
            <w:bCs/>
            <w:color w:val="000000" w:themeColor="text1"/>
            <w:highlight w:val="yellow"/>
          </w:rPr>
          <w:t>LSTM</w:t>
        </w:r>
        <w:proofErr w:type="spellEnd"/>
        <w:r w:rsidR="00DD1851">
          <w:rPr>
            <w:bCs/>
            <w:color w:val="000000" w:themeColor="text1"/>
            <w:highlight w:val="yellow"/>
          </w:rPr>
          <w:t xml:space="preserve">  and GRU showed lowe</w:t>
        </w:r>
      </w:ins>
      <w:ins w:id="1066" w:author="Shamima Akter" w:date="2021-10-20T18:54:00Z">
        <w:r w:rsidR="00A91676">
          <w:rPr>
            <w:bCs/>
            <w:color w:val="000000" w:themeColor="text1"/>
            <w:highlight w:val="yellow"/>
          </w:rPr>
          <w:t>r</w:t>
        </w:r>
      </w:ins>
      <w:ins w:id="1067" w:author="Shamima Akter" w:date="2021-10-20T18:52:00Z">
        <w:r w:rsidR="00DD1851">
          <w:rPr>
            <w:bCs/>
            <w:color w:val="000000" w:themeColor="text1"/>
            <w:highlight w:val="yellow"/>
          </w:rPr>
          <w:t xml:space="preserve"> Precision and F! </w:t>
        </w:r>
      </w:ins>
      <w:ins w:id="1068" w:author="Shamima Akter" w:date="2021-10-20T18:53:00Z">
        <w:r w:rsidR="00DD1851">
          <w:rPr>
            <w:bCs/>
            <w:color w:val="000000" w:themeColor="text1"/>
            <w:highlight w:val="yellow"/>
          </w:rPr>
          <w:t>measure</w:t>
        </w:r>
      </w:ins>
      <w:ins w:id="1069" w:author="Shamima Akter" w:date="2021-10-20T18:54:00Z">
        <w:r w:rsidR="00A91676">
          <w:rPr>
            <w:bCs/>
            <w:color w:val="000000" w:themeColor="text1"/>
            <w:highlight w:val="yellow"/>
          </w:rPr>
          <w:t xml:space="preserve"> compare to other algorithms</w:t>
        </w:r>
      </w:ins>
      <w:ins w:id="1070" w:author="Shamima Akter" w:date="2021-10-20T18:53:00Z">
        <w:r w:rsidR="00DD1851">
          <w:rPr>
            <w:bCs/>
            <w:color w:val="000000" w:themeColor="text1"/>
            <w:highlight w:val="yellow"/>
          </w:rPr>
          <w:t>.</w:t>
        </w:r>
      </w:ins>
      <w:ins w:id="1071" w:author="Shamima Akter" w:date="2021-10-20T18:54:00Z">
        <w:r w:rsidR="00A91676">
          <w:rPr>
            <w:bCs/>
            <w:color w:val="000000" w:themeColor="text1"/>
            <w:highlight w:val="yellow"/>
          </w:rPr>
          <w:t xml:space="preserve"> While predicting CKD</w:t>
        </w:r>
      </w:ins>
      <w:ins w:id="1072" w:author="Ahmed, Manik" w:date="2021-10-19T22:30:00Z">
        <w:del w:id="1073" w:author="Shamima Akter" w:date="2021-10-20T18:54:00Z">
          <w:r w:rsidRPr="009D2495" w:rsidDel="00A91676">
            <w:rPr>
              <w:bCs/>
              <w:color w:val="000000" w:themeColor="text1"/>
              <w:highlight w:val="yellow"/>
              <w:lang w:val="id-ID"/>
            </w:rPr>
            <w:delText>CKD</w:delText>
          </w:r>
        </w:del>
        <w:r w:rsidRPr="009D2495">
          <w:rPr>
            <w:bCs/>
            <w:color w:val="000000" w:themeColor="text1"/>
            <w:highlight w:val="yellow"/>
            <w:lang w:val="id-ID"/>
          </w:rPr>
          <w:t xml:space="preserve"> disease</w:t>
        </w:r>
        <w:r w:rsidRPr="009D2495">
          <w:rPr>
            <w:bCs/>
            <w:color w:val="000000" w:themeColor="text1"/>
            <w:highlight w:val="yellow"/>
          </w:rPr>
          <w:t xml:space="preserve">, </w:t>
        </w:r>
        <w:del w:id="1074" w:author="Shamima Akter" w:date="2021-10-20T17:08:00Z">
          <w:r w:rsidRPr="009D2495" w:rsidDel="00B00FD4">
            <w:rPr>
              <w:bCs/>
              <w:color w:val="000000" w:themeColor="text1"/>
              <w:highlight w:val="yellow"/>
              <w:lang w:val="id-ID"/>
            </w:rPr>
            <w:delText>LSTM s</w:delText>
          </w:r>
        </w:del>
      </w:ins>
      <w:proofErr w:type="gramStart"/>
      <w:ins w:id="1075" w:author="Shamima Akter" w:date="2021-10-20T18:53:00Z">
        <w:r w:rsidR="00DD1851">
          <w:rPr>
            <w:bCs/>
            <w:color w:val="000000" w:themeColor="text1"/>
            <w:highlight w:val="yellow"/>
          </w:rPr>
          <w:t xml:space="preserve">LSTM </w:t>
        </w:r>
      </w:ins>
      <w:ins w:id="1076" w:author="Shamima Akter" w:date="2021-10-20T17:08:00Z">
        <w:r w:rsidR="00B00FD4">
          <w:rPr>
            <w:bCs/>
            <w:color w:val="000000" w:themeColor="text1"/>
            <w:highlight w:val="yellow"/>
          </w:rPr>
          <w:t xml:space="preserve"> s</w:t>
        </w:r>
      </w:ins>
      <w:ins w:id="1077" w:author="Ahmed, Manik" w:date="2021-10-19T22:30:00Z">
        <w:r w:rsidRPr="009D2495">
          <w:rPr>
            <w:bCs/>
            <w:color w:val="000000" w:themeColor="text1"/>
            <w:highlight w:val="yellow"/>
            <w:lang w:val="id-ID"/>
          </w:rPr>
          <w:t>howed</w:t>
        </w:r>
      </w:ins>
      <w:proofErr w:type="gramEnd"/>
      <w:ins w:id="1078" w:author="Shamima Akter" w:date="2021-10-20T17:08:00Z">
        <w:r w:rsidR="00B00FD4">
          <w:rPr>
            <w:bCs/>
            <w:color w:val="000000" w:themeColor="text1"/>
            <w:highlight w:val="yellow"/>
          </w:rPr>
          <w:t xml:space="preserve"> lowest </w:t>
        </w:r>
      </w:ins>
      <w:ins w:id="1079" w:author="Ahmed, Manik" w:date="2021-10-19T22:30:00Z">
        <w:r w:rsidRPr="009D2495">
          <w:rPr>
            <w:bCs/>
            <w:color w:val="000000" w:themeColor="text1"/>
            <w:highlight w:val="yellow"/>
            <w:lang w:val="id-ID"/>
          </w:rPr>
          <w:t xml:space="preserve"> Precision</w:t>
        </w:r>
        <w:r w:rsidRPr="009D2495">
          <w:rPr>
            <w:bCs/>
            <w:color w:val="000000" w:themeColor="text1"/>
            <w:highlight w:val="yellow"/>
          </w:rPr>
          <w:t xml:space="preserve"> (</w:t>
        </w:r>
        <w:del w:id="1080" w:author="Shamima Akter" w:date="2021-10-20T17:08:00Z">
          <w:r w:rsidRPr="009D2495" w:rsidDel="00B00FD4">
            <w:rPr>
              <w:bCs/>
              <w:color w:val="000000" w:themeColor="text1"/>
              <w:highlight w:val="yellow"/>
              <w:lang w:val="id-ID"/>
            </w:rPr>
            <w:delText>90</w:delText>
          </w:r>
        </w:del>
      </w:ins>
      <w:ins w:id="1081" w:author="Shamima Akter" w:date="2021-10-20T17:08:00Z">
        <w:r w:rsidR="00B00FD4">
          <w:rPr>
            <w:bCs/>
            <w:color w:val="000000" w:themeColor="text1"/>
            <w:highlight w:val="yellow"/>
          </w:rPr>
          <w:t>8</w:t>
        </w:r>
      </w:ins>
      <w:ins w:id="1082" w:author="Shamima Akter" w:date="2021-10-20T18:53:00Z">
        <w:r w:rsidR="00DD1851">
          <w:rPr>
            <w:bCs/>
            <w:color w:val="000000" w:themeColor="text1"/>
            <w:highlight w:val="yellow"/>
          </w:rPr>
          <w:t>4</w:t>
        </w:r>
      </w:ins>
      <w:ins w:id="1083" w:author="Ahmed, Manik" w:date="2021-10-19T22:30:00Z">
        <w:r w:rsidRPr="009D2495">
          <w:rPr>
            <w:bCs/>
            <w:color w:val="000000" w:themeColor="text1"/>
            <w:highlight w:val="yellow"/>
            <w:lang w:val="id-ID"/>
          </w:rPr>
          <w:t>%</w:t>
        </w:r>
        <w:r w:rsidRPr="009D2495">
          <w:rPr>
            <w:bCs/>
            <w:color w:val="000000" w:themeColor="text1"/>
            <w:highlight w:val="yellow"/>
          </w:rPr>
          <w:t>)</w:t>
        </w:r>
        <w:r w:rsidRPr="009D2495">
          <w:rPr>
            <w:bCs/>
            <w:color w:val="000000" w:themeColor="text1"/>
            <w:highlight w:val="yellow"/>
            <w:lang w:val="id-ID"/>
          </w:rPr>
          <w:t>,</w:t>
        </w:r>
        <w:r w:rsidRPr="009D2495">
          <w:rPr>
            <w:bCs/>
            <w:color w:val="000000" w:themeColor="text1"/>
            <w:highlight w:val="yellow"/>
          </w:rPr>
          <w:t xml:space="preserve"> </w:t>
        </w:r>
        <w:del w:id="1084" w:author="Shamima Akter" w:date="2021-10-20T17:09:00Z">
          <w:r w:rsidRPr="009D2495" w:rsidDel="00502E76">
            <w:rPr>
              <w:bCs/>
              <w:color w:val="000000" w:themeColor="text1"/>
              <w:highlight w:val="yellow"/>
              <w:lang w:val="id-ID"/>
            </w:rPr>
            <w:delText>Recal</w:delText>
          </w:r>
          <w:r w:rsidDel="00502E76">
            <w:rPr>
              <w:bCs/>
              <w:color w:val="000000" w:themeColor="text1"/>
              <w:highlight w:val="yellow"/>
            </w:rPr>
            <w:delText>l</w:delText>
          </w:r>
          <w:r w:rsidRPr="009D2495" w:rsidDel="00502E76">
            <w:rPr>
              <w:bCs/>
              <w:color w:val="000000" w:themeColor="text1"/>
              <w:highlight w:val="yellow"/>
            </w:rPr>
            <w:delText xml:space="preserve"> (</w:delText>
          </w:r>
          <w:r w:rsidRPr="009D2495" w:rsidDel="00502E76">
            <w:rPr>
              <w:bCs/>
              <w:color w:val="000000" w:themeColor="text1"/>
              <w:highlight w:val="yellow"/>
              <w:lang w:val="id-ID"/>
            </w:rPr>
            <w:delText>88%</w:delText>
          </w:r>
          <w:r w:rsidRPr="009D2495" w:rsidDel="00502E76">
            <w:rPr>
              <w:bCs/>
              <w:color w:val="000000" w:themeColor="text1"/>
              <w:highlight w:val="yellow"/>
            </w:rPr>
            <w:delText>),</w:delText>
          </w:r>
          <w:r w:rsidRPr="009D2495" w:rsidDel="00502E76">
            <w:rPr>
              <w:bCs/>
              <w:color w:val="000000" w:themeColor="text1"/>
              <w:highlight w:val="yellow"/>
              <w:lang w:val="id-ID"/>
            </w:rPr>
            <w:delText xml:space="preserve"> </w:delText>
          </w:r>
        </w:del>
        <w:r w:rsidRPr="009D2495">
          <w:rPr>
            <w:bCs/>
            <w:color w:val="000000" w:themeColor="text1"/>
            <w:highlight w:val="yellow"/>
            <w:lang w:val="id-ID"/>
          </w:rPr>
          <w:t>and F1 score</w:t>
        </w:r>
        <w:r w:rsidRPr="009D2495">
          <w:rPr>
            <w:bCs/>
            <w:color w:val="000000" w:themeColor="text1"/>
            <w:highlight w:val="yellow"/>
          </w:rPr>
          <w:t xml:space="preserve"> (</w:t>
        </w:r>
        <w:r w:rsidRPr="009D2495">
          <w:rPr>
            <w:bCs/>
            <w:color w:val="000000" w:themeColor="text1"/>
            <w:highlight w:val="yellow"/>
            <w:lang w:val="id-ID"/>
          </w:rPr>
          <w:t>8</w:t>
        </w:r>
        <w:del w:id="1085" w:author="Shamima Akter" w:date="2021-10-20T17:09:00Z">
          <w:r w:rsidRPr="009D2495" w:rsidDel="00502E76">
            <w:rPr>
              <w:bCs/>
              <w:color w:val="000000" w:themeColor="text1"/>
              <w:highlight w:val="yellow"/>
              <w:lang w:val="id-ID"/>
            </w:rPr>
            <w:delText>9</w:delText>
          </w:r>
        </w:del>
      </w:ins>
      <w:ins w:id="1086" w:author="Shamima Akter" w:date="2021-10-20T18:53:00Z">
        <w:r w:rsidR="00DD1851">
          <w:rPr>
            <w:bCs/>
            <w:color w:val="000000" w:themeColor="text1"/>
            <w:highlight w:val="yellow"/>
          </w:rPr>
          <w:t>4</w:t>
        </w:r>
      </w:ins>
      <w:ins w:id="1087" w:author="Ahmed, Manik" w:date="2021-10-19T22:30:00Z">
        <w:r w:rsidRPr="009D2495">
          <w:rPr>
            <w:bCs/>
            <w:color w:val="000000" w:themeColor="text1"/>
            <w:highlight w:val="yellow"/>
            <w:lang w:val="id-ID"/>
          </w:rPr>
          <w:t>%</w:t>
        </w:r>
        <w:r w:rsidRPr="009D2495">
          <w:rPr>
            <w:bCs/>
            <w:color w:val="000000" w:themeColor="text1"/>
            <w:highlight w:val="yellow"/>
          </w:rPr>
          <w:t>)</w:t>
        </w:r>
      </w:ins>
      <w:ins w:id="1088" w:author="Shamima Akter" w:date="2021-10-20T17:09:00Z">
        <w:r w:rsidR="00502E76">
          <w:rPr>
            <w:bCs/>
            <w:color w:val="000000" w:themeColor="text1"/>
            <w:highlight w:val="yellow"/>
          </w:rPr>
          <w:t>,</w:t>
        </w:r>
      </w:ins>
      <w:ins w:id="1089" w:author="Ahmed, Manik" w:date="2021-10-19T22:30:00Z">
        <w:del w:id="1090" w:author="Shamima Akter" w:date="2021-10-20T17:09:00Z">
          <w:r w:rsidRPr="009D2495" w:rsidDel="00502E76">
            <w:rPr>
              <w:bCs/>
              <w:color w:val="000000" w:themeColor="text1"/>
              <w:highlight w:val="yellow"/>
            </w:rPr>
            <w:delText>.</w:delText>
          </w:r>
        </w:del>
      </w:ins>
      <w:ins w:id="1091" w:author="Shamima Akter" w:date="2021-10-20T17:09:00Z">
        <w:r w:rsidR="00502E76" w:rsidRPr="00502E76">
          <w:rPr>
            <w:bCs/>
            <w:color w:val="000000" w:themeColor="text1"/>
            <w:highlight w:val="yellow"/>
            <w:lang w:val="id-ID"/>
          </w:rPr>
          <w:t xml:space="preserve"> </w:t>
        </w:r>
        <w:r w:rsidR="00502E76">
          <w:rPr>
            <w:bCs/>
            <w:color w:val="000000" w:themeColor="text1"/>
            <w:highlight w:val="yellow"/>
          </w:rPr>
          <w:t xml:space="preserve">and </w:t>
        </w:r>
        <w:r w:rsidR="00502E76" w:rsidRPr="009D2495">
          <w:rPr>
            <w:bCs/>
            <w:color w:val="000000" w:themeColor="text1"/>
            <w:highlight w:val="yellow"/>
            <w:lang w:val="id-ID"/>
          </w:rPr>
          <w:t>Recal</w:t>
        </w:r>
        <w:r w:rsidR="00502E76">
          <w:rPr>
            <w:bCs/>
            <w:color w:val="000000" w:themeColor="text1"/>
            <w:highlight w:val="yellow"/>
          </w:rPr>
          <w:t>l</w:t>
        </w:r>
        <w:r w:rsidR="00502E76" w:rsidRPr="009D2495">
          <w:rPr>
            <w:bCs/>
            <w:color w:val="000000" w:themeColor="text1"/>
            <w:highlight w:val="yellow"/>
          </w:rPr>
          <w:t xml:space="preserve"> (</w:t>
        </w:r>
        <w:r w:rsidR="00502E76" w:rsidRPr="009D2495">
          <w:rPr>
            <w:bCs/>
            <w:color w:val="000000" w:themeColor="text1"/>
            <w:highlight w:val="yellow"/>
            <w:lang w:val="id-ID"/>
          </w:rPr>
          <w:t>8</w:t>
        </w:r>
      </w:ins>
      <w:ins w:id="1092" w:author="Shamima Akter" w:date="2021-10-20T18:53:00Z">
        <w:r w:rsidR="00A91676">
          <w:rPr>
            <w:bCs/>
            <w:color w:val="000000" w:themeColor="text1"/>
            <w:highlight w:val="yellow"/>
          </w:rPr>
          <w:t>6</w:t>
        </w:r>
      </w:ins>
      <w:ins w:id="1093" w:author="Shamima Akter" w:date="2021-10-20T17:09:00Z">
        <w:r w:rsidR="00502E76" w:rsidRPr="009D2495">
          <w:rPr>
            <w:bCs/>
            <w:color w:val="000000" w:themeColor="text1"/>
            <w:highlight w:val="yellow"/>
            <w:lang w:val="id-ID"/>
          </w:rPr>
          <w:t>%</w:t>
        </w:r>
        <w:r w:rsidR="00502E76">
          <w:rPr>
            <w:bCs/>
            <w:color w:val="000000" w:themeColor="text1"/>
            <w:highlight w:val="yellow"/>
          </w:rPr>
          <w:t xml:space="preserve">and </w:t>
        </w:r>
        <w:r w:rsidR="00502E76" w:rsidRPr="009D2495">
          <w:rPr>
            <w:bCs/>
            <w:color w:val="000000" w:themeColor="text1"/>
            <w:highlight w:val="yellow"/>
          </w:rPr>
          <w:t>)</w:t>
        </w:r>
      </w:ins>
      <w:ins w:id="1094" w:author="Shamima Akter" w:date="2021-10-20T19:19:00Z">
        <w:r w:rsidR="006F2CD2">
          <w:rPr>
            <w:bCs/>
            <w:color w:val="000000" w:themeColor="text1"/>
          </w:rPr>
          <w:t>.</w:t>
        </w:r>
      </w:ins>
    </w:p>
    <w:p w14:paraId="5AFC026C" w14:textId="77777777" w:rsidR="00D209B7" w:rsidRPr="00D209B7" w:rsidRDefault="00D209B7">
      <w:pPr>
        <w:rPr>
          <w:rPrChange w:id="1095" w:author="Ahmed, Manik" w:date="2021-10-19T22:30:00Z">
            <w:rPr>
              <w:bCs/>
              <w:color w:val="000000" w:themeColor="text1"/>
            </w:rPr>
          </w:rPrChange>
        </w:rPr>
        <w:pPrChange w:id="1096" w:author="Ahmed, Manik" w:date="2021-10-19T22:30:00Z">
          <w:pPr>
            <w:pStyle w:val="Caption"/>
          </w:pPr>
        </w:pPrChange>
      </w:pPr>
    </w:p>
    <w:p w14:paraId="615B79FA" w14:textId="77777777" w:rsidR="00D209B7" w:rsidRDefault="00D209B7" w:rsidP="00566DDA">
      <w:pPr>
        <w:pStyle w:val="Caption"/>
        <w:keepNext/>
        <w:spacing w:line="240" w:lineRule="auto"/>
        <w:rPr>
          <w:ins w:id="1097" w:author="Ahmed, Manik" w:date="2021-10-19T22:30:00Z"/>
          <w:bCs/>
          <w:i w:val="0"/>
          <w:iCs w:val="0"/>
        </w:rPr>
        <w:sectPr w:rsidR="00D209B7" w:rsidSect="00D209B7">
          <w:type w:val="continuous"/>
          <w:pgSz w:w="11906" w:h="16838"/>
          <w:pgMar w:top="1296" w:right="734" w:bottom="1037" w:left="734" w:header="360" w:footer="634" w:gutter="0"/>
          <w:pgNumType w:start="1"/>
          <w:cols w:num="2" w:space="514"/>
          <w:formProt w:val="0"/>
          <w:titlePg/>
          <w:docGrid w:linePitch="360" w:charSpace="16384"/>
          <w:sectPrChange w:id="1098" w:author="Ahmed, Manik" w:date="2021-10-19T22:30:00Z">
            <w:sectPr w:rsidR="00D209B7" w:rsidSect="00D209B7">
              <w:pgMar w:top="1296" w:right="734" w:bottom="1037" w:left="734" w:header="360" w:footer="634" w:gutter="0"/>
              <w:cols w:num="1"/>
            </w:sectPr>
          </w:sectPrChange>
        </w:sectPr>
      </w:pPr>
    </w:p>
    <w:p w14:paraId="6E4A7FEB" w14:textId="7A49899E" w:rsidR="003403BF" w:rsidRDefault="003403BF" w:rsidP="00D209B7">
      <w:pPr>
        <w:pStyle w:val="Caption"/>
        <w:keepNext/>
        <w:spacing w:line="240" w:lineRule="auto"/>
        <w:rPr>
          <w:ins w:id="1099" w:author="Ahmed, Manik" w:date="2021-10-19T22:32:00Z"/>
          <w:bCs/>
          <w:i w:val="0"/>
          <w:iCs w:val="0"/>
        </w:rPr>
      </w:pPr>
    </w:p>
    <w:p w14:paraId="723167CF" w14:textId="6B860FC2" w:rsidR="003403BF" w:rsidRPr="003403BF" w:rsidDel="001B4316" w:rsidRDefault="003403BF">
      <w:pPr>
        <w:rPr>
          <w:ins w:id="1100" w:author="Ahmed, Manik" w:date="2021-10-19T22:32:00Z"/>
          <w:del w:id="1101" w:author="Shamima Akter" w:date="2021-10-21T21:50:00Z"/>
          <w:i/>
          <w:iCs/>
          <w:rPrChange w:id="1102" w:author="Ahmed, Manik" w:date="2021-10-19T22:32:00Z">
            <w:rPr>
              <w:ins w:id="1103" w:author="Ahmed, Manik" w:date="2021-10-19T22:32:00Z"/>
              <w:del w:id="1104" w:author="Shamima Akter" w:date="2021-10-21T21:50:00Z"/>
              <w:bCs/>
              <w:i w:val="0"/>
              <w:iCs w:val="0"/>
            </w:rPr>
          </w:rPrChange>
        </w:rPr>
        <w:pPrChange w:id="1105" w:author="Ahmed, Manik" w:date="2021-10-19T22:32:00Z">
          <w:pPr>
            <w:pStyle w:val="Caption"/>
            <w:keepNext/>
            <w:spacing w:line="240" w:lineRule="auto"/>
          </w:pPr>
        </w:pPrChange>
      </w:pPr>
    </w:p>
    <w:p w14:paraId="10DFF1BD" w14:textId="152C7BA9" w:rsidR="003403BF" w:rsidDel="001B4316" w:rsidRDefault="003403BF" w:rsidP="00D209B7">
      <w:pPr>
        <w:pStyle w:val="Caption"/>
        <w:keepNext/>
        <w:spacing w:line="240" w:lineRule="auto"/>
        <w:rPr>
          <w:ins w:id="1106" w:author="Ahmed, Manik" w:date="2021-10-19T22:33:00Z"/>
          <w:del w:id="1107" w:author="Shamima Akter" w:date="2021-10-21T21:50:00Z"/>
          <w:bCs/>
          <w:i w:val="0"/>
          <w:iCs w:val="0"/>
        </w:rPr>
      </w:pPr>
    </w:p>
    <w:p w14:paraId="59965BF1" w14:textId="6690B1E6" w:rsidR="003403BF" w:rsidDel="001B4316" w:rsidRDefault="003403BF" w:rsidP="003403BF">
      <w:pPr>
        <w:rPr>
          <w:ins w:id="1108" w:author="Ahmed, Manik" w:date="2021-10-19T22:33:00Z"/>
          <w:del w:id="1109" w:author="Shamima Akter" w:date="2021-10-21T21:50:00Z"/>
        </w:rPr>
      </w:pPr>
    </w:p>
    <w:p w14:paraId="0204CB61" w14:textId="5805A489" w:rsidR="003403BF" w:rsidRPr="003403BF" w:rsidDel="001B4316" w:rsidRDefault="003403BF">
      <w:pPr>
        <w:rPr>
          <w:ins w:id="1110" w:author="Ahmed, Manik" w:date="2021-10-19T22:32:00Z"/>
          <w:del w:id="1111" w:author="Shamima Akter" w:date="2021-10-21T21:50:00Z"/>
          <w:i/>
          <w:iCs/>
          <w:rPrChange w:id="1112" w:author="Ahmed, Manik" w:date="2021-10-19T22:33:00Z">
            <w:rPr>
              <w:ins w:id="1113" w:author="Ahmed, Manik" w:date="2021-10-19T22:32:00Z"/>
              <w:del w:id="1114" w:author="Shamima Akter" w:date="2021-10-21T21:50:00Z"/>
              <w:bCs/>
              <w:i w:val="0"/>
              <w:iCs w:val="0"/>
            </w:rPr>
          </w:rPrChange>
        </w:rPr>
        <w:pPrChange w:id="1115" w:author="Ahmed, Manik" w:date="2021-10-19T22:33:00Z">
          <w:pPr>
            <w:pStyle w:val="Caption"/>
            <w:keepNext/>
            <w:spacing w:line="240" w:lineRule="auto"/>
          </w:pPr>
        </w:pPrChange>
      </w:pPr>
    </w:p>
    <w:p w14:paraId="0DD0D07F" w14:textId="44F89E5B" w:rsidR="00AE3255" w:rsidRDefault="00E65812">
      <w:pPr>
        <w:pStyle w:val="Caption"/>
        <w:keepNext/>
        <w:spacing w:line="240" w:lineRule="auto"/>
        <w:rPr>
          <w:ins w:id="1116" w:author="Ahmed, Manik" w:date="2021-10-19T22:28:00Z"/>
        </w:rPr>
        <w:pPrChange w:id="1117" w:author="Ahmed, Manik" w:date="2021-10-19T22:30:00Z">
          <w:pPr/>
        </w:pPrChange>
      </w:pPr>
      <w:r w:rsidRPr="00C95132">
        <w:rPr>
          <w:bCs/>
          <w:i w:val="0"/>
          <w:iCs w:val="0"/>
        </w:rPr>
        <w:t xml:space="preserve">Table </w:t>
      </w:r>
      <w:r w:rsidR="00A375CF" w:rsidRPr="00C95132">
        <w:rPr>
          <w:bCs/>
          <w:i w:val="0"/>
          <w:iCs w:val="0"/>
        </w:rPr>
        <w:fldChar w:fldCharType="begin"/>
      </w:r>
      <w:r w:rsidRPr="00C95132">
        <w:rPr>
          <w:bCs/>
          <w:i w:val="0"/>
          <w:iCs w:val="0"/>
        </w:rPr>
        <w:instrText xml:space="preserve"> SEQ Table \* ARABIC </w:instrText>
      </w:r>
      <w:r w:rsidR="00A375CF" w:rsidRPr="00C95132">
        <w:rPr>
          <w:bCs/>
          <w:i w:val="0"/>
          <w:iCs w:val="0"/>
        </w:rPr>
        <w:fldChar w:fldCharType="separate"/>
      </w:r>
      <w:r w:rsidR="00E33931">
        <w:rPr>
          <w:bCs/>
          <w:i w:val="0"/>
          <w:iCs w:val="0"/>
          <w:noProof/>
        </w:rPr>
        <w:t>4</w:t>
      </w:r>
      <w:r w:rsidR="00A375CF" w:rsidRPr="00C95132">
        <w:rPr>
          <w:bCs/>
          <w:i w:val="0"/>
          <w:iCs w:val="0"/>
        </w:rPr>
        <w:fldChar w:fldCharType="end"/>
      </w:r>
      <w:r w:rsidRPr="00C95132">
        <w:rPr>
          <w:bCs/>
          <w:i w:val="0"/>
          <w:iCs w:val="0"/>
        </w:rPr>
        <w:t xml:space="preserve">. </w:t>
      </w:r>
      <w:r w:rsidR="00DD4B51" w:rsidRPr="00C95132">
        <w:rPr>
          <w:bCs/>
          <w:i w:val="0"/>
          <w:iCs w:val="0"/>
        </w:rPr>
        <w:t xml:space="preserve">Performance table </w:t>
      </w:r>
      <w:del w:id="1118" w:author="Ahmed, Manik" w:date="2021-10-19T22:31:00Z">
        <w:r w:rsidR="00DD4B51" w:rsidRPr="00C95132" w:rsidDel="00D209B7">
          <w:rPr>
            <w:bCs/>
            <w:i w:val="0"/>
            <w:iCs w:val="0"/>
          </w:rPr>
          <w:delText xml:space="preserve">for </w:delText>
        </w:r>
      </w:del>
      <w:r w:rsidR="00DD4B51" w:rsidRPr="00C95132">
        <w:rPr>
          <w:bCs/>
          <w:i w:val="0"/>
          <w:iCs w:val="0"/>
        </w:rPr>
        <w:t>all deep learning models</w:t>
      </w:r>
      <w:ins w:id="1119" w:author="Ahmed, Manik" w:date="2021-10-19T22:31:00Z">
        <w:r w:rsidR="00D209B7">
          <w:rPr>
            <w:bCs/>
            <w:i w:val="0"/>
            <w:iCs w:val="0"/>
          </w:rPr>
          <w:t xml:space="preserve"> without feature </w:t>
        </w:r>
        <w:proofErr w:type="spellStart"/>
        <w:r w:rsidR="00D209B7">
          <w:rPr>
            <w:bCs/>
            <w:i w:val="0"/>
            <w:iCs w:val="0"/>
          </w:rPr>
          <w:t>slection</w:t>
        </w:r>
      </w:ins>
      <w:proofErr w:type="spellEnd"/>
    </w:p>
    <w:p w14:paraId="5FD661D9" w14:textId="3E74BBAA" w:rsidR="00AE3255" w:rsidRDefault="00AE3255" w:rsidP="00AE3255">
      <w:pPr>
        <w:rPr>
          <w:ins w:id="1120" w:author="Ahmed, Manik" w:date="2021-10-19T22:28:00Z"/>
        </w:rPr>
      </w:pPr>
    </w:p>
    <w:tbl>
      <w:tblPr>
        <w:tblW w:w="10180" w:type="dxa"/>
        <w:tblLook w:val="04A0" w:firstRow="1" w:lastRow="0" w:firstColumn="1" w:lastColumn="0" w:noHBand="0" w:noVBand="1"/>
      </w:tblPr>
      <w:tblGrid>
        <w:gridCol w:w="1960"/>
        <w:gridCol w:w="1120"/>
        <w:gridCol w:w="1060"/>
        <w:gridCol w:w="960"/>
        <w:gridCol w:w="960"/>
        <w:gridCol w:w="960"/>
        <w:gridCol w:w="960"/>
        <w:gridCol w:w="1240"/>
        <w:gridCol w:w="960"/>
      </w:tblGrid>
      <w:tr w:rsidR="00AE3255" w:rsidRPr="00AA039D" w14:paraId="373641A7" w14:textId="77777777" w:rsidTr="008E4C18">
        <w:trPr>
          <w:trHeight w:val="525"/>
          <w:ins w:id="1121" w:author="Ahmed, Manik" w:date="2021-10-19T22:28:00Z"/>
        </w:trPr>
        <w:tc>
          <w:tcPr>
            <w:tcW w:w="1960" w:type="dxa"/>
            <w:tcBorders>
              <w:top w:val="single" w:sz="4" w:space="0" w:color="auto"/>
              <w:left w:val="nil"/>
              <w:bottom w:val="double" w:sz="6" w:space="0" w:color="auto"/>
              <w:right w:val="nil"/>
            </w:tcBorders>
            <w:shd w:val="clear" w:color="auto" w:fill="auto"/>
            <w:noWrap/>
            <w:vAlign w:val="center"/>
            <w:hideMark/>
          </w:tcPr>
          <w:p w14:paraId="3E119667" w14:textId="77777777" w:rsidR="00AE3255" w:rsidRPr="00AA039D" w:rsidRDefault="00AE3255" w:rsidP="008E4C18">
            <w:pPr>
              <w:suppressAutoHyphens w:val="0"/>
              <w:rPr>
                <w:ins w:id="1122" w:author="Ahmed, Manik" w:date="2021-10-19T22:28:00Z"/>
                <w:color w:val="000000"/>
                <w:sz w:val="18"/>
                <w:szCs w:val="18"/>
                <w:rPrChange w:id="1123" w:author="Shamima Akter" w:date="2021-10-21T21:41:00Z">
                  <w:rPr>
                    <w:ins w:id="1124" w:author="Ahmed, Manik" w:date="2021-10-19T22:28:00Z"/>
                    <w:color w:val="000000"/>
                  </w:rPr>
                </w:rPrChange>
              </w:rPr>
            </w:pPr>
            <w:ins w:id="1125" w:author="Ahmed, Manik" w:date="2021-10-19T22:28:00Z">
              <w:r w:rsidRPr="00AA039D">
                <w:rPr>
                  <w:color w:val="000000"/>
                  <w:sz w:val="18"/>
                  <w:szCs w:val="18"/>
                  <w:rPrChange w:id="1126" w:author="Shamima Akter" w:date="2021-10-21T21:41:00Z">
                    <w:rPr>
                      <w:color w:val="000000"/>
                    </w:rPr>
                  </w:rPrChange>
                </w:rPr>
                <w:t>Algorithm Name</w:t>
              </w:r>
            </w:ins>
          </w:p>
        </w:tc>
        <w:tc>
          <w:tcPr>
            <w:tcW w:w="1120" w:type="dxa"/>
            <w:tcBorders>
              <w:top w:val="single" w:sz="4" w:space="0" w:color="auto"/>
              <w:left w:val="nil"/>
              <w:bottom w:val="double" w:sz="6" w:space="0" w:color="auto"/>
              <w:right w:val="nil"/>
            </w:tcBorders>
            <w:shd w:val="clear" w:color="auto" w:fill="auto"/>
            <w:noWrap/>
            <w:vAlign w:val="center"/>
            <w:hideMark/>
          </w:tcPr>
          <w:p w14:paraId="43C3C8FB" w14:textId="77777777" w:rsidR="00AE3255" w:rsidRPr="00AA039D" w:rsidRDefault="00AE3255" w:rsidP="008E4C18">
            <w:pPr>
              <w:suppressAutoHyphens w:val="0"/>
              <w:jc w:val="center"/>
              <w:rPr>
                <w:ins w:id="1127" w:author="Ahmed, Manik" w:date="2021-10-19T22:28:00Z"/>
                <w:color w:val="000000"/>
                <w:sz w:val="18"/>
                <w:szCs w:val="18"/>
                <w:rPrChange w:id="1128" w:author="Shamima Akter" w:date="2021-10-21T21:41:00Z">
                  <w:rPr>
                    <w:ins w:id="1129" w:author="Ahmed, Manik" w:date="2021-10-19T22:28:00Z"/>
                    <w:color w:val="000000"/>
                  </w:rPr>
                </w:rPrChange>
              </w:rPr>
            </w:pPr>
            <w:ins w:id="1130" w:author="Ahmed, Manik" w:date="2021-10-19T22:28:00Z">
              <w:r w:rsidRPr="00AA039D">
                <w:rPr>
                  <w:color w:val="000000"/>
                  <w:sz w:val="18"/>
                  <w:szCs w:val="18"/>
                  <w:rPrChange w:id="1131" w:author="Shamima Akter" w:date="2021-10-21T21:41:00Z">
                    <w:rPr>
                      <w:color w:val="000000"/>
                    </w:rPr>
                  </w:rPrChange>
                </w:rPr>
                <w:t>Accuracy</w:t>
              </w:r>
            </w:ins>
          </w:p>
        </w:tc>
        <w:tc>
          <w:tcPr>
            <w:tcW w:w="1060" w:type="dxa"/>
            <w:tcBorders>
              <w:top w:val="single" w:sz="4" w:space="0" w:color="auto"/>
              <w:left w:val="nil"/>
              <w:bottom w:val="double" w:sz="6" w:space="0" w:color="auto"/>
              <w:right w:val="nil"/>
            </w:tcBorders>
            <w:shd w:val="clear" w:color="auto" w:fill="auto"/>
            <w:noWrap/>
            <w:vAlign w:val="center"/>
            <w:hideMark/>
          </w:tcPr>
          <w:p w14:paraId="49021DAC" w14:textId="77777777" w:rsidR="00AE3255" w:rsidRPr="00AA039D" w:rsidRDefault="00AE3255" w:rsidP="008E4C18">
            <w:pPr>
              <w:suppressAutoHyphens w:val="0"/>
              <w:jc w:val="center"/>
              <w:rPr>
                <w:ins w:id="1132" w:author="Ahmed, Manik" w:date="2021-10-19T22:28:00Z"/>
                <w:color w:val="000000"/>
                <w:sz w:val="18"/>
                <w:szCs w:val="18"/>
                <w:rPrChange w:id="1133" w:author="Shamima Akter" w:date="2021-10-21T21:41:00Z">
                  <w:rPr>
                    <w:ins w:id="1134" w:author="Ahmed, Manik" w:date="2021-10-19T22:28:00Z"/>
                    <w:color w:val="000000"/>
                  </w:rPr>
                </w:rPrChange>
              </w:rPr>
            </w:pPr>
            <w:ins w:id="1135" w:author="Ahmed, Manik" w:date="2021-10-19T22:28:00Z">
              <w:r w:rsidRPr="00AA039D">
                <w:rPr>
                  <w:color w:val="000000"/>
                  <w:sz w:val="18"/>
                  <w:szCs w:val="18"/>
                  <w:rPrChange w:id="1136" w:author="Shamima Akter" w:date="2021-10-21T21:41:00Z">
                    <w:rPr>
                      <w:color w:val="000000"/>
                    </w:rPr>
                  </w:rPrChange>
                </w:rPr>
                <w:t>Precision</w:t>
              </w:r>
            </w:ins>
          </w:p>
        </w:tc>
        <w:tc>
          <w:tcPr>
            <w:tcW w:w="960" w:type="dxa"/>
            <w:tcBorders>
              <w:top w:val="single" w:sz="4" w:space="0" w:color="auto"/>
              <w:left w:val="nil"/>
              <w:bottom w:val="double" w:sz="6" w:space="0" w:color="auto"/>
              <w:right w:val="nil"/>
            </w:tcBorders>
            <w:shd w:val="clear" w:color="auto" w:fill="auto"/>
            <w:noWrap/>
            <w:vAlign w:val="center"/>
            <w:hideMark/>
          </w:tcPr>
          <w:p w14:paraId="71393D2D" w14:textId="77777777" w:rsidR="00AE3255" w:rsidRPr="00AA039D" w:rsidRDefault="00AE3255" w:rsidP="008E4C18">
            <w:pPr>
              <w:suppressAutoHyphens w:val="0"/>
              <w:jc w:val="center"/>
              <w:rPr>
                <w:ins w:id="1137" w:author="Ahmed, Manik" w:date="2021-10-19T22:28:00Z"/>
                <w:color w:val="000000"/>
                <w:sz w:val="18"/>
                <w:szCs w:val="18"/>
                <w:rPrChange w:id="1138" w:author="Shamima Akter" w:date="2021-10-21T21:41:00Z">
                  <w:rPr>
                    <w:ins w:id="1139" w:author="Ahmed, Manik" w:date="2021-10-19T22:28:00Z"/>
                    <w:color w:val="000000"/>
                  </w:rPr>
                </w:rPrChange>
              </w:rPr>
            </w:pPr>
            <w:ins w:id="1140" w:author="Ahmed, Manik" w:date="2021-10-19T22:28:00Z">
              <w:r w:rsidRPr="00AA039D">
                <w:rPr>
                  <w:color w:val="000000"/>
                  <w:sz w:val="18"/>
                  <w:szCs w:val="18"/>
                  <w:rPrChange w:id="1141" w:author="Shamima Akter" w:date="2021-10-21T21:41:00Z">
                    <w:rPr>
                      <w:color w:val="000000"/>
                    </w:rPr>
                  </w:rPrChange>
                </w:rPr>
                <w:t>Recall</w:t>
              </w:r>
            </w:ins>
          </w:p>
        </w:tc>
        <w:tc>
          <w:tcPr>
            <w:tcW w:w="960" w:type="dxa"/>
            <w:tcBorders>
              <w:top w:val="single" w:sz="4" w:space="0" w:color="auto"/>
              <w:left w:val="nil"/>
              <w:bottom w:val="double" w:sz="6" w:space="0" w:color="auto"/>
              <w:right w:val="nil"/>
            </w:tcBorders>
            <w:shd w:val="clear" w:color="auto" w:fill="auto"/>
            <w:noWrap/>
            <w:vAlign w:val="center"/>
            <w:hideMark/>
          </w:tcPr>
          <w:p w14:paraId="3BECE48E" w14:textId="77777777" w:rsidR="00AE3255" w:rsidRPr="00AA039D" w:rsidRDefault="00AE3255" w:rsidP="008E4C18">
            <w:pPr>
              <w:suppressAutoHyphens w:val="0"/>
              <w:jc w:val="center"/>
              <w:rPr>
                <w:ins w:id="1142" w:author="Ahmed, Manik" w:date="2021-10-19T22:28:00Z"/>
                <w:color w:val="000000"/>
                <w:sz w:val="18"/>
                <w:szCs w:val="18"/>
                <w:rPrChange w:id="1143" w:author="Shamima Akter" w:date="2021-10-21T21:41:00Z">
                  <w:rPr>
                    <w:ins w:id="1144" w:author="Ahmed, Manik" w:date="2021-10-19T22:28:00Z"/>
                    <w:color w:val="000000"/>
                  </w:rPr>
                </w:rPrChange>
              </w:rPr>
            </w:pPr>
            <w:ins w:id="1145" w:author="Ahmed, Manik" w:date="2021-10-19T22:28:00Z">
              <w:r w:rsidRPr="00AA039D">
                <w:rPr>
                  <w:color w:val="000000"/>
                  <w:sz w:val="18"/>
                  <w:szCs w:val="18"/>
                  <w:rPrChange w:id="1146" w:author="Shamima Akter" w:date="2021-10-21T21:41:00Z">
                    <w:rPr>
                      <w:color w:val="000000"/>
                    </w:rPr>
                  </w:rPrChange>
                </w:rPr>
                <w:t>F1 Score</w:t>
              </w:r>
            </w:ins>
          </w:p>
        </w:tc>
        <w:tc>
          <w:tcPr>
            <w:tcW w:w="960" w:type="dxa"/>
            <w:tcBorders>
              <w:top w:val="single" w:sz="4" w:space="0" w:color="auto"/>
              <w:left w:val="nil"/>
              <w:bottom w:val="double" w:sz="6" w:space="0" w:color="auto"/>
              <w:right w:val="nil"/>
            </w:tcBorders>
            <w:shd w:val="clear" w:color="auto" w:fill="auto"/>
            <w:noWrap/>
            <w:vAlign w:val="center"/>
            <w:hideMark/>
          </w:tcPr>
          <w:p w14:paraId="0A08E325" w14:textId="77777777" w:rsidR="00AE3255" w:rsidRPr="00AA039D" w:rsidRDefault="00AE3255" w:rsidP="008E4C18">
            <w:pPr>
              <w:suppressAutoHyphens w:val="0"/>
              <w:jc w:val="center"/>
              <w:rPr>
                <w:ins w:id="1147" w:author="Ahmed, Manik" w:date="2021-10-19T22:28:00Z"/>
                <w:color w:val="000000"/>
                <w:sz w:val="18"/>
                <w:szCs w:val="18"/>
                <w:rPrChange w:id="1148" w:author="Shamima Akter" w:date="2021-10-21T21:41:00Z">
                  <w:rPr>
                    <w:ins w:id="1149" w:author="Ahmed, Manik" w:date="2021-10-19T22:28:00Z"/>
                    <w:color w:val="000000"/>
                  </w:rPr>
                </w:rPrChange>
              </w:rPr>
            </w:pPr>
            <w:ins w:id="1150" w:author="Ahmed, Manik" w:date="2021-10-19T22:28:00Z">
              <w:r w:rsidRPr="00AA039D">
                <w:rPr>
                  <w:color w:val="000000"/>
                  <w:sz w:val="18"/>
                  <w:szCs w:val="18"/>
                  <w:rPrChange w:id="1151" w:author="Shamima Akter" w:date="2021-10-21T21:41:00Z">
                    <w:rPr>
                      <w:color w:val="000000"/>
                    </w:rPr>
                  </w:rPrChange>
                </w:rPr>
                <w:t>AUC</w:t>
              </w:r>
            </w:ins>
          </w:p>
        </w:tc>
        <w:tc>
          <w:tcPr>
            <w:tcW w:w="960" w:type="dxa"/>
            <w:tcBorders>
              <w:top w:val="single" w:sz="4" w:space="0" w:color="auto"/>
              <w:left w:val="nil"/>
              <w:bottom w:val="double" w:sz="6" w:space="0" w:color="auto"/>
              <w:right w:val="nil"/>
            </w:tcBorders>
            <w:shd w:val="clear" w:color="auto" w:fill="auto"/>
            <w:noWrap/>
            <w:vAlign w:val="center"/>
            <w:hideMark/>
          </w:tcPr>
          <w:p w14:paraId="11FEC7D4" w14:textId="77777777" w:rsidR="00AE3255" w:rsidRPr="00AA039D" w:rsidRDefault="00AE3255" w:rsidP="008E4C18">
            <w:pPr>
              <w:suppressAutoHyphens w:val="0"/>
              <w:jc w:val="center"/>
              <w:rPr>
                <w:ins w:id="1152" w:author="Ahmed, Manik" w:date="2021-10-19T22:28:00Z"/>
                <w:color w:val="000000"/>
                <w:sz w:val="18"/>
                <w:szCs w:val="18"/>
                <w:rPrChange w:id="1153" w:author="Shamima Akter" w:date="2021-10-21T21:41:00Z">
                  <w:rPr>
                    <w:ins w:id="1154" w:author="Ahmed, Manik" w:date="2021-10-19T22:28:00Z"/>
                    <w:color w:val="000000"/>
                  </w:rPr>
                </w:rPrChange>
              </w:rPr>
            </w:pPr>
            <w:ins w:id="1155" w:author="Ahmed, Manik" w:date="2021-10-19T22:28:00Z">
              <w:r w:rsidRPr="00AA039D">
                <w:rPr>
                  <w:color w:val="000000"/>
                  <w:sz w:val="18"/>
                  <w:szCs w:val="18"/>
                  <w:rPrChange w:id="1156" w:author="Shamima Akter" w:date="2021-10-21T21:41:00Z">
                    <w:rPr>
                      <w:color w:val="000000"/>
                    </w:rPr>
                  </w:rPrChange>
                </w:rPr>
                <w:t>Loss</w:t>
              </w:r>
            </w:ins>
          </w:p>
        </w:tc>
        <w:tc>
          <w:tcPr>
            <w:tcW w:w="1240" w:type="dxa"/>
            <w:tcBorders>
              <w:top w:val="single" w:sz="4" w:space="0" w:color="auto"/>
              <w:left w:val="nil"/>
              <w:bottom w:val="double" w:sz="6" w:space="0" w:color="auto"/>
              <w:right w:val="nil"/>
            </w:tcBorders>
            <w:shd w:val="clear" w:color="auto" w:fill="auto"/>
            <w:vAlign w:val="center"/>
            <w:hideMark/>
          </w:tcPr>
          <w:p w14:paraId="7644CB22" w14:textId="77777777" w:rsidR="00AE3255" w:rsidRPr="00AA039D" w:rsidRDefault="00AE3255" w:rsidP="008E4C18">
            <w:pPr>
              <w:suppressAutoHyphens w:val="0"/>
              <w:jc w:val="center"/>
              <w:rPr>
                <w:ins w:id="1157" w:author="Ahmed, Manik" w:date="2021-10-19T22:28:00Z"/>
                <w:color w:val="000000"/>
                <w:sz w:val="18"/>
                <w:szCs w:val="18"/>
                <w:rPrChange w:id="1158" w:author="Shamima Akter" w:date="2021-10-21T21:41:00Z">
                  <w:rPr>
                    <w:ins w:id="1159" w:author="Ahmed, Manik" w:date="2021-10-19T22:28:00Z"/>
                    <w:color w:val="000000"/>
                  </w:rPr>
                </w:rPrChange>
              </w:rPr>
            </w:pPr>
            <w:ins w:id="1160" w:author="Ahmed, Manik" w:date="2021-10-19T22:28:00Z">
              <w:r w:rsidRPr="00AA039D">
                <w:rPr>
                  <w:color w:val="000000"/>
                  <w:sz w:val="18"/>
                  <w:szCs w:val="18"/>
                  <w:rPrChange w:id="1161" w:author="Shamima Akter" w:date="2021-10-21T21:41:00Z">
                    <w:rPr>
                      <w:color w:val="000000"/>
                    </w:rPr>
                  </w:rPrChange>
                </w:rPr>
                <w:t>Validation loss</w:t>
              </w:r>
            </w:ins>
          </w:p>
        </w:tc>
        <w:tc>
          <w:tcPr>
            <w:tcW w:w="960" w:type="dxa"/>
            <w:tcBorders>
              <w:top w:val="single" w:sz="4" w:space="0" w:color="auto"/>
              <w:left w:val="nil"/>
              <w:bottom w:val="double" w:sz="6" w:space="0" w:color="auto"/>
              <w:right w:val="nil"/>
            </w:tcBorders>
            <w:shd w:val="clear" w:color="auto" w:fill="auto"/>
            <w:noWrap/>
            <w:vAlign w:val="center"/>
            <w:hideMark/>
          </w:tcPr>
          <w:p w14:paraId="4831BD41" w14:textId="77777777" w:rsidR="00AE3255" w:rsidRPr="00AA039D" w:rsidRDefault="00AE3255" w:rsidP="008E4C18">
            <w:pPr>
              <w:suppressAutoHyphens w:val="0"/>
              <w:jc w:val="center"/>
              <w:rPr>
                <w:ins w:id="1162" w:author="Ahmed, Manik" w:date="2021-10-19T22:28:00Z"/>
                <w:color w:val="000000"/>
                <w:sz w:val="18"/>
                <w:szCs w:val="18"/>
                <w:rPrChange w:id="1163" w:author="Shamima Akter" w:date="2021-10-21T21:41:00Z">
                  <w:rPr>
                    <w:ins w:id="1164" w:author="Ahmed, Manik" w:date="2021-10-19T22:28:00Z"/>
                    <w:color w:val="000000"/>
                  </w:rPr>
                </w:rPrChange>
              </w:rPr>
            </w:pPr>
            <w:ins w:id="1165" w:author="Ahmed, Manik" w:date="2021-10-19T22:28:00Z">
              <w:r w:rsidRPr="00AA039D">
                <w:rPr>
                  <w:color w:val="000000"/>
                  <w:sz w:val="18"/>
                  <w:szCs w:val="18"/>
                  <w:rPrChange w:id="1166" w:author="Shamima Akter" w:date="2021-10-21T21:41:00Z">
                    <w:rPr>
                      <w:color w:val="000000"/>
                    </w:rPr>
                  </w:rPrChange>
                </w:rPr>
                <w:t>Time</w:t>
              </w:r>
            </w:ins>
          </w:p>
        </w:tc>
      </w:tr>
      <w:tr w:rsidR="00AE3255" w:rsidRPr="00AA039D" w14:paraId="25276684" w14:textId="77777777" w:rsidTr="008E4C18">
        <w:trPr>
          <w:trHeight w:val="315"/>
          <w:ins w:id="1167" w:author="Ahmed, Manik" w:date="2021-10-19T22:28:00Z"/>
        </w:trPr>
        <w:tc>
          <w:tcPr>
            <w:tcW w:w="1960" w:type="dxa"/>
            <w:tcBorders>
              <w:top w:val="nil"/>
              <w:left w:val="nil"/>
              <w:bottom w:val="single" w:sz="4" w:space="0" w:color="auto"/>
              <w:right w:val="nil"/>
            </w:tcBorders>
            <w:shd w:val="clear" w:color="auto" w:fill="auto"/>
            <w:noWrap/>
            <w:vAlign w:val="bottom"/>
            <w:hideMark/>
          </w:tcPr>
          <w:p w14:paraId="378171BE" w14:textId="77777777" w:rsidR="00AE3255" w:rsidRPr="00AA039D" w:rsidRDefault="00AE3255" w:rsidP="008E4C18">
            <w:pPr>
              <w:suppressAutoHyphens w:val="0"/>
              <w:rPr>
                <w:ins w:id="1168" w:author="Ahmed, Manik" w:date="2021-10-19T22:28:00Z"/>
                <w:color w:val="000000"/>
                <w:sz w:val="18"/>
                <w:szCs w:val="18"/>
                <w:rPrChange w:id="1169" w:author="Shamima Akter" w:date="2021-10-21T21:41:00Z">
                  <w:rPr>
                    <w:ins w:id="1170" w:author="Ahmed, Manik" w:date="2021-10-19T22:28:00Z"/>
                    <w:color w:val="000000"/>
                  </w:rPr>
                </w:rPrChange>
              </w:rPr>
            </w:pPr>
            <w:ins w:id="1171" w:author="Ahmed, Manik" w:date="2021-10-19T22:28:00Z">
              <w:r w:rsidRPr="00AA039D">
                <w:rPr>
                  <w:color w:val="000000"/>
                  <w:sz w:val="18"/>
                  <w:szCs w:val="18"/>
                  <w:rPrChange w:id="1172" w:author="Shamima Akter" w:date="2021-10-21T21:41:00Z">
                    <w:rPr>
                      <w:color w:val="000000"/>
                    </w:rPr>
                  </w:rPrChange>
                </w:rPr>
                <w:t>ANN</w:t>
              </w:r>
            </w:ins>
          </w:p>
        </w:tc>
        <w:tc>
          <w:tcPr>
            <w:tcW w:w="1120" w:type="dxa"/>
            <w:tcBorders>
              <w:top w:val="nil"/>
              <w:left w:val="nil"/>
              <w:bottom w:val="single" w:sz="4" w:space="0" w:color="auto"/>
              <w:right w:val="nil"/>
            </w:tcBorders>
            <w:shd w:val="clear" w:color="auto" w:fill="auto"/>
            <w:noWrap/>
            <w:vAlign w:val="center"/>
            <w:hideMark/>
          </w:tcPr>
          <w:p w14:paraId="7BF56A33" w14:textId="77777777" w:rsidR="00AE3255" w:rsidRPr="00AA039D" w:rsidRDefault="00AE3255" w:rsidP="008E4C18">
            <w:pPr>
              <w:suppressAutoHyphens w:val="0"/>
              <w:jc w:val="center"/>
              <w:rPr>
                <w:ins w:id="1173" w:author="Ahmed, Manik" w:date="2021-10-19T22:28:00Z"/>
                <w:color w:val="000000"/>
                <w:sz w:val="18"/>
                <w:szCs w:val="18"/>
                <w:rPrChange w:id="1174" w:author="Shamima Akter" w:date="2021-10-21T21:41:00Z">
                  <w:rPr>
                    <w:ins w:id="1175" w:author="Ahmed, Manik" w:date="2021-10-19T22:28:00Z"/>
                    <w:color w:val="000000"/>
                  </w:rPr>
                </w:rPrChange>
              </w:rPr>
            </w:pPr>
            <w:ins w:id="1176" w:author="Ahmed, Manik" w:date="2021-10-19T22:28:00Z">
              <w:r w:rsidRPr="00AA039D">
                <w:rPr>
                  <w:color w:val="000000"/>
                  <w:sz w:val="18"/>
                  <w:szCs w:val="18"/>
                  <w:rPrChange w:id="1177" w:author="Shamima Akter" w:date="2021-10-21T21:41:00Z">
                    <w:rPr>
                      <w:color w:val="000000"/>
                    </w:rPr>
                  </w:rPrChange>
                </w:rPr>
                <w:t>96%</w:t>
              </w:r>
            </w:ins>
          </w:p>
        </w:tc>
        <w:tc>
          <w:tcPr>
            <w:tcW w:w="1060" w:type="dxa"/>
            <w:tcBorders>
              <w:top w:val="nil"/>
              <w:left w:val="nil"/>
              <w:bottom w:val="single" w:sz="4" w:space="0" w:color="auto"/>
              <w:right w:val="nil"/>
            </w:tcBorders>
            <w:shd w:val="clear" w:color="auto" w:fill="auto"/>
            <w:noWrap/>
            <w:vAlign w:val="center"/>
            <w:hideMark/>
          </w:tcPr>
          <w:p w14:paraId="10F8211D" w14:textId="77777777" w:rsidR="00AE3255" w:rsidRPr="00AA039D" w:rsidRDefault="00AE3255" w:rsidP="008E4C18">
            <w:pPr>
              <w:suppressAutoHyphens w:val="0"/>
              <w:jc w:val="center"/>
              <w:rPr>
                <w:ins w:id="1178" w:author="Ahmed, Manik" w:date="2021-10-19T22:28:00Z"/>
                <w:color w:val="000000"/>
                <w:sz w:val="18"/>
                <w:szCs w:val="18"/>
                <w:rPrChange w:id="1179" w:author="Shamima Akter" w:date="2021-10-21T21:41:00Z">
                  <w:rPr>
                    <w:ins w:id="1180" w:author="Ahmed, Manik" w:date="2021-10-19T22:28:00Z"/>
                    <w:color w:val="000000"/>
                  </w:rPr>
                </w:rPrChange>
              </w:rPr>
            </w:pPr>
            <w:ins w:id="1181" w:author="Ahmed, Manik" w:date="2021-10-19T22:28:00Z">
              <w:r w:rsidRPr="00AA039D">
                <w:rPr>
                  <w:color w:val="000000"/>
                  <w:sz w:val="18"/>
                  <w:szCs w:val="18"/>
                  <w:rPrChange w:id="1182" w:author="Shamima Akter" w:date="2021-10-21T21:41:00Z">
                    <w:rPr>
                      <w:color w:val="000000"/>
                    </w:rPr>
                  </w:rPrChange>
                </w:rPr>
                <w:t>95%</w:t>
              </w:r>
            </w:ins>
          </w:p>
        </w:tc>
        <w:tc>
          <w:tcPr>
            <w:tcW w:w="960" w:type="dxa"/>
            <w:tcBorders>
              <w:top w:val="nil"/>
              <w:left w:val="nil"/>
              <w:bottom w:val="single" w:sz="4" w:space="0" w:color="auto"/>
              <w:right w:val="nil"/>
            </w:tcBorders>
            <w:shd w:val="clear" w:color="auto" w:fill="auto"/>
            <w:noWrap/>
            <w:vAlign w:val="center"/>
            <w:hideMark/>
          </w:tcPr>
          <w:p w14:paraId="1A1B0F4F" w14:textId="77777777" w:rsidR="00AE3255" w:rsidRPr="00AA039D" w:rsidRDefault="00AE3255" w:rsidP="008E4C18">
            <w:pPr>
              <w:suppressAutoHyphens w:val="0"/>
              <w:jc w:val="center"/>
              <w:rPr>
                <w:ins w:id="1183" w:author="Ahmed, Manik" w:date="2021-10-19T22:28:00Z"/>
                <w:color w:val="000000"/>
                <w:sz w:val="18"/>
                <w:szCs w:val="18"/>
                <w:rPrChange w:id="1184" w:author="Shamima Akter" w:date="2021-10-21T21:41:00Z">
                  <w:rPr>
                    <w:ins w:id="1185" w:author="Ahmed, Manik" w:date="2021-10-19T22:28:00Z"/>
                    <w:color w:val="000000"/>
                  </w:rPr>
                </w:rPrChange>
              </w:rPr>
            </w:pPr>
            <w:ins w:id="1186" w:author="Ahmed, Manik" w:date="2021-10-19T22:28:00Z">
              <w:r w:rsidRPr="00AA039D">
                <w:rPr>
                  <w:color w:val="000000"/>
                  <w:sz w:val="18"/>
                  <w:szCs w:val="18"/>
                  <w:rPrChange w:id="1187"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1B26FEE7" w14:textId="77777777" w:rsidR="00AE3255" w:rsidRPr="00AA039D" w:rsidRDefault="00AE3255" w:rsidP="008E4C18">
            <w:pPr>
              <w:suppressAutoHyphens w:val="0"/>
              <w:jc w:val="center"/>
              <w:rPr>
                <w:ins w:id="1188" w:author="Ahmed, Manik" w:date="2021-10-19T22:28:00Z"/>
                <w:color w:val="000000"/>
                <w:sz w:val="18"/>
                <w:szCs w:val="18"/>
                <w:rPrChange w:id="1189" w:author="Shamima Akter" w:date="2021-10-21T21:41:00Z">
                  <w:rPr>
                    <w:ins w:id="1190" w:author="Ahmed, Manik" w:date="2021-10-19T22:28:00Z"/>
                    <w:color w:val="000000"/>
                  </w:rPr>
                </w:rPrChange>
              </w:rPr>
            </w:pPr>
            <w:ins w:id="1191" w:author="Ahmed, Manik" w:date="2021-10-19T22:28:00Z">
              <w:r w:rsidRPr="00AA039D">
                <w:rPr>
                  <w:color w:val="000000"/>
                  <w:sz w:val="18"/>
                  <w:szCs w:val="18"/>
                  <w:rPrChange w:id="1192" w:author="Shamima Akter" w:date="2021-10-21T21:41:00Z">
                    <w:rPr>
                      <w:color w:val="000000"/>
                    </w:rPr>
                  </w:rPrChange>
                </w:rPr>
                <w:t>96%</w:t>
              </w:r>
            </w:ins>
          </w:p>
        </w:tc>
        <w:tc>
          <w:tcPr>
            <w:tcW w:w="960" w:type="dxa"/>
            <w:tcBorders>
              <w:top w:val="nil"/>
              <w:left w:val="nil"/>
              <w:bottom w:val="single" w:sz="4" w:space="0" w:color="auto"/>
              <w:right w:val="nil"/>
            </w:tcBorders>
            <w:shd w:val="clear" w:color="auto" w:fill="auto"/>
            <w:noWrap/>
            <w:vAlign w:val="center"/>
            <w:hideMark/>
          </w:tcPr>
          <w:p w14:paraId="420D960C" w14:textId="77777777" w:rsidR="00AE3255" w:rsidRPr="00AA039D" w:rsidRDefault="00AE3255" w:rsidP="008E4C18">
            <w:pPr>
              <w:suppressAutoHyphens w:val="0"/>
              <w:jc w:val="center"/>
              <w:rPr>
                <w:ins w:id="1193" w:author="Ahmed, Manik" w:date="2021-10-19T22:28:00Z"/>
                <w:color w:val="000000"/>
                <w:sz w:val="18"/>
                <w:szCs w:val="18"/>
                <w:rPrChange w:id="1194" w:author="Shamima Akter" w:date="2021-10-21T21:41:00Z">
                  <w:rPr>
                    <w:ins w:id="1195" w:author="Ahmed, Manik" w:date="2021-10-19T22:28:00Z"/>
                    <w:color w:val="000000"/>
                  </w:rPr>
                </w:rPrChange>
              </w:rPr>
            </w:pPr>
            <w:ins w:id="1196" w:author="Ahmed, Manik" w:date="2021-10-19T22:28:00Z">
              <w:r w:rsidRPr="00AA039D">
                <w:rPr>
                  <w:color w:val="000000"/>
                  <w:sz w:val="18"/>
                  <w:szCs w:val="18"/>
                  <w:rPrChange w:id="1197" w:author="Shamima Akter" w:date="2021-10-21T21:41:00Z">
                    <w:rPr>
                      <w:color w:val="000000"/>
                    </w:rPr>
                  </w:rPrChange>
                </w:rPr>
                <w:t>0.97</w:t>
              </w:r>
            </w:ins>
          </w:p>
        </w:tc>
        <w:tc>
          <w:tcPr>
            <w:tcW w:w="960" w:type="dxa"/>
            <w:tcBorders>
              <w:top w:val="nil"/>
              <w:left w:val="nil"/>
              <w:bottom w:val="single" w:sz="4" w:space="0" w:color="auto"/>
              <w:right w:val="nil"/>
            </w:tcBorders>
            <w:shd w:val="clear" w:color="auto" w:fill="auto"/>
            <w:noWrap/>
            <w:vAlign w:val="center"/>
            <w:hideMark/>
          </w:tcPr>
          <w:p w14:paraId="1E4211B2" w14:textId="77777777" w:rsidR="00AE3255" w:rsidRPr="00AA039D" w:rsidRDefault="00AE3255" w:rsidP="008E4C18">
            <w:pPr>
              <w:suppressAutoHyphens w:val="0"/>
              <w:jc w:val="center"/>
              <w:rPr>
                <w:ins w:id="1198" w:author="Ahmed, Manik" w:date="2021-10-19T22:28:00Z"/>
                <w:color w:val="000000"/>
                <w:sz w:val="18"/>
                <w:szCs w:val="18"/>
                <w:rPrChange w:id="1199" w:author="Shamima Akter" w:date="2021-10-21T21:41:00Z">
                  <w:rPr>
                    <w:ins w:id="1200" w:author="Ahmed, Manik" w:date="2021-10-19T22:28:00Z"/>
                    <w:color w:val="000000"/>
                  </w:rPr>
                </w:rPrChange>
              </w:rPr>
            </w:pPr>
            <w:ins w:id="1201" w:author="Ahmed, Manik" w:date="2021-10-19T22:28:00Z">
              <w:r w:rsidRPr="00AA039D">
                <w:rPr>
                  <w:color w:val="000000"/>
                  <w:sz w:val="18"/>
                  <w:szCs w:val="18"/>
                  <w:rPrChange w:id="1202" w:author="Shamima Akter" w:date="2021-10-21T21:41:00Z">
                    <w:rPr>
                      <w:color w:val="000000"/>
                    </w:rPr>
                  </w:rPrChange>
                </w:rPr>
                <w:t>0.04</w:t>
              </w:r>
            </w:ins>
          </w:p>
        </w:tc>
        <w:tc>
          <w:tcPr>
            <w:tcW w:w="1240" w:type="dxa"/>
            <w:tcBorders>
              <w:top w:val="nil"/>
              <w:left w:val="nil"/>
              <w:bottom w:val="single" w:sz="4" w:space="0" w:color="auto"/>
              <w:right w:val="nil"/>
            </w:tcBorders>
            <w:shd w:val="clear" w:color="auto" w:fill="auto"/>
            <w:noWrap/>
            <w:vAlign w:val="center"/>
            <w:hideMark/>
          </w:tcPr>
          <w:p w14:paraId="67AD8A24" w14:textId="77777777" w:rsidR="00AE3255" w:rsidRPr="00AA039D" w:rsidRDefault="00AE3255" w:rsidP="008E4C18">
            <w:pPr>
              <w:suppressAutoHyphens w:val="0"/>
              <w:jc w:val="center"/>
              <w:rPr>
                <w:ins w:id="1203" w:author="Ahmed, Manik" w:date="2021-10-19T22:28:00Z"/>
                <w:color w:val="000000"/>
                <w:sz w:val="18"/>
                <w:szCs w:val="18"/>
                <w:rPrChange w:id="1204" w:author="Shamima Akter" w:date="2021-10-21T21:41:00Z">
                  <w:rPr>
                    <w:ins w:id="1205" w:author="Ahmed, Manik" w:date="2021-10-19T22:28:00Z"/>
                    <w:color w:val="000000"/>
                  </w:rPr>
                </w:rPrChange>
              </w:rPr>
            </w:pPr>
            <w:ins w:id="1206" w:author="Ahmed, Manik" w:date="2021-10-19T22:28:00Z">
              <w:r w:rsidRPr="00AA039D">
                <w:rPr>
                  <w:color w:val="000000"/>
                  <w:sz w:val="18"/>
                  <w:szCs w:val="18"/>
                  <w:rPrChange w:id="1207" w:author="Shamima Akter" w:date="2021-10-21T21:41:00Z">
                    <w:rPr>
                      <w:color w:val="000000"/>
                    </w:rPr>
                  </w:rPrChange>
                </w:rPr>
                <w:t>0.08</w:t>
              </w:r>
            </w:ins>
          </w:p>
        </w:tc>
        <w:tc>
          <w:tcPr>
            <w:tcW w:w="960" w:type="dxa"/>
            <w:tcBorders>
              <w:top w:val="nil"/>
              <w:left w:val="nil"/>
              <w:bottom w:val="single" w:sz="4" w:space="0" w:color="auto"/>
              <w:right w:val="nil"/>
            </w:tcBorders>
            <w:shd w:val="clear" w:color="auto" w:fill="auto"/>
            <w:noWrap/>
            <w:vAlign w:val="center"/>
            <w:hideMark/>
          </w:tcPr>
          <w:p w14:paraId="079974ED" w14:textId="77777777" w:rsidR="00AE3255" w:rsidRPr="00AA039D" w:rsidRDefault="00AE3255" w:rsidP="008E4C18">
            <w:pPr>
              <w:suppressAutoHyphens w:val="0"/>
              <w:jc w:val="center"/>
              <w:rPr>
                <w:ins w:id="1208" w:author="Ahmed, Manik" w:date="2021-10-19T22:28:00Z"/>
                <w:color w:val="000000"/>
                <w:sz w:val="18"/>
                <w:szCs w:val="18"/>
                <w:rPrChange w:id="1209" w:author="Shamima Akter" w:date="2021-10-21T21:41:00Z">
                  <w:rPr>
                    <w:ins w:id="1210" w:author="Ahmed, Manik" w:date="2021-10-19T22:28:00Z"/>
                    <w:color w:val="000000"/>
                  </w:rPr>
                </w:rPrChange>
              </w:rPr>
            </w:pPr>
            <w:ins w:id="1211" w:author="Ahmed, Manik" w:date="2021-10-19T22:28:00Z">
              <w:r w:rsidRPr="00AA039D">
                <w:rPr>
                  <w:color w:val="000000"/>
                  <w:sz w:val="18"/>
                  <w:szCs w:val="18"/>
                  <w:rPrChange w:id="1212" w:author="Shamima Akter" w:date="2021-10-21T21:41:00Z">
                    <w:rPr>
                      <w:color w:val="000000"/>
                    </w:rPr>
                  </w:rPrChange>
                </w:rPr>
                <w:t>10.54</w:t>
              </w:r>
            </w:ins>
          </w:p>
        </w:tc>
      </w:tr>
      <w:tr w:rsidR="00AE3255" w:rsidRPr="00AA039D" w14:paraId="1054D2F4" w14:textId="77777777" w:rsidTr="008E4C18">
        <w:trPr>
          <w:trHeight w:val="300"/>
          <w:ins w:id="1213" w:author="Ahmed, Manik" w:date="2021-10-19T22:28:00Z"/>
        </w:trPr>
        <w:tc>
          <w:tcPr>
            <w:tcW w:w="1960" w:type="dxa"/>
            <w:tcBorders>
              <w:top w:val="nil"/>
              <w:left w:val="nil"/>
              <w:bottom w:val="single" w:sz="4" w:space="0" w:color="auto"/>
              <w:right w:val="nil"/>
            </w:tcBorders>
            <w:shd w:val="clear" w:color="auto" w:fill="auto"/>
            <w:noWrap/>
            <w:vAlign w:val="bottom"/>
            <w:hideMark/>
          </w:tcPr>
          <w:p w14:paraId="73949531" w14:textId="77777777" w:rsidR="00AE3255" w:rsidRPr="00AA039D" w:rsidRDefault="00AE3255" w:rsidP="008E4C18">
            <w:pPr>
              <w:suppressAutoHyphens w:val="0"/>
              <w:rPr>
                <w:ins w:id="1214" w:author="Ahmed, Manik" w:date="2021-10-19T22:28:00Z"/>
                <w:color w:val="000000"/>
                <w:sz w:val="18"/>
                <w:szCs w:val="18"/>
                <w:rPrChange w:id="1215" w:author="Shamima Akter" w:date="2021-10-21T21:41:00Z">
                  <w:rPr>
                    <w:ins w:id="1216" w:author="Ahmed, Manik" w:date="2021-10-19T22:28:00Z"/>
                    <w:color w:val="000000"/>
                  </w:rPr>
                </w:rPrChange>
              </w:rPr>
            </w:pPr>
            <w:ins w:id="1217" w:author="Ahmed, Manik" w:date="2021-10-19T22:28:00Z">
              <w:r w:rsidRPr="00AA039D">
                <w:rPr>
                  <w:color w:val="000000"/>
                  <w:sz w:val="18"/>
                  <w:szCs w:val="18"/>
                  <w:rPrChange w:id="1218" w:author="Shamima Akter" w:date="2021-10-21T21:41:00Z">
                    <w:rPr>
                      <w:color w:val="000000"/>
                    </w:rPr>
                  </w:rPrChange>
                </w:rPr>
                <w:t>LSTM</w:t>
              </w:r>
            </w:ins>
          </w:p>
        </w:tc>
        <w:tc>
          <w:tcPr>
            <w:tcW w:w="1120" w:type="dxa"/>
            <w:tcBorders>
              <w:top w:val="nil"/>
              <w:left w:val="nil"/>
              <w:bottom w:val="single" w:sz="4" w:space="0" w:color="auto"/>
              <w:right w:val="nil"/>
            </w:tcBorders>
            <w:shd w:val="clear" w:color="auto" w:fill="auto"/>
            <w:noWrap/>
            <w:vAlign w:val="center"/>
            <w:hideMark/>
          </w:tcPr>
          <w:p w14:paraId="262C5E55" w14:textId="77777777" w:rsidR="00AE3255" w:rsidRPr="00AA039D" w:rsidRDefault="00AE3255" w:rsidP="008E4C18">
            <w:pPr>
              <w:suppressAutoHyphens w:val="0"/>
              <w:jc w:val="center"/>
              <w:rPr>
                <w:ins w:id="1219" w:author="Ahmed, Manik" w:date="2021-10-19T22:28:00Z"/>
                <w:color w:val="000000"/>
                <w:sz w:val="18"/>
                <w:szCs w:val="18"/>
                <w:rPrChange w:id="1220" w:author="Shamima Akter" w:date="2021-10-21T21:41:00Z">
                  <w:rPr>
                    <w:ins w:id="1221" w:author="Ahmed, Manik" w:date="2021-10-19T22:28:00Z"/>
                    <w:color w:val="000000"/>
                  </w:rPr>
                </w:rPrChange>
              </w:rPr>
            </w:pPr>
            <w:ins w:id="1222" w:author="Ahmed, Manik" w:date="2021-10-19T22:28:00Z">
              <w:r w:rsidRPr="00AA039D">
                <w:rPr>
                  <w:color w:val="000000"/>
                  <w:sz w:val="18"/>
                  <w:szCs w:val="18"/>
                  <w:rPrChange w:id="1223" w:author="Shamima Akter" w:date="2021-10-21T21:41:00Z">
                    <w:rPr>
                      <w:color w:val="000000"/>
                    </w:rPr>
                  </w:rPrChange>
                </w:rPr>
                <w:t>89%</w:t>
              </w:r>
            </w:ins>
          </w:p>
        </w:tc>
        <w:tc>
          <w:tcPr>
            <w:tcW w:w="1060" w:type="dxa"/>
            <w:tcBorders>
              <w:top w:val="nil"/>
              <w:left w:val="nil"/>
              <w:bottom w:val="single" w:sz="4" w:space="0" w:color="auto"/>
              <w:right w:val="nil"/>
            </w:tcBorders>
            <w:shd w:val="clear" w:color="auto" w:fill="auto"/>
            <w:noWrap/>
            <w:vAlign w:val="center"/>
            <w:hideMark/>
          </w:tcPr>
          <w:p w14:paraId="0F2B9B27" w14:textId="77777777" w:rsidR="00AE3255" w:rsidRPr="00AA039D" w:rsidRDefault="00AE3255" w:rsidP="008E4C18">
            <w:pPr>
              <w:suppressAutoHyphens w:val="0"/>
              <w:jc w:val="center"/>
              <w:rPr>
                <w:ins w:id="1224" w:author="Ahmed, Manik" w:date="2021-10-19T22:28:00Z"/>
                <w:color w:val="000000"/>
                <w:sz w:val="18"/>
                <w:szCs w:val="18"/>
                <w:rPrChange w:id="1225" w:author="Shamima Akter" w:date="2021-10-21T21:41:00Z">
                  <w:rPr>
                    <w:ins w:id="1226" w:author="Ahmed, Manik" w:date="2021-10-19T22:28:00Z"/>
                    <w:color w:val="000000"/>
                  </w:rPr>
                </w:rPrChange>
              </w:rPr>
            </w:pPr>
            <w:ins w:id="1227" w:author="Ahmed, Manik" w:date="2021-10-19T22:28:00Z">
              <w:r w:rsidRPr="00AA039D">
                <w:rPr>
                  <w:color w:val="000000"/>
                  <w:sz w:val="18"/>
                  <w:szCs w:val="18"/>
                  <w:rPrChange w:id="1228"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16EBEA75" w14:textId="77777777" w:rsidR="00AE3255" w:rsidRPr="00AA039D" w:rsidRDefault="00AE3255" w:rsidP="008E4C18">
            <w:pPr>
              <w:suppressAutoHyphens w:val="0"/>
              <w:jc w:val="center"/>
              <w:rPr>
                <w:ins w:id="1229" w:author="Ahmed, Manik" w:date="2021-10-19T22:28:00Z"/>
                <w:color w:val="000000"/>
                <w:sz w:val="18"/>
                <w:szCs w:val="18"/>
                <w:rPrChange w:id="1230" w:author="Shamima Akter" w:date="2021-10-21T21:41:00Z">
                  <w:rPr>
                    <w:ins w:id="1231" w:author="Ahmed, Manik" w:date="2021-10-19T22:28:00Z"/>
                    <w:color w:val="000000"/>
                  </w:rPr>
                </w:rPrChange>
              </w:rPr>
            </w:pPr>
            <w:ins w:id="1232" w:author="Ahmed, Manik" w:date="2021-10-19T22:28:00Z">
              <w:r w:rsidRPr="00AA039D">
                <w:rPr>
                  <w:color w:val="000000"/>
                  <w:sz w:val="18"/>
                  <w:szCs w:val="18"/>
                  <w:rPrChange w:id="1233" w:author="Shamima Akter" w:date="2021-10-21T21:41:00Z">
                    <w:rPr>
                      <w:color w:val="000000"/>
                    </w:rPr>
                  </w:rPrChange>
                </w:rPr>
                <w:t>91%</w:t>
              </w:r>
            </w:ins>
          </w:p>
        </w:tc>
        <w:tc>
          <w:tcPr>
            <w:tcW w:w="960" w:type="dxa"/>
            <w:tcBorders>
              <w:top w:val="nil"/>
              <w:left w:val="nil"/>
              <w:bottom w:val="single" w:sz="4" w:space="0" w:color="auto"/>
              <w:right w:val="nil"/>
            </w:tcBorders>
            <w:shd w:val="clear" w:color="auto" w:fill="auto"/>
            <w:noWrap/>
            <w:vAlign w:val="center"/>
            <w:hideMark/>
          </w:tcPr>
          <w:p w14:paraId="738E4253" w14:textId="77777777" w:rsidR="00AE3255" w:rsidRPr="00AA039D" w:rsidRDefault="00AE3255" w:rsidP="008E4C18">
            <w:pPr>
              <w:suppressAutoHyphens w:val="0"/>
              <w:jc w:val="center"/>
              <w:rPr>
                <w:ins w:id="1234" w:author="Ahmed, Manik" w:date="2021-10-19T22:28:00Z"/>
                <w:color w:val="000000"/>
                <w:sz w:val="18"/>
                <w:szCs w:val="18"/>
                <w:rPrChange w:id="1235" w:author="Shamima Akter" w:date="2021-10-21T21:41:00Z">
                  <w:rPr>
                    <w:ins w:id="1236" w:author="Ahmed, Manik" w:date="2021-10-19T22:28:00Z"/>
                    <w:color w:val="000000"/>
                  </w:rPr>
                </w:rPrChange>
              </w:rPr>
            </w:pPr>
            <w:ins w:id="1237" w:author="Ahmed, Manik" w:date="2021-10-19T22:28:00Z">
              <w:r w:rsidRPr="00AA039D">
                <w:rPr>
                  <w:color w:val="000000"/>
                  <w:sz w:val="18"/>
                  <w:szCs w:val="18"/>
                  <w:rPrChange w:id="1238"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3393505B" w14:textId="77777777" w:rsidR="00AE3255" w:rsidRPr="00AA039D" w:rsidRDefault="00AE3255" w:rsidP="008E4C18">
            <w:pPr>
              <w:suppressAutoHyphens w:val="0"/>
              <w:jc w:val="center"/>
              <w:rPr>
                <w:ins w:id="1239" w:author="Ahmed, Manik" w:date="2021-10-19T22:28:00Z"/>
                <w:color w:val="000000"/>
                <w:sz w:val="18"/>
                <w:szCs w:val="18"/>
                <w:rPrChange w:id="1240" w:author="Shamima Akter" w:date="2021-10-21T21:41:00Z">
                  <w:rPr>
                    <w:ins w:id="1241" w:author="Ahmed, Manik" w:date="2021-10-19T22:28:00Z"/>
                    <w:color w:val="000000"/>
                  </w:rPr>
                </w:rPrChange>
              </w:rPr>
            </w:pPr>
            <w:ins w:id="1242" w:author="Ahmed, Manik" w:date="2021-10-19T22:28:00Z">
              <w:r w:rsidRPr="00AA039D">
                <w:rPr>
                  <w:color w:val="000000"/>
                  <w:sz w:val="18"/>
                  <w:szCs w:val="18"/>
                  <w:rPrChange w:id="1243" w:author="Shamima Akter" w:date="2021-10-21T21:41:00Z">
                    <w:rPr>
                      <w:color w:val="000000"/>
                    </w:rPr>
                  </w:rPrChange>
                </w:rPr>
                <w:t>0.91</w:t>
              </w:r>
            </w:ins>
          </w:p>
        </w:tc>
        <w:tc>
          <w:tcPr>
            <w:tcW w:w="960" w:type="dxa"/>
            <w:tcBorders>
              <w:top w:val="nil"/>
              <w:left w:val="nil"/>
              <w:bottom w:val="single" w:sz="4" w:space="0" w:color="auto"/>
              <w:right w:val="nil"/>
            </w:tcBorders>
            <w:shd w:val="clear" w:color="auto" w:fill="auto"/>
            <w:noWrap/>
            <w:vAlign w:val="center"/>
            <w:hideMark/>
          </w:tcPr>
          <w:p w14:paraId="357E839C" w14:textId="77777777" w:rsidR="00AE3255" w:rsidRPr="00AA039D" w:rsidRDefault="00AE3255" w:rsidP="008E4C18">
            <w:pPr>
              <w:suppressAutoHyphens w:val="0"/>
              <w:jc w:val="center"/>
              <w:rPr>
                <w:ins w:id="1244" w:author="Ahmed, Manik" w:date="2021-10-19T22:28:00Z"/>
                <w:color w:val="000000"/>
                <w:sz w:val="18"/>
                <w:szCs w:val="18"/>
                <w:rPrChange w:id="1245" w:author="Shamima Akter" w:date="2021-10-21T21:41:00Z">
                  <w:rPr>
                    <w:ins w:id="1246" w:author="Ahmed, Manik" w:date="2021-10-19T22:28:00Z"/>
                    <w:color w:val="000000"/>
                  </w:rPr>
                </w:rPrChange>
              </w:rPr>
            </w:pPr>
            <w:ins w:id="1247" w:author="Ahmed, Manik" w:date="2021-10-19T22:28:00Z">
              <w:r w:rsidRPr="00AA039D">
                <w:rPr>
                  <w:color w:val="000000"/>
                  <w:sz w:val="18"/>
                  <w:szCs w:val="18"/>
                  <w:rPrChange w:id="1248" w:author="Shamima Akter" w:date="2021-10-21T21:41:00Z">
                    <w:rPr>
                      <w:color w:val="000000"/>
                    </w:rPr>
                  </w:rPrChange>
                </w:rPr>
                <w:t>0.15</w:t>
              </w:r>
            </w:ins>
          </w:p>
        </w:tc>
        <w:tc>
          <w:tcPr>
            <w:tcW w:w="1240" w:type="dxa"/>
            <w:tcBorders>
              <w:top w:val="nil"/>
              <w:left w:val="nil"/>
              <w:bottom w:val="single" w:sz="4" w:space="0" w:color="auto"/>
              <w:right w:val="nil"/>
            </w:tcBorders>
            <w:shd w:val="clear" w:color="auto" w:fill="auto"/>
            <w:noWrap/>
            <w:vAlign w:val="center"/>
            <w:hideMark/>
          </w:tcPr>
          <w:p w14:paraId="518BB543" w14:textId="77777777" w:rsidR="00AE3255" w:rsidRPr="00AA039D" w:rsidRDefault="00AE3255" w:rsidP="008E4C18">
            <w:pPr>
              <w:suppressAutoHyphens w:val="0"/>
              <w:jc w:val="center"/>
              <w:rPr>
                <w:ins w:id="1249" w:author="Ahmed, Manik" w:date="2021-10-19T22:28:00Z"/>
                <w:color w:val="000000"/>
                <w:sz w:val="18"/>
                <w:szCs w:val="18"/>
                <w:rPrChange w:id="1250" w:author="Shamima Akter" w:date="2021-10-21T21:41:00Z">
                  <w:rPr>
                    <w:ins w:id="1251" w:author="Ahmed, Manik" w:date="2021-10-19T22:28:00Z"/>
                    <w:color w:val="000000"/>
                  </w:rPr>
                </w:rPrChange>
              </w:rPr>
            </w:pPr>
            <w:ins w:id="1252" w:author="Ahmed, Manik" w:date="2021-10-19T22:28:00Z">
              <w:r w:rsidRPr="00AA039D">
                <w:rPr>
                  <w:color w:val="000000"/>
                  <w:sz w:val="18"/>
                  <w:szCs w:val="18"/>
                  <w:rPrChange w:id="1253" w:author="Shamima Akter" w:date="2021-10-21T21:41: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77B5B104" w14:textId="77777777" w:rsidR="00AE3255" w:rsidRPr="00AA039D" w:rsidRDefault="00AE3255" w:rsidP="008E4C18">
            <w:pPr>
              <w:suppressAutoHyphens w:val="0"/>
              <w:jc w:val="center"/>
              <w:rPr>
                <w:ins w:id="1254" w:author="Ahmed, Manik" w:date="2021-10-19T22:28:00Z"/>
                <w:color w:val="000000"/>
                <w:sz w:val="18"/>
                <w:szCs w:val="18"/>
                <w:rPrChange w:id="1255" w:author="Shamima Akter" w:date="2021-10-21T21:41:00Z">
                  <w:rPr>
                    <w:ins w:id="1256" w:author="Ahmed, Manik" w:date="2021-10-19T22:28:00Z"/>
                    <w:color w:val="000000"/>
                  </w:rPr>
                </w:rPrChange>
              </w:rPr>
            </w:pPr>
            <w:ins w:id="1257" w:author="Ahmed, Manik" w:date="2021-10-19T22:28:00Z">
              <w:r w:rsidRPr="00AA039D">
                <w:rPr>
                  <w:color w:val="000000"/>
                  <w:sz w:val="18"/>
                  <w:szCs w:val="18"/>
                  <w:rPrChange w:id="1258" w:author="Shamima Akter" w:date="2021-10-21T21:41:00Z">
                    <w:rPr>
                      <w:color w:val="000000"/>
                    </w:rPr>
                  </w:rPrChange>
                </w:rPr>
                <w:t>44.88</w:t>
              </w:r>
            </w:ins>
          </w:p>
        </w:tc>
      </w:tr>
      <w:tr w:rsidR="00AE3255" w:rsidRPr="00AA039D" w14:paraId="44088110" w14:textId="77777777" w:rsidTr="008E4C18">
        <w:trPr>
          <w:trHeight w:val="300"/>
          <w:ins w:id="1259" w:author="Ahmed, Manik" w:date="2021-10-19T22:28:00Z"/>
        </w:trPr>
        <w:tc>
          <w:tcPr>
            <w:tcW w:w="1960" w:type="dxa"/>
            <w:tcBorders>
              <w:top w:val="nil"/>
              <w:left w:val="nil"/>
              <w:bottom w:val="single" w:sz="4" w:space="0" w:color="auto"/>
              <w:right w:val="nil"/>
            </w:tcBorders>
            <w:shd w:val="clear" w:color="auto" w:fill="auto"/>
            <w:noWrap/>
            <w:vAlign w:val="bottom"/>
            <w:hideMark/>
          </w:tcPr>
          <w:p w14:paraId="212D8EB8" w14:textId="77777777" w:rsidR="00AE3255" w:rsidRPr="00AA039D" w:rsidRDefault="00AE3255" w:rsidP="008E4C18">
            <w:pPr>
              <w:suppressAutoHyphens w:val="0"/>
              <w:rPr>
                <w:ins w:id="1260" w:author="Ahmed, Manik" w:date="2021-10-19T22:28:00Z"/>
                <w:color w:val="000000"/>
                <w:sz w:val="18"/>
                <w:szCs w:val="18"/>
                <w:rPrChange w:id="1261" w:author="Shamima Akter" w:date="2021-10-21T21:41:00Z">
                  <w:rPr>
                    <w:ins w:id="1262" w:author="Ahmed, Manik" w:date="2021-10-19T22:28:00Z"/>
                    <w:color w:val="000000"/>
                  </w:rPr>
                </w:rPrChange>
              </w:rPr>
            </w:pPr>
            <w:ins w:id="1263" w:author="Ahmed, Manik" w:date="2021-10-19T22:28:00Z">
              <w:r w:rsidRPr="00AA039D">
                <w:rPr>
                  <w:color w:val="000000"/>
                  <w:sz w:val="18"/>
                  <w:szCs w:val="18"/>
                  <w:rPrChange w:id="1264" w:author="Shamima Akter" w:date="2021-10-21T21:41:00Z">
                    <w:rPr>
                      <w:color w:val="000000"/>
                    </w:rPr>
                  </w:rPrChange>
                </w:rPr>
                <w:t>Bidirectional LSTM</w:t>
              </w:r>
            </w:ins>
          </w:p>
        </w:tc>
        <w:tc>
          <w:tcPr>
            <w:tcW w:w="1120" w:type="dxa"/>
            <w:tcBorders>
              <w:top w:val="nil"/>
              <w:left w:val="nil"/>
              <w:bottom w:val="single" w:sz="4" w:space="0" w:color="auto"/>
              <w:right w:val="nil"/>
            </w:tcBorders>
            <w:shd w:val="clear" w:color="auto" w:fill="auto"/>
            <w:noWrap/>
            <w:vAlign w:val="center"/>
            <w:hideMark/>
          </w:tcPr>
          <w:p w14:paraId="6BC8E589" w14:textId="77777777" w:rsidR="00AE3255" w:rsidRPr="00AA039D" w:rsidRDefault="00AE3255" w:rsidP="008E4C18">
            <w:pPr>
              <w:suppressAutoHyphens w:val="0"/>
              <w:jc w:val="center"/>
              <w:rPr>
                <w:ins w:id="1265" w:author="Ahmed, Manik" w:date="2021-10-19T22:28:00Z"/>
                <w:color w:val="000000"/>
                <w:sz w:val="18"/>
                <w:szCs w:val="18"/>
                <w:rPrChange w:id="1266" w:author="Shamima Akter" w:date="2021-10-21T21:41:00Z">
                  <w:rPr>
                    <w:ins w:id="1267" w:author="Ahmed, Manik" w:date="2021-10-19T22:28:00Z"/>
                    <w:color w:val="000000"/>
                  </w:rPr>
                </w:rPrChange>
              </w:rPr>
            </w:pPr>
            <w:ins w:id="1268" w:author="Ahmed, Manik" w:date="2021-10-19T22:28:00Z">
              <w:r w:rsidRPr="00AA039D">
                <w:rPr>
                  <w:color w:val="000000"/>
                  <w:sz w:val="18"/>
                  <w:szCs w:val="18"/>
                  <w:rPrChange w:id="1269" w:author="Shamima Akter" w:date="2021-10-21T21:41:00Z">
                    <w:rPr>
                      <w:color w:val="000000"/>
                    </w:rPr>
                  </w:rPrChange>
                </w:rPr>
                <w:t>86%</w:t>
              </w:r>
            </w:ins>
          </w:p>
        </w:tc>
        <w:tc>
          <w:tcPr>
            <w:tcW w:w="1060" w:type="dxa"/>
            <w:tcBorders>
              <w:top w:val="nil"/>
              <w:left w:val="nil"/>
              <w:bottom w:val="single" w:sz="4" w:space="0" w:color="auto"/>
              <w:right w:val="nil"/>
            </w:tcBorders>
            <w:shd w:val="clear" w:color="auto" w:fill="auto"/>
            <w:noWrap/>
            <w:vAlign w:val="center"/>
            <w:hideMark/>
          </w:tcPr>
          <w:p w14:paraId="151A978F" w14:textId="77777777" w:rsidR="00AE3255" w:rsidRPr="00AA039D" w:rsidRDefault="00AE3255" w:rsidP="008E4C18">
            <w:pPr>
              <w:suppressAutoHyphens w:val="0"/>
              <w:jc w:val="center"/>
              <w:rPr>
                <w:ins w:id="1270" w:author="Ahmed, Manik" w:date="2021-10-19T22:28:00Z"/>
                <w:color w:val="000000"/>
                <w:sz w:val="18"/>
                <w:szCs w:val="18"/>
                <w:rPrChange w:id="1271" w:author="Shamima Akter" w:date="2021-10-21T21:41:00Z">
                  <w:rPr>
                    <w:ins w:id="1272" w:author="Ahmed, Manik" w:date="2021-10-19T22:28:00Z"/>
                    <w:color w:val="000000"/>
                  </w:rPr>
                </w:rPrChange>
              </w:rPr>
            </w:pPr>
            <w:ins w:id="1273" w:author="Ahmed, Manik" w:date="2021-10-19T22:28:00Z">
              <w:r w:rsidRPr="00AA039D">
                <w:rPr>
                  <w:color w:val="000000"/>
                  <w:sz w:val="18"/>
                  <w:szCs w:val="18"/>
                  <w:rPrChange w:id="1274"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3834F3E2" w14:textId="77777777" w:rsidR="00AE3255" w:rsidRPr="00AA039D" w:rsidRDefault="00AE3255" w:rsidP="008E4C18">
            <w:pPr>
              <w:suppressAutoHyphens w:val="0"/>
              <w:jc w:val="center"/>
              <w:rPr>
                <w:ins w:id="1275" w:author="Ahmed, Manik" w:date="2021-10-19T22:28:00Z"/>
                <w:color w:val="000000"/>
                <w:sz w:val="18"/>
                <w:szCs w:val="18"/>
                <w:rPrChange w:id="1276" w:author="Shamima Akter" w:date="2021-10-21T21:41:00Z">
                  <w:rPr>
                    <w:ins w:id="1277" w:author="Ahmed, Manik" w:date="2021-10-19T22:28:00Z"/>
                    <w:color w:val="000000"/>
                  </w:rPr>
                </w:rPrChange>
              </w:rPr>
            </w:pPr>
            <w:ins w:id="1278" w:author="Ahmed, Manik" w:date="2021-10-19T22:28:00Z">
              <w:r w:rsidRPr="00AA039D">
                <w:rPr>
                  <w:color w:val="000000"/>
                  <w:sz w:val="18"/>
                  <w:szCs w:val="18"/>
                  <w:rPrChange w:id="1279"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627D0203" w14:textId="77777777" w:rsidR="00AE3255" w:rsidRPr="00AA039D" w:rsidRDefault="00AE3255" w:rsidP="008E4C18">
            <w:pPr>
              <w:suppressAutoHyphens w:val="0"/>
              <w:jc w:val="center"/>
              <w:rPr>
                <w:ins w:id="1280" w:author="Ahmed, Manik" w:date="2021-10-19T22:28:00Z"/>
                <w:color w:val="000000"/>
                <w:sz w:val="18"/>
                <w:szCs w:val="18"/>
                <w:rPrChange w:id="1281" w:author="Shamima Akter" w:date="2021-10-21T21:41:00Z">
                  <w:rPr>
                    <w:ins w:id="1282" w:author="Ahmed, Manik" w:date="2021-10-19T22:28:00Z"/>
                    <w:color w:val="000000"/>
                  </w:rPr>
                </w:rPrChange>
              </w:rPr>
            </w:pPr>
            <w:ins w:id="1283" w:author="Ahmed, Manik" w:date="2021-10-19T22:28:00Z">
              <w:r w:rsidRPr="00AA039D">
                <w:rPr>
                  <w:color w:val="000000"/>
                  <w:sz w:val="18"/>
                  <w:szCs w:val="18"/>
                  <w:rPrChange w:id="1284" w:author="Shamima Akter" w:date="2021-10-21T21:41:00Z">
                    <w:rPr>
                      <w:color w:val="000000"/>
                    </w:rPr>
                  </w:rPrChange>
                </w:rPr>
                <w:t>86%</w:t>
              </w:r>
            </w:ins>
          </w:p>
        </w:tc>
        <w:tc>
          <w:tcPr>
            <w:tcW w:w="960" w:type="dxa"/>
            <w:tcBorders>
              <w:top w:val="nil"/>
              <w:left w:val="nil"/>
              <w:bottom w:val="single" w:sz="4" w:space="0" w:color="auto"/>
              <w:right w:val="nil"/>
            </w:tcBorders>
            <w:shd w:val="clear" w:color="auto" w:fill="auto"/>
            <w:noWrap/>
            <w:vAlign w:val="center"/>
            <w:hideMark/>
          </w:tcPr>
          <w:p w14:paraId="70C30FEB" w14:textId="77777777" w:rsidR="00AE3255" w:rsidRPr="00AA039D" w:rsidRDefault="00AE3255" w:rsidP="008E4C18">
            <w:pPr>
              <w:suppressAutoHyphens w:val="0"/>
              <w:jc w:val="center"/>
              <w:rPr>
                <w:ins w:id="1285" w:author="Ahmed, Manik" w:date="2021-10-19T22:28:00Z"/>
                <w:color w:val="000000"/>
                <w:sz w:val="18"/>
                <w:szCs w:val="18"/>
                <w:rPrChange w:id="1286" w:author="Shamima Akter" w:date="2021-10-21T21:41:00Z">
                  <w:rPr>
                    <w:ins w:id="1287" w:author="Ahmed, Manik" w:date="2021-10-19T22:28:00Z"/>
                    <w:color w:val="000000"/>
                  </w:rPr>
                </w:rPrChange>
              </w:rPr>
            </w:pPr>
            <w:ins w:id="1288" w:author="Ahmed, Manik" w:date="2021-10-19T22:28:00Z">
              <w:r w:rsidRPr="00AA039D">
                <w:rPr>
                  <w:color w:val="000000"/>
                  <w:sz w:val="18"/>
                  <w:szCs w:val="18"/>
                  <w:rPrChange w:id="1289" w:author="Shamima Akter" w:date="2021-10-21T21:41:00Z">
                    <w:rPr>
                      <w:color w:val="000000"/>
                    </w:rPr>
                  </w:rPrChange>
                </w:rPr>
                <w:t>0.88</w:t>
              </w:r>
            </w:ins>
          </w:p>
        </w:tc>
        <w:tc>
          <w:tcPr>
            <w:tcW w:w="960" w:type="dxa"/>
            <w:tcBorders>
              <w:top w:val="nil"/>
              <w:left w:val="nil"/>
              <w:bottom w:val="single" w:sz="4" w:space="0" w:color="auto"/>
              <w:right w:val="nil"/>
            </w:tcBorders>
            <w:shd w:val="clear" w:color="auto" w:fill="auto"/>
            <w:noWrap/>
            <w:vAlign w:val="center"/>
            <w:hideMark/>
          </w:tcPr>
          <w:p w14:paraId="06469A9E" w14:textId="77777777" w:rsidR="00AE3255" w:rsidRPr="00AA039D" w:rsidRDefault="00AE3255" w:rsidP="008E4C18">
            <w:pPr>
              <w:suppressAutoHyphens w:val="0"/>
              <w:jc w:val="center"/>
              <w:rPr>
                <w:ins w:id="1290" w:author="Ahmed, Manik" w:date="2021-10-19T22:28:00Z"/>
                <w:color w:val="000000"/>
                <w:sz w:val="18"/>
                <w:szCs w:val="18"/>
                <w:rPrChange w:id="1291" w:author="Shamima Akter" w:date="2021-10-21T21:41:00Z">
                  <w:rPr>
                    <w:ins w:id="1292" w:author="Ahmed, Manik" w:date="2021-10-19T22:28:00Z"/>
                    <w:color w:val="000000"/>
                  </w:rPr>
                </w:rPrChange>
              </w:rPr>
            </w:pPr>
            <w:ins w:id="1293" w:author="Ahmed, Manik" w:date="2021-10-19T22:28:00Z">
              <w:r w:rsidRPr="00AA039D">
                <w:rPr>
                  <w:color w:val="000000"/>
                  <w:sz w:val="18"/>
                  <w:szCs w:val="18"/>
                  <w:rPrChange w:id="1294" w:author="Shamima Akter" w:date="2021-10-21T21:41:00Z">
                    <w:rPr>
                      <w:color w:val="000000"/>
                    </w:rPr>
                  </w:rPrChange>
                </w:rPr>
                <w:t>0.15</w:t>
              </w:r>
            </w:ins>
          </w:p>
        </w:tc>
        <w:tc>
          <w:tcPr>
            <w:tcW w:w="1240" w:type="dxa"/>
            <w:tcBorders>
              <w:top w:val="nil"/>
              <w:left w:val="nil"/>
              <w:bottom w:val="single" w:sz="4" w:space="0" w:color="auto"/>
              <w:right w:val="nil"/>
            </w:tcBorders>
            <w:shd w:val="clear" w:color="auto" w:fill="auto"/>
            <w:noWrap/>
            <w:vAlign w:val="center"/>
            <w:hideMark/>
          </w:tcPr>
          <w:p w14:paraId="5DA656C5" w14:textId="77777777" w:rsidR="00AE3255" w:rsidRPr="00AA039D" w:rsidRDefault="00AE3255" w:rsidP="008E4C18">
            <w:pPr>
              <w:suppressAutoHyphens w:val="0"/>
              <w:jc w:val="center"/>
              <w:rPr>
                <w:ins w:id="1295" w:author="Ahmed, Manik" w:date="2021-10-19T22:28:00Z"/>
                <w:color w:val="000000"/>
                <w:sz w:val="18"/>
                <w:szCs w:val="18"/>
                <w:rPrChange w:id="1296" w:author="Shamima Akter" w:date="2021-10-21T21:41:00Z">
                  <w:rPr>
                    <w:ins w:id="1297" w:author="Ahmed, Manik" w:date="2021-10-19T22:28:00Z"/>
                    <w:color w:val="000000"/>
                  </w:rPr>
                </w:rPrChange>
              </w:rPr>
            </w:pPr>
            <w:ins w:id="1298" w:author="Ahmed, Manik" w:date="2021-10-19T22:28:00Z">
              <w:r w:rsidRPr="00AA039D">
                <w:rPr>
                  <w:color w:val="000000"/>
                  <w:sz w:val="18"/>
                  <w:szCs w:val="18"/>
                  <w:rPrChange w:id="1299" w:author="Shamima Akter" w:date="2021-10-21T21:41: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515BA652" w14:textId="77777777" w:rsidR="00AE3255" w:rsidRPr="00AA039D" w:rsidRDefault="00AE3255" w:rsidP="008E4C18">
            <w:pPr>
              <w:suppressAutoHyphens w:val="0"/>
              <w:jc w:val="center"/>
              <w:rPr>
                <w:ins w:id="1300" w:author="Ahmed, Manik" w:date="2021-10-19T22:28:00Z"/>
                <w:color w:val="000000"/>
                <w:sz w:val="18"/>
                <w:szCs w:val="18"/>
                <w:rPrChange w:id="1301" w:author="Shamima Akter" w:date="2021-10-21T21:41:00Z">
                  <w:rPr>
                    <w:ins w:id="1302" w:author="Ahmed, Manik" w:date="2021-10-19T22:28:00Z"/>
                    <w:color w:val="000000"/>
                  </w:rPr>
                </w:rPrChange>
              </w:rPr>
            </w:pPr>
            <w:ins w:id="1303" w:author="Ahmed, Manik" w:date="2021-10-19T22:28:00Z">
              <w:r w:rsidRPr="00AA039D">
                <w:rPr>
                  <w:color w:val="000000"/>
                  <w:sz w:val="18"/>
                  <w:szCs w:val="18"/>
                  <w:rPrChange w:id="1304" w:author="Shamima Akter" w:date="2021-10-21T21:41:00Z">
                    <w:rPr>
                      <w:color w:val="000000"/>
                    </w:rPr>
                  </w:rPrChange>
                </w:rPr>
                <w:t>46.00</w:t>
              </w:r>
            </w:ins>
          </w:p>
        </w:tc>
      </w:tr>
      <w:tr w:rsidR="00AE3255" w:rsidRPr="00AA039D" w14:paraId="56638676" w14:textId="77777777" w:rsidTr="008E4C18">
        <w:trPr>
          <w:trHeight w:val="315"/>
          <w:ins w:id="1305" w:author="Ahmed, Manik" w:date="2021-10-19T22:28:00Z"/>
        </w:trPr>
        <w:tc>
          <w:tcPr>
            <w:tcW w:w="1960" w:type="dxa"/>
            <w:tcBorders>
              <w:top w:val="nil"/>
              <w:left w:val="nil"/>
              <w:bottom w:val="single" w:sz="4" w:space="0" w:color="auto"/>
              <w:right w:val="nil"/>
            </w:tcBorders>
            <w:shd w:val="clear" w:color="auto" w:fill="auto"/>
            <w:noWrap/>
            <w:vAlign w:val="bottom"/>
            <w:hideMark/>
          </w:tcPr>
          <w:p w14:paraId="154C2486" w14:textId="77777777" w:rsidR="00AE3255" w:rsidRPr="00AA039D" w:rsidRDefault="00AE3255" w:rsidP="008E4C18">
            <w:pPr>
              <w:suppressAutoHyphens w:val="0"/>
              <w:rPr>
                <w:ins w:id="1306" w:author="Ahmed, Manik" w:date="2021-10-19T22:28:00Z"/>
                <w:color w:val="000000"/>
                <w:sz w:val="18"/>
                <w:szCs w:val="18"/>
                <w:rPrChange w:id="1307" w:author="Shamima Akter" w:date="2021-10-21T21:41:00Z">
                  <w:rPr>
                    <w:ins w:id="1308" w:author="Ahmed, Manik" w:date="2021-10-19T22:28:00Z"/>
                    <w:color w:val="000000"/>
                  </w:rPr>
                </w:rPrChange>
              </w:rPr>
            </w:pPr>
            <w:ins w:id="1309" w:author="Ahmed, Manik" w:date="2021-10-19T22:28:00Z">
              <w:r w:rsidRPr="00AA039D">
                <w:rPr>
                  <w:color w:val="000000"/>
                  <w:sz w:val="18"/>
                  <w:szCs w:val="18"/>
                  <w:rPrChange w:id="1310" w:author="Shamima Akter" w:date="2021-10-21T21:41:00Z">
                    <w:rPr>
                      <w:color w:val="000000"/>
                    </w:rPr>
                  </w:rPrChange>
                </w:rPr>
                <w:t>GRU</w:t>
              </w:r>
            </w:ins>
          </w:p>
        </w:tc>
        <w:tc>
          <w:tcPr>
            <w:tcW w:w="1120" w:type="dxa"/>
            <w:tcBorders>
              <w:top w:val="nil"/>
              <w:left w:val="nil"/>
              <w:bottom w:val="single" w:sz="4" w:space="0" w:color="auto"/>
              <w:right w:val="nil"/>
            </w:tcBorders>
            <w:shd w:val="clear" w:color="auto" w:fill="auto"/>
            <w:noWrap/>
            <w:vAlign w:val="center"/>
            <w:hideMark/>
          </w:tcPr>
          <w:p w14:paraId="2521D6C3" w14:textId="77777777" w:rsidR="00AE3255" w:rsidRPr="00AA039D" w:rsidRDefault="00AE3255" w:rsidP="008E4C18">
            <w:pPr>
              <w:suppressAutoHyphens w:val="0"/>
              <w:jc w:val="center"/>
              <w:rPr>
                <w:ins w:id="1311" w:author="Ahmed, Manik" w:date="2021-10-19T22:28:00Z"/>
                <w:color w:val="000000"/>
                <w:sz w:val="18"/>
                <w:szCs w:val="18"/>
                <w:rPrChange w:id="1312" w:author="Shamima Akter" w:date="2021-10-21T21:41:00Z">
                  <w:rPr>
                    <w:ins w:id="1313" w:author="Ahmed, Manik" w:date="2021-10-19T22:28:00Z"/>
                    <w:color w:val="000000"/>
                  </w:rPr>
                </w:rPrChange>
              </w:rPr>
            </w:pPr>
            <w:ins w:id="1314" w:author="Ahmed, Manik" w:date="2021-10-19T22:28:00Z">
              <w:r w:rsidRPr="00AA039D">
                <w:rPr>
                  <w:color w:val="000000"/>
                  <w:sz w:val="18"/>
                  <w:szCs w:val="18"/>
                  <w:rPrChange w:id="1315" w:author="Shamima Akter" w:date="2021-10-21T21:41:00Z">
                    <w:rPr>
                      <w:color w:val="000000"/>
                    </w:rPr>
                  </w:rPrChange>
                </w:rPr>
                <w:t>85%</w:t>
              </w:r>
            </w:ins>
          </w:p>
        </w:tc>
        <w:tc>
          <w:tcPr>
            <w:tcW w:w="1060" w:type="dxa"/>
            <w:tcBorders>
              <w:top w:val="nil"/>
              <w:left w:val="nil"/>
              <w:bottom w:val="single" w:sz="4" w:space="0" w:color="auto"/>
              <w:right w:val="nil"/>
            </w:tcBorders>
            <w:shd w:val="clear" w:color="auto" w:fill="auto"/>
            <w:noWrap/>
            <w:vAlign w:val="center"/>
            <w:hideMark/>
          </w:tcPr>
          <w:p w14:paraId="1E38C584" w14:textId="77777777" w:rsidR="00AE3255" w:rsidRPr="00AA039D" w:rsidRDefault="00AE3255" w:rsidP="008E4C18">
            <w:pPr>
              <w:suppressAutoHyphens w:val="0"/>
              <w:jc w:val="center"/>
              <w:rPr>
                <w:ins w:id="1316" w:author="Ahmed, Manik" w:date="2021-10-19T22:28:00Z"/>
                <w:color w:val="000000"/>
                <w:sz w:val="18"/>
                <w:szCs w:val="18"/>
                <w:rPrChange w:id="1317" w:author="Shamima Akter" w:date="2021-10-21T21:41:00Z">
                  <w:rPr>
                    <w:ins w:id="1318" w:author="Ahmed, Manik" w:date="2021-10-19T22:28:00Z"/>
                    <w:color w:val="000000"/>
                  </w:rPr>
                </w:rPrChange>
              </w:rPr>
            </w:pPr>
            <w:ins w:id="1319" w:author="Ahmed, Manik" w:date="2021-10-19T22:28:00Z">
              <w:r w:rsidRPr="00AA039D">
                <w:rPr>
                  <w:color w:val="000000"/>
                  <w:sz w:val="18"/>
                  <w:szCs w:val="18"/>
                  <w:rPrChange w:id="1320"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02FE2828" w14:textId="77777777" w:rsidR="00AE3255" w:rsidRPr="00AA039D" w:rsidRDefault="00AE3255" w:rsidP="008E4C18">
            <w:pPr>
              <w:suppressAutoHyphens w:val="0"/>
              <w:jc w:val="center"/>
              <w:rPr>
                <w:ins w:id="1321" w:author="Ahmed, Manik" w:date="2021-10-19T22:28:00Z"/>
                <w:color w:val="000000"/>
                <w:sz w:val="18"/>
                <w:szCs w:val="18"/>
                <w:rPrChange w:id="1322" w:author="Shamima Akter" w:date="2021-10-21T21:41:00Z">
                  <w:rPr>
                    <w:ins w:id="1323" w:author="Ahmed, Manik" w:date="2021-10-19T22:28:00Z"/>
                    <w:color w:val="000000"/>
                  </w:rPr>
                </w:rPrChange>
              </w:rPr>
            </w:pPr>
            <w:ins w:id="1324" w:author="Ahmed, Manik" w:date="2021-10-19T22:28:00Z">
              <w:r w:rsidRPr="00AA039D">
                <w:rPr>
                  <w:color w:val="000000"/>
                  <w:sz w:val="18"/>
                  <w:szCs w:val="18"/>
                  <w:rPrChange w:id="1325"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6B5739C8" w14:textId="77777777" w:rsidR="00AE3255" w:rsidRPr="00AA039D" w:rsidRDefault="00AE3255" w:rsidP="008E4C18">
            <w:pPr>
              <w:suppressAutoHyphens w:val="0"/>
              <w:jc w:val="center"/>
              <w:rPr>
                <w:ins w:id="1326" w:author="Ahmed, Manik" w:date="2021-10-19T22:28:00Z"/>
                <w:color w:val="000000"/>
                <w:sz w:val="18"/>
                <w:szCs w:val="18"/>
                <w:rPrChange w:id="1327" w:author="Shamima Akter" w:date="2021-10-21T21:41:00Z">
                  <w:rPr>
                    <w:ins w:id="1328" w:author="Ahmed, Manik" w:date="2021-10-19T22:28:00Z"/>
                    <w:color w:val="000000"/>
                  </w:rPr>
                </w:rPrChange>
              </w:rPr>
            </w:pPr>
            <w:ins w:id="1329" w:author="Ahmed, Manik" w:date="2021-10-19T22:28:00Z">
              <w:r w:rsidRPr="00AA039D">
                <w:rPr>
                  <w:color w:val="000000"/>
                  <w:sz w:val="18"/>
                  <w:szCs w:val="18"/>
                  <w:rPrChange w:id="1330"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0C5090CB" w14:textId="77777777" w:rsidR="00AE3255" w:rsidRPr="00AA039D" w:rsidRDefault="00AE3255" w:rsidP="008E4C18">
            <w:pPr>
              <w:suppressAutoHyphens w:val="0"/>
              <w:jc w:val="center"/>
              <w:rPr>
                <w:ins w:id="1331" w:author="Ahmed, Manik" w:date="2021-10-19T22:28:00Z"/>
                <w:color w:val="000000"/>
                <w:sz w:val="18"/>
                <w:szCs w:val="18"/>
                <w:rPrChange w:id="1332" w:author="Shamima Akter" w:date="2021-10-21T21:41:00Z">
                  <w:rPr>
                    <w:ins w:id="1333" w:author="Ahmed, Manik" w:date="2021-10-19T22:28:00Z"/>
                    <w:color w:val="000000"/>
                  </w:rPr>
                </w:rPrChange>
              </w:rPr>
            </w:pPr>
            <w:ins w:id="1334" w:author="Ahmed, Manik" w:date="2021-10-19T22:28:00Z">
              <w:r w:rsidRPr="00AA039D">
                <w:rPr>
                  <w:color w:val="000000"/>
                  <w:sz w:val="18"/>
                  <w:szCs w:val="18"/>
                  <w:rPrChange w:id="1335" w:author="Shamima Akter" w:date="2021-10-21T21:41:00Z">
                    <w:rPr>
                      <w:color w:val="000000"/>
                    </w:rPr>
                  </w:rPrChange>
                </w:rPr>
                <w:t>0.88</w:t>
              </w:r>
            </w:ins>
          </w:p>
        </w:tc>
        <w:tc>
          <w:tcPr>
            <w:tcW w:w="960" w:type="dxa"/>
            <w:tcBorders>
              <w:top w:val="nil"/>
              <w:left w:val="nil"/>
              <w:bottom w:val="single" w:sz="4" w:space="0" w:color="auto"/>
              <w:right w:val="nil"/>
            </w:tcBorders>
            <w:shd w:val="clear" w:color="auto" w:fill="auto"/>
            <w:noWrap/>
            <w:vAlign w:val="center"/>
            <w:hideMark/>
          </w:tcPr>
          <w:p w14:paraId="09CF6BC7" w14:textId="77777777" w:rsidR="00AE3255" w:rsidRPr="00AA039D" w:rsidRDefault="00AE3255" w:rsidP="008E4C18">
            <w:pPr>
              <w:suppressAutoHyphens w:val="0"/>
              <w:jc w:val="center"/>
              <w:rPr>
                <w:ins w:id="1336" w:author="Ahmed, Manik" w:date="2021-10-19T22:28:00Z"/>
                <w:color w:val="000000"/>
                <w:sz w:val="18"/>
                <w:szCs w:val="18"/>
                <w:rPrChange w:id="1337" w:author="Shamima Akter" w:date="2021-10-21T21:41:00Z">
                  <w:rPr>
                    <w:ins w:id="1338" w:author="Ahmed, Manik" w:date="2021-10-19T22:28:00Z"/>
                    <w:color w:val="000000"/>
                  </w:rPr>
                </w:rPrChange>
              </w:rPr>
            </w:pPr>
            <w:ins w:id="1339" w:author="Ahmed, Manik" w:date="2021-10-19T22:28:00Z">
              <w:r w:rsidRPr="00AA039D">
                <w:rPr>
                  <w:color w:val="000000"/>
                  <w:sz w:val="18"/>
                  <w:szCs w:val="18"/>
                  <w:rPrChange w:id="1340" w:author="Shamima Akter" w:date="2021-10-21T21:41:00Z">
                    <w:rPr>
                      <w:color w:val="000000"/>
                    </w:rPr>
                  </w:rPrChange>
                </w:rPr>
                <w:t>0.16</w:t>
              </w:r>
            </w:ins>
          </w:p>
        </w:tc>
        <w:tc>
          <w:tcPr>
            <w:tcW w:w="1240" w:type="dxa"/>
            <w:tcBorders>
              <w:top w:val="nil"/>
              <w:left w:val="nil"/>
              <w:bottom w:val="single" w:sz="4" w:space="0" w:color="auto"/>
              <w:right w:val="nil"/>
            </w:tcBorders>
            <w:shd w:val="clear" w:color="auto" w:fill="auto"/>
            <w:noWrap/>
            <w:vAlign w:val="center"/>
            <w:hideMark/>
          </w:tcPr>
          <w:p w14:paraId="75667553" w14:textId="77777777" w:rsidR="00AE3255" w:rsidRPr="00AA039D" w:rsidRDefault="00AE3255" w:rsidP="008E4C18">
            <w:pPr>
              <w:suppressAutoHyphens w:val="0"/>
              <w:jc w:val="center"/>
              <w:rPr>
                <w:ins w:id="1341" w:author="Ahmed, Manik" w:date="2021-10-19T22:28:00Z"/>
                <w:color w:val="000000"/>
                <w:sz w:val="18"/>
                <w:szCs w:val="18"/>
                <w:rPrChange w:id="1342" w:author="Shamima Akter" w:date="2021-10-21T21:41:00Z">
                  <w:rPr>
                    <w:ins w:id="1343" w:author="Ahmed, Manik" w:date="2021-10-19T22:28:00Z"/>
                    <w:color w:val="000000"/>
                  </w:rPr>
                </w:rPrChange>
              </w:rPr>
            </w:pPr>
            <w:ins w:id="1344" w:author="Ahmed, Manik" w:date="2021-10-19T22:28:00Z">
              <w:r w:rsidRPr="00AA039D">
                <w:rPr>
                  <w:color w:val="000000"/>
                  <w:sz w:val="18"/>
                  <w:szCs w:val="18"/>
                  <w:rPrChange w:id="1345" w:author="Shamima Akter" w:date="2021-10-21T21:41:00Z">
                    <w:rPr>
                      <w:color w:val="000000"/>
                    </w:rPr>
                  </w:rPrChange>
                </w:rPr>
                <w:t>0.16</w:t>
              </w:r>
            </w:ins>
          </w:p>
        </w:tc>
        <w:tc>
          <w:tcPr>
            <w:tcW w:w="960" w:type="dxa"/>
            <w:tcBorders>
              <w:top w:val="nil"/>
              <w:left w:val="nil"/>
              <w:bottom w:val="single" w:sz="4" w:space="0" w:color="auto"/>
              <w:right w:val="nil"/>
            </w:tcBorders>
            <w:shd w:val="clear" w:color="auto" w:fill="auto"/>
            <w:noWrap/>
            <w:vAlign w:val="center"/>
            <w:hideMark/>
          </w:tcPr>
          <w:p w14:paraId="76AFEEA7" w14:textId="77777777" w:rsidR="00AE3255" w:rsidRPr="00AA039D" w:rsidRDefault="00AE3255" w:rsidP="008E4C18">
            <w:pPr>
              <w:suppressAutoHyphens w:val="0"/>
              <w:jc w:val="center"/>
              <w:rPr>
                <w:ins w:id="1346" w:author="Ahmed, Manik" w:date="2021-10-19T22:28:00Z"/>
                <w:color w:val="000000"/>
                <w:sz w:val="18"/>
                <w:szCs w:val="18"/>
                <w:rPrChange w:id="1347" w:author="Shamima Akter" w:date="2021-10-21T21:41:00Z">
                  <w:rPr>
                    <w:ins w:id="1348" w:author="Ahmed, Manik" w:date="2021-10-19T22:28:00Z"/>
                    <w:color w:val="000000"/>
                  </w:rPr>
                </w:rPrChange>
              </w:rPr>
            </w:pPr>
            <w:ins w:id="1349" w:author="Ahmed, Manik" w:date="2021-10-19T22:28:00Z">
              <w:r w:rsidRPr="00AA039D">
                <w:rPr>
                  <w:color w:val="000000"/>
                  <w:sz w:val="18"/>
                  <w:szCs w:val="18"/>
                  <w:rPrChange w:id="1350" w:author="Shamima Akter" w:date="2021-10-21T21:41:00Z">
                    <w:rPr>
                      <w:color w:val="000000"/>
                    </w:rPr>
                  </w:rPrChange>
                </w:rPr>
                <w:t>47.06</w:t>
              </w:r>
            </w:ins>
          </w:p>
        </w:tc>
      </w:tr>
      <w:tr w:rsidR="00AE3255" w:rsidRPr="00AA039D" w14:paraId="0C8A53EF" w14:textId="77777777" w:rsidTr="008E4C18">
        <w:trPr>
          <w:trHeight w:val="315"/>
          <w:ins w:id="1351" w:author="Ahmed, Manik" w:date="2021-10-19T22:28:00Z"/>
        </w:trPr>
        <w:tc>
          <w:tcPr>
            <w:tcW w:w="1960" w:type="dxa"/>
            <w:tcBorders>
              <w:top w:val="nil"/>
              <w:left w:val="nil"/>
              <w:bottom w:val="single" w:sz="4" w:space="0" w:color="auto"/>
              <w:right w:val="nil"/>
            </w:tcBorders>
            <w:shd w:val="clear" w:color="auto" w:fill="auto"/>
            <w:noWrap/>
            <w:vAlign w:val="bottom"/>
            <w:hideMark/>
          </w:tcPr>
          <w:p w14:paraId="432A3834" w14:textId="77777777" w:rsidR="00AE3255" w:rsidRPr="00AA039D" w:rsidRDefault="00AE3255" w:rsidP="008E4C18">
            <w:pPr>
              <w:suppressAutoHyphens w:val="0"/>
              <w:rPr>
                <w:ins w:id="1352" w:author="Ahmed, Manik" w:date="2021-10-19T22:28:00Z"/>
                <w:color w:val="000000"/>
                <w:sz w:val="18"/>
                <w:szCs w:val="18"/>
                <w:rPrChange w:id="1353" w:author="Shamima Akter" w:date="2021-10-21T21:41:00Z">
                  <w:rPr>
                    <w:ins w:id="1354" w:author="Ahmed, Manik" w:date="2021-10-19T22:28:00Z"/>
                    <w:color w:val="000000"/>
                  </w:rPr>
                </w:rPrChange>
              </w:rPr>
            </w:pPr>
            <w:ins w:id="1355" w:author="Ahmed, Manik" w:date="2021-10-19T22:28:00Z">
              <w:r w:rsidRPr="00AA039D">
                <w:rPr>
                  <w:color w:val="000000"/>
                  <w:sz w:val="18"/>
                  <w:szCs w:val="18"/>
                  <w:rPrChange w:id="1356" w:author="Shamima Akter" w:date="2021-10-21T21:41:00Z">
                    <w:rPr>
                      <w:color w:val="000000"/>
                    </w:rPr>
                  </w:rPrChange>
                </w:rPr>
                <w:t>Bidirectional GRU</w:t>
              </w:r>
            </w:ins>
          </w:p>
        </w:tc>
        <w:tc>
          <w:tcPr>
            <w:tcW w:w="1120" w:type="dxa"/>
            <w:tcBorders>
              <w:top w:val="nil"/>
              <w:left w:val="nil"/>
              <w:bottom w:val="single" w:sz="4" w:space="0" w:color="auto"/>
              <w:right w:val="nil"/>
            </w:tcBorders>
            <w:shd w:val="clear" w:color="auto" w:fill="auto"/>
            <w:noWrap/>
            <w:vAlign w:val="center"/>
            <w:hideMark/>
          </w:tcPr>
          <w:p w14:paraId="45BB0CD7" w14:textId="77777777" w:rsidR="00AE3255" w:rsidRPr="00AA039D" w:rsidRDefault="00AE3255" w:rsidP="008E4C18">
            <w:pPr>
              <w:suppressAutoHyphens w:val="0"/>
              <w:jc w:val="center"/>
              <w:rPr>
                <w:ins w:id="1357" w:author="Ahmed, Manik" w:date="2021-10-19T22:28:00Z"/>
                <w:color w:val="000000"/>
                <w:sz w:val="18"/>
                <w:szCs w:val="18"/>
                <w:rPrChange w:id="1358" w:author="Shamima Akter" w:date="2021-10-21T21:41:00Z">
                  <w:rPr>
                    <w:ins w:id="1359" w:author="Ahmed, Manik" w:date="2021-10-19T22:28:00Z"/>
                    <w:color w:val="000000"/>
                  </w:rPr>
                </w:rPrChange>
              </w:rPr>
            </w:pPr>
            <w:ins w:id="1360" w:author="Ahmed, Manik" w:date="2021-10-19T22:28:00Z">
              <w:r w:rsidRPr="00AA039D">
                <w:rPr>
                  <w:color w:val="000000"/>
                  <w:sz w:val="18"/>
                  <w:szCs w:val="18"/>
                  <w:rPrChange w:id="1361" w:author="Shamima Akter" w:date="2021-10-21T21:41:00Z">
                    <w:rPr>
                      <w:color w:val="000000"/>
                    </w:rPr>
                  </w:rPrChange>
                </w:rPr>
                <w:t>88%</w:t>
              </w:r>
            </w:ins>
          </w:p>
        </w:tc>
        <w:tc>
          <w:tcPr>
            <w:tcW w:w="1060" w:type="dxa"/>
            <w:tcBorders>
              <w:top w:val="nil"/>
              <w:left w:val="nil"/>
              <w:bottom w:val="single" w:sz="4" w:space="0" w:color="auto"/>
              <w:right w:val="nil"/>
            </w:tcBorders>
            <w:shd w:val="clear" w:color="auto" w:fill="auto"/>
            <w:noWrap/>
            <w:vAlign w:val="center"/>
            <w:hideMark/>
          </w:tcPr>
          <w:p w14:paraId="33E867CD" w14:textId="77777777" w:rsidR="00AE3255" w:rsidRPr="00AA039D" w:rsidRDefault="00AE3255" w:rsidP="008E4C18">
            <w:pPr>
              <w:suppressAutoHyphens w:val="0"/>
              <w:jc w:val="center"/>
              <w:rPr>
                <w:ins w:id="1362" w:author="Ahmed, Manik" w:date="2021-10-19T22:28:00Z"/>
                <w:color w:val="000000"/>
                <w:sz w:val="18"/>
                <w:szCs w:val="18"/>
                <w:rPrChange w:id="1363" w:author="Shamima Akter" w:date="2021-10-21T21:41:00Z">
                  <w:rPr>
                    <w:ins w:id="1364" w:author="Ahmed, Manik" w:date="2021-10-19T22:28:00Z"/>
                    <w:color w:val="000000"/>
                  </w:rPr>
                </w:rPrChange>
              </w:rPr>
            </w:pPr>
            <w:ins w:id="1365" w:author="Ahmed, Manik" w:date="2021-10-19T22:28:00Z">
              <w:r w:rsidRPr="00AA039D">
                <w:rPr>
                  <w:color w:val="000000"/>
                  <w:sz w:val="18"/>
                  <w:szCs w:val="18"/>
                  <w:rPrChange w:id="1366" w:author="Shamima Akter" w:date="2021-10-21T21:41:00Z">
                    <w:rPr>
                      <w:color w:val="000000"/>
                    </w:rPr>
                  </w:rPrChange>
                </w:rPr>
                <w:t>87%</w:t>
              </w:r>
            </w:ins>
          </w:p>
        </w:tc>
        <w:tc>
          <w:tcPr>
            <w:tcW w:w="960" w:type="dxa"/>
            <w:tcBorders>
              <w:top w:val="nil"/>
              <w:left w:val="nil"/>
              <w:bottom w:val="single" w:sz="4" w:space="0" w:color="auto"/>
              <w:right w:val="nil"/>
            </w:tcBorders>
            <w:shd w:val="clear" w:color="auto" w:fill="auto"/>
            <w:noWrap/>
            <w:vAlign w:val="center"/>
            <w:hideMark/>
          </w:tcPr>
          <w:p w14:paraId="75E2F930" w14:textId="77777777" w:rsidR="00AE3255" w:rsidRPr="00AA039D" w:rsidRDefault="00AE3255" w:rsidP="008E4C18">
            <w:pPr>
              <w:suppressAutoHyphens w:val="0"/>
              <w:jc w:val="center"/>
              <w:rPr>
                <w:ins w:id="1367" w:author="Ahmed, Manik" w:date="2021-10-19T22:28:00Z"/>
                <w:color w:val="000000"/>
                <w:sz w:val="18"/>
                <w:szCs w:val="18"/>
                <w:rPrChange w:id="1368" w:author="Shamima Akter" w:date="2021-10-21T21:41:00Z">
                  <w:rPr>
                    <w:ins w:id="1369" w:author="Ahmed, Manik" w:date="2021-10-19T22:28:00Z"/>
                    <w:color w:val="000000"/>
                  </w:rPr>
                </w:rPrChange>
              </w:rPr>
            </w:pPr>
            <w:ins w:id="1370" w:author="Ahmed, Manik" w:date="2021-10-19T22:28:00Z">
              <w:r w:rsidRPr="00AA039D">
                <w:rPr>
                  <w:color w:val="000000"/>
                  <w:sz w:val="18"/>
                  <w:szCs w:val="18"/>
                  <w:rPrChange w:id="1371" w:author="Shamima Akter" w:date="2021-10-21T21:41:00Z">
                    <w:rPr>
                      <w:color w:val="000000"/>
                    </w:rPr>
                  </w:rPrChange>
                </w:rPr>
                <w:t>90%</w:t>
              </w:r>
            </w:ins>
          </w:p>
        </w:tc>
        <w:tc>
          <w:tcPr>
            <w:tcW w:w="960" w:type="dxa"/>
            <w:tcBorders>
              <w:top w:val="nil"/>
              <w:left w:val="nil"/>
              <w:bottom w:val="single" w:sz="4" w:space="0" w:color="auto"/>
              <w:right w:val="nil"/>
            </w:tcBorders>
            <w:shd w:val="clear" w:color="auto" w:fill="auto"/>
            <w:noWrap/>
            <w:vAlign w:val="center"/>
            <w:hideMark/>
          </w:tcPr>
          <w:p w14:paraId="1F7E9ED9" w14:textId="77777777" w:rsidR="00AE3255" w:rsidRPr="00AA039D" w:rsidRDefault="00AE3255" w:rsidP="008E4C18">
            <w:pPr>
              <w:suppressAutoHyphens w:val="0"/>
              <w:jc w:val="center"/>
              <w:rPr>
                <w:ins w:id="1372" w:author="Ahmed, Manik" w:date="2021-10-19T22:28:00Z"/>
                <w:color w:val="000000"/>
                <w:sz w:val="18"/>
                <w:szCs w:val="18"/>
                <w:rPrChange w:id="1373" w:author="Shamima Akter" w:date="2021-10-21T21:41:00Z">
                  <w:rPr>
                    <w:ins w:id="1374" w:author="Ahmed, Manik" w:date="2021-10-19T22:28:00Z"/>
                    <w:color w:val="000000"/>
                  </w:rPr>
                </w:rPrChange>
              </w:rPr>
            </w:pPr>
            <w:ins w:id="1375" w:author="Ahmed, Manik" w:date="2021-10-19T22:28:00Z">
              <w:r w:rsidRPr="00AA039D">
                <w:rPr>
                  <w:color w:val="000000"/>
                  <w:sz w:val="18"/>
                  <w:szCs w:val="18"/>
                  <w:rPrChange w:id="1376" w:author="Shamima Akter" w:date="2021-10-21T21:41:00Z">
                    <w:rPr>
                      <w:color w:val="000000"/>
                    </w:rPr>
                  </w:rPrChange>
                </w:rPr>
                <w:t>87%</w:t>
              </w:r>
            </w:ins>
          </w:p>
        </w:tc>
        <w:tc>
          <w:tcPr>
            <w:tcW w:w="960" w:type="dxa"/>
            <w:tcBorders>
              <w:top w:val="nil"/>
              <w:left w:val="nil"/>
              <w:bottom w:val="single" w:sz="4" w:space="0" w:color="auto"/>
              <w:right w:val="nil"/>
            </w:tcBorders>
            <w:shd w:val="clear" w:color="auto" w:fill="auto"/>
            <w:noWrap/>
            <w:vAlign w:val="center"/>
            <w:hideMark/>
          </w:tcPr>
          <w:p w14:paraId="57A0C0C6" w14:textId="77777777" w:rsidR="00AE3255" w:rsidRPr="00AA039D" w:rsidRDefault="00AE3255" w:rsidP="008E4C18">
            <w:pPr>
              <w:suppressAutoHyphens w:val="0"/>
              <w:jc w:val="center"/>
              <w:rPr>
                <w:ins w:id="1377" w:author="Ahmed, Manik" w:date="2021-10-19T22:28:00Z"/>
                <w:color w:val="000000"/>
                <w:sz w:val="18"/>
                <w:szCs w:val="18"/>
                <w:rPrChange w:id="1378" w:author="Shamima Akter" w:date="2021-10-21T21:41:00Z">
                  <w:rPr>
                    <w:ins w:id="1379" w:author="Ahmed, Manik" w:date="2021-10-19T22:28:00Z"/>
                    <w:color w:val="000000"/>
                  </w:rPr>
                </w:rPrChange>
              </w:rPr>
            </w:pPr>
            <w:ins w:id="1380" w:author="Ahmed, Manik" w:date="2021-10-19T22:28:00Z">
              <w:r w:rsidRPr="00AA039D">
                <w:rPr>
                  <w:color w:val="000000"/>
                  <w:sz w:val="18"/>
                  <w:szCs w:val="18"/>
                  <w:rPrChange w:id="1381" w:author="Shamima Akter" w:date="2021-10-21T21:41:00Z">
                    <w:rPr>
                      <w:color w:val="000000"/>
                    </w:rPr>
                  </w:rPrChange>
                </w:rPr>
                <w:t>0.90</w:t>
              </w:r>
            </w:ins>
          </w:p>
        </w:tc>
        <w:tc>
          <w:tcPr>
            <w:tcW w:w="960" w:type="dxa"/>
            <w:tcBorders>
              <w:top w:val="nil"/>
              <w:left w:val="nil"/>
              <w:bottom w:val="single" w:sz="4" w:space="0" w:color="auto"/>
              <w:right w:val="nil"/>
            </w:tcBorders>
            <w:shd w:val="clear" w:color="auto" w:fill="auto"/>
            <w:noWrap/>
            <w:vAlign w:val="center"/>
            <w:hideMark/>
          </w:tcPr>
          <w:p w14:paraId="4D1052E1" w14:textId="77777777" w:rsidR="00AE3255" w:rsidRPr="00AA039D" w:rsidRDefault="00AE3255" w:rsidP="008E4C18">
            <w:pPr>
              <w:suppressAutoHyphens w:val="0"/>
              <w:jc w:val="center"/>
              <w:rPr>
                <w:ins w:id="1382" w:author="Ahmed, Manik" w:date="2021-10-19T22:28:00Z"/>
                <w:color w:val="000000"/>
                <w:sz w:val="18"/>
                <w:szCs w:val="18"/>
                <w:rPrChange w:id="1383" w:author="Shamima Akter" w:date="2021-10-21T21:41:00Z">
                  <w:rPr>
                    <w:ins w:id="1384" w:author="Ahmed, Manik" w:date="2021-10-19T22:28:00Z"/>
                    <w:color w:val="000000"/>
                  </w:rPr>
                </w:rPrChange>
              </w:rPr>
            </w:pPr>
            <w:ins w:id="1385" w:author="Ahmed, Manik" w:date="2021-10-19T22:28:00Z">
              <w:r w:rsidRPr="00AA039D">
                <w:rPr>
                  <w:color w:val="000000"/>
                  <w:sz w:val="18"/>
                  <w:szCs w:val="18"/>
                  <w:rPrChange w:id="1386" w:author="Shamima Akter" w:date="2021-10-21T21:41:00Z">
                    <w:rPr>
                      <w:color w:val="000000"/>
                    </w:rPr>
                  </w:rPrChange>
                </w:rPr>
                <w:t>0.15</w:t>
              </w:r>
            </w:ins>
          </w:p>
        </w:tc>
        <w:tc>
          <w:tcPr>
            <w:tcW w:w="1240" w:type="dxa"/>
            <w:tcBorders>
              <w:top w:val="nil"/>
              <w:left w:val="nil"/>
              <w:bottom w:val="single" w:sz="4" w:space="0" w:color="auto"/>
              <w:right w:val="nil"/>
            </w:tcBorders>
            <w:shd w:val="clear" w:color="auto" w:fill="auto"/>
            <w:noWrap/>
            <w:vAlign w:val="center"/>
            <w:hideMark/>
          </w:tcPr>
          <w:p w14:paraId="0648719C" w14:textId="77777777" w:rsidR="00AE3255" w:rsidRPr="00AA039D" w:rsidRDefault="00AE3255" w:rsidP="008E4C18">
            <w:pPr>
              <w:suppressAutoHyphens w:val="0"/>
              <w:jc w:val="center"/>
              <w:rPr>
                <w:ins w:id="1387" w:author="Ahmed, Manik" w:date="2021-10-19T22:28:00Z"/>
                <w:color w:val="000000"/>
                <w:sz w:val="18"/>
                <w:szCs w:val="18"/>
                <w:rPrChange w:id="1388" w:author="Shamima Akter" w:date="2021-10-21T21:41:00Z">
                  <w:rPr>
                    <w:ins w:id="1389" w:author="Ahmed, Manik" w:date="2021-10-19T22:28:00Z"/>
                    <w:color w:val="000000"/>
                  </w:rPr>
                </w:rPrChange>
              </w:rPr>
            </w:pPr>
            <w:ins w:id="1390" w:author="Ahmed, Manik" w:date="2021-10-19T22:28:00Z">
              <w:r w:rsidRPr="00AA039D">
                <w:rPr>
                  <w:color w:val="000000"/>
                  <w:sz w:val="18"/>
                  <w:szCs w:val="18"/>
                  <w:rPrChange w:id="1391" w:author="Shamima Akter" w:date="2021-10-21T21:41:00Z">
                    <w:rPr>
                      <w:color w:val="000000"/>
                    </w:rPr>
                  </w:rPrChange>
                </w:rPr>
                <w:t>0.16</w:t>
              </w:r>
            </w:ins>
          </w:p>
        </w:tc>
        <w:tc>
          <w:tcPr>
            <w:tcW w:w="960" w:type="dxa"/>
            <w:tcBorders>
              <w:top w:val="nil"/>
              <w:left w:val="nil"/>
              <w:bottom w:val="single" w:sz="4" w:space="0" w:color="auto"/>
              <w:right w:val="nil"/>
            </w:tcBorders>
            <w:shd w:val="clear" w:color="auto" w:fill="auto"/>
            <w:noWrap/>
            <w:vAlign w:val="center"/>
            <w:hideMark/>
          </w:tcPr>
          <w:p w14:paraId="243B286B" w14:textId="77777777" w:rsidR="00AE3255" w:rsidRPr="00AA039D" w:rsidRDefault="00AE3255" w:rsidP="008E4C18">
            <w:pPr>
              <w:suppressAutoHyphens w:val="0"/>
              <w:jc w:val="center"/>
              <w:rPr>
                <w:ins w:id="1392" w:author="Ahmed, Manik" w:date="2021-10-19T22:28:00Z"/>
                <w:color w:val="000000"/>
                <w:sz w:val="18"/>
                <w:szCs w:val="18"/>
                <w:rPrChange w:id="1393" w:author="Shamima Akter" w:date="2021-10-21T21:41:00Z">
                  <w:rPr>
                    <w:ins w:id="1394" w:author="Ahmed, Manik" w:date="2021-10-19T22:28:00Z"/>
                    <w:color w:val="000000"/>
                  </w:rPr>
                </w:rPrChange>
              </w:rPr>
            </w:pPr>
            <w:ins w:id="1395" w:author="Ahmed, Manik" w:date="2021-10-19T22:28:00Z">
              <w:r w:rsidRPr="00AA039D">
                <w:rPr>
                  <w:color w:val="000000"/>
                  <w:sz w:val="18"/>
                  <w:szCs w:val="18"/>
                  <w:rPrChange w:id="1396" w:author="Shamima Akter" w:date="2021-10-21T21:41:00Z">
                    <w:rPr>
                      <w:color w:val="000000"/>
                    </w:rPr>
                  </w:rPrChange>
                </w:rPr>
                <w:t>51.06</w:t>
              </w:r>
            </w:ins>
          </w:p>
        </w:tc>
      </w:tr>
      <w:tr w:rsidR="00AE3255" w:rsidRPr="00AA039D" w14:paraId="5B0EAE3A" w14:textId="77777777" w:rsidTr="008E4C18">
        <w:trPr>
          <w:trHeight w:val="300"/>
          <w:ins w:id="1397" w:author="Ahmed, Manik" w:date="2021-10-19T22:28:00Z"/>
        </w:trPr>
        <w:tc>
          <w:tcPr>
            <w:tcW w:w="1960" w:type="dxa"/>
            <w:tcBorders>
              <w:top w:val="nil"/>
              <w:left w:val="nil"/>
              <w:bottom w:val="single" w:sz="4" w:space="0" w:color="auto"/>
              <w:right w:val="nil"/>
            </w:tcBorders>
            <w:shd w:val="clear" w:color="auto" w:fill="auto"/>
            <w:noWrap/>
            <w:vAlign w:val="bottom"/>
            <w:hideMark/>
          </w:tcPr>
          <w:p w14:paraId="31C2C11B" w14:textId="77777777" w:rsidR="00AE3255" w:rsidRPr="00AA039D" w:rsidRDefault="00AE3255" w:rsidP="008E4C18">
            <w:pPr>
              <w:suppressAutoHyphens w:val="0"/>
              <w:rPr>
                <w:ins w:id="1398" w:author="Ahmed, Manik" w:date="2021-10-19T22:28:00Z"/>
                <w:color w:val="000000"/>
                <w:sz w:val="18"/>
                <w:szCs w:val="18"/>
                <w:rPrChange w:id="1399" w:author="Shamima Akter" w:date="2021-10-21T21:41:00Z">
                  <w:rPr>
                    <w:ins w:id="1400" w:author="Ahmed, Manik" w:date="2021-10-19T22:28:00Z"/>
                    <w:color w:val="000000"/>
                  </w:rPr>
                </w:rPrChange>
              </w:rPr>
            </w:pPr>
            <w:ins w:id="1401" w:author="Ahmed, Manik" w:date="2021-10-19T22:28:00Z">
              <w:r w:rsidRPr="00AA039D">
                <w:rPr>
                  <w:color w:val="000000"/>
                  <w:sz w:val="18"/>
                  <w:szCs w:val="18"/>
                  <w:rPrChange w:id="1402" w:author="Shamima Akter" w:date="2021-10-21T21:41:00Z">
                    <w:rPr>
                      <w:color w:val="000000"/>
                    </w:rPr>
                  </w:rPrChange>
                </w:rPr>
                <w:t>Simple RNN</w:t>
              </w:r>
            </w:ins>
          </w:p>
        </w:tc>
        <w:tc>
          <w:tcPr>
            <w:tcW w:w="1120" w:type="dxa"/>
            <w:tcBorders>
              <w:top w:val="nil"/>
              <w:left w:val="nil"/>
              <w:bottom w:val="single" w:sz="4" w:space="0" w:color="auto"/>
              <w:right w:val="nil"/>
            </w:tcBorders>
            <w:shd w:val="clear" w:color="auto" w:fill="auto"/>
            <w:noWrap/>
            <w:vAlign w:val="center"/>
            <w:hideMark/>
          </w:tcPr>
          <w:p w14:paraId="1776F503" w14:textId="77777777" w:rsidR="00AE3255" w:rsidRPr="00AA039D" w:rsidRDefault="00AE3255" w:rsidP="008E4C18">
            <w:pPr>
              <w:suppressAutoHyphens w:val="0"/>
              <w:jc w:val="center"/>
              <w:rPr>
                <w:ins w:id="1403" w:author="Ahmed, Manik" w:date="2021-10-19T22:28:00Z"/>
                <w:color w:val="000000"/>
                <w:sz w:val="18"/>
                <w:szCs w:val="18"/>
                <w:rPrChange w:id="1404" w:author="Shamima Akter" w:date="2021-10-21T21:41:00Z">
                  <w:rPr>
                    <w:ins w:id="1405" w:author="Ahmed, Manik" w:date="2021-10-19T22:28:00Z"/>
                    <w:color w:val="000000"/>
                  </w:rPr>
                </w:rPrChange>
              </w:rPr>
            </w:pPr>
            <w:ins w:id="1406" w:author="Ahmed, Manik" w:date="2021-10-19T22:28:00Z">
              <w:r w:rsidRPr="00AA039D">
                <w:rPr>
                  <w:color w:val="000000"/>
                  <w:sz w:val="18"/>
                  <w:szCs w:val="18"/>
                  <w:rPrChange w:id="1407" w:author="Shamima Akter" w:date="2021-10-21T21:41:00Z">
                    <w:rPr>
                      <w:color w:val="000000"/>
                    </w:rPr>
                  </w:rPrChange>
                </w:rPr>
                <w:t>97%</w:t>
              </w:r>
            </w:ins>
          </w:p>
        </w:tc>
        <w:tc>
          <w:tcPr>
            <w:tcW w:w="1060" w:type="dxa"/>
            <w:tcBorders>
              <w:top w:val="nil"/>
              <w:left w:val="nil"/>
              <w:bottom w:val="single" w:sz="4" w:space="0" w:color="auto"/>
              <w:right w:val="nil"/>
            </w:tcBorders>
            <w:shd w:val="clear" w:color="auto" w:fill="auto"/>
            <w:noWrap/>
            <w:vAlign w:val="center"/>
            <w:hideMark/>
          </w:tcPr>
          <w:p w14:paraId="49A24383" w14:textId="77777777" w:rsidR="00AE3255" w:rsidRPr="00AA039D" w:rsidRDefault="00AE3255" w:rsidP="008E4C18">
            <w:pPr>
              <w:suppressAutoHyphens w:val="0"/>
              <w:jc w:val="center"/>
              <w:rPr>
                <w:ins w:id="1408" w:author="Ahmed, Manik" w:date="2021-10-19T22:28:00Z"/>
                <w:color w:val="000000"/>
                <w:sz w:val="18"/>
                <w:szCs w:val="18"/>
                <w:rPrChange w:id="1409" w:author="Shamima Akter" w:date="2021-10-21T21:41:00Z">
                  <w:rPr>
                    <w:ins w:id="1410" w:author="Ahmed, Manik" w:date="2021-10-19T22:28:00Z"/>
                    <w:color w:val="000000"/>
                  </w:rPr>
                </w:rPrChange>
              </w:rPr>
            </w:pPr>
            <w:ins w:id="1411" w:author="Ahmed, Manik" w:date="2021-10-19T22:28:00Z">
              <w:r w:rsidRPr="00AA039D">
                <w:rPr>
                  <w:color w:val="000000"/>
                  <w:sz w:val="18"/>
                  <w:szCs w:val="18"/>
                  <w:rPrChange w:id="1412"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7104E71B" w14:textId="77777777" w:rsidR="00AE3255" w:rsidRPr="00AA039D" w:rsidRDefault="00AE3255" w:rsidP="008E4C18">
            <w:pPr>
              <w:suppressAutoHyphens w:val="0"/>
              <w:jc w:val="center"/>
              <w:rPr>
                <w:ins w:id="1413" w:author="Ahmed, Manik" w:date="2021-10-19T22:28:00Z"/>
                <w:color w:val="000000"/>
                <w:sz w:val="18"/>
                <w:szCs w:val="18"/>
                <w:rPrChange w:id="1414" w:author="Shamima Akter" w:date="2021-10-21T21:41:00Z">
                  <w:rPr>
                    <w:ins w:id="1415" w:author="Ahmed, Manik" w:date="2021-10-19T22:28:00Z"/>
                    <w:color w:val="000000"/>
                  </w:rPr>
                </w:rPrChange>
              </w:rPr>
            </w:pPr>
            <w:ins w:id="1416" w:author="Ahmed, Manik" w:date="2021-10-19T22:28:00Z">
              <w:r w:rsidRPr="00AA039D">
                <w:rPr>
                  <w:color w:val="000000"/>
                  <w:sz w:val="18"/>
                  <w:szCs w:val="18"/>
                  <w:rPrChange w:id="1417" w:author="Shamima Akter" w:date="2021-10-21T21:41:00Z">
                    <w:rPr>
                      <w:color w:val="000000"/>
                    </w:rPr>
                  </w:rPrChange>
                </w:rPr>
                <w:t>98%</w:t>
              </w:r>
            </w:ins>
          </w:p>
        </w:tc>
        <w:tc>
          <w:tcPr>
            <w:tcW w:w="960" w:type="dxa"/>
            <w:tcBorders>
              <w:top w:val="nil"/>
              <w:left w:val="nil"/>
              <w:bottom w:val="single" w:sz="4" w:space="0" w:color="auto"/>
              <w:right w:val="nil"/>
            </w:tcBorders>
            <w:shd w:val="clear" w:color="auto" w:fill="auto"/>
            <w:noWrap/>
            <w:vAlign w:val="center"/>
            <w:hideMark/>
          </w:tcPr>
          <w:p w14:paraId="6422F3F0" w14:textId="77777777" w:rsidR="00AE3255" w:rsidRPr="00AA039D" w:rsidRDefault="00AE3255" w:rsidP="008E4C18">
            <w:pPr>
              <w:suppressAutoHyphens w:val="0"/>
              <w:jc w:val="center"/>
              <w:rPr>
                <w:ins w:id="1418" w:author="Ahmed, Manik" w:date="2021-10-19T22:28:00Z"/>
                <w:color w:val="000000"/>
                <w:sz w:val="18"/>
                <w:szCs w:val="18"/>
                <w:rPrChange w:id="1419" w:author="Shamima Akter" w:date="2021-10-21T21:41:00Z">
                  <w:rPr>
                    <w:ins w:id="1420" w:author="Ahmed, Manik" w:date="2021-10-19T22:28:00Z"/>
                    <w:color w:val="000000"/>
                  </w:rPr>
                </w:rPrChange>
              </w:rPr>
            </w:pPr>
            <w:ins w:id="1421" w:author="Ahmed, Manik" w:date="2021-10-19T22:28:00Z">
              <w:r w:rsidRPr="00AA039D">
                <w:rPr>
                  <w:color w:val="000000"/>
                  <w:sz w:val="18"/>
                  <w:szCs w:val="18"/>
                  <w:rPrChange w:id="1422"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2BF52537" w14:textId="77777777" w:rsidR="00AE3255" w:rsidRPr="00AA039D" w:rsidRDefault="00AE3255" w:rsidP="008E4C18">
            <w:pPr>
              <w:suppressAutoHyphens w:val="0"/>
              <w:jc w:val="center"/>
              <w:rPr>
                <w:ins w:id="1423" w:author="Ahmed, Manik" w:date="2021-10-19T22:28:00Z"/>
                <w:color w:val="000000"/>
                <w:sz w:val="18"/>
                <w:szCs w:val="18"/>
                <w:rPrChange w:id="1424" w:author="Shamima Akter" w:date="2021-10-21T21:41:00Z">
                  <w:rPr>
                    <w:ins w:id="1425" w:author="Ahmed, Manik" w:date="2021-10-19T22:28:00Z"/>
                    <w:color w:val="000000"/>
                  </w:rPr>
                </w:rPrChange>
              </w:rPr>
            </w:pPr>
            <w:ins w:id="1426" w:author="Ahmed, Manik" w:date="2021-10-19T22:28:00Z">
              <w:r w:rsidRPr="00AA039D">
                <w:rPr>
                  <w:color w:val="000000"/>
                  <w:sz w:val="18"/>
                  <w:szCs w:val="18"/>
                  <w:rPrChange w:id="1427" w:author="Shamima Akter" w:date="2021-10-21T21:41:00Z">
                    <w:rPr>
                      <w:color w:val="000000"/>
                    </w:rPr>
                  </w:rPrChange>
                </w:rPr>
                <w:t>0.98</w:t>
              </w:r>
            </w:ins>
          </w:p>
        </w:tc>
        <w:tc>
          <w:tcPr>
            <w:tcW w:w="960" w:type="dxa"/>
            <w:tcBorders>
              <w:top w:val="nil"/>
              <w:left w:val="nil"/>
              <w:bottom w:val="single" w:sz="4" w:space="0" w:color="auto"/>
              <w:right w:val="nil"/>
            </w:tcBorders>
            <w:shd w:val="clear" w:color="auto" w:fill="auto"/>
            <w:noWrap/>
            <w:vAlign w:val="center"/>
            <w:hideMark/>
          </w:tcPr>
          <w:p w14:paraId="76A17F73" w14:textId="77777777" w:rsidR="00AE3255" w:rsidRPr="00AA039D" w:rsidRDefault="00AE3255" w:rsidP="008E4C18">
            <w:pPr>
              <w:suppressAutoHyphens w:val="0"/>
              <w:jc w:val="center"/>
              <w:rPr>
                <w:ins w:id="1428" w:author="Ahmed, Manik" w:date="2021-10-19T22:28:00Z"/>
                <w:color w:val="000000"/>
                <w:sz w:val="18"/>
                <w:szCs w:val="18"/>
                <w:rPrChange w:id="1429" w:author="Shamima Akter" w:date="2021-10-21T21:41:00Z">
                  <w:rPr>
                    <w:ins w:id="1430" w:author="Ahmed, Manik" w:date="2021-10-19T22:28:00Z"/>
                    <w:color w:val="000000"/>
                  </w:rPr>
                </w:rPrChange>
              </w:rPr>
            </w:pPr>
            <w:ins w:id="1431" w:author="Ahmed, Manik" w:date="2021-10-19T22:28:00Z">
              <w:r w:rsidRPr="00AA039D">
                <w:rPr>
                  <w:color w:val="000000"/>
                  <w:sz w:val="18"/>
                  <w:szCs w:val="18"/>
                  <w:rPrChange w:id="1432" w:author="Shamima Akter" w:date="2021-10-21T21:41:00Z">
                    <w:rPr>
                      <w:color w:val="000000"/>
                    </w:rPr>
                  </w:rPrChange>
                </w:rPr>
                <w:t>0.01</w:t>
              </w:r>
            </w:ins>
          </w:p>
        </w:tc>
        <w:tc>
          <w:tcPr>
            <w:tcW w:w="1240" w:type="dxa"/>
            <w:tcBorders>
              <w:top w:val="nil"/>
              <w:left w:val="nil"/>
              <w:bottom w:val="single" w:sz="4" w:space="0" w:color="auto"/>
              <w:right w:val="nil"/>
            </w:tcBorders>
            <w:shd w:val="clear" w:color="auto" w:fill="auto"/>
            <w:noWrap/>
            <w:vAlign w:val="center"/>
            <w:hideMark/>
          </w:tcPr>
          <w:p w14:paraId="2CA36221" w14:textId="77777777" w:rsidR="00AE3255" w:rsidRPr="00AA039D" w:rsidRDefault="00AE3255" w:rsidP="008E4C18">
            <w:pPr>
              <w:suppressAutoHyphens w:val="0"/>
              <w:jc w:val="center"/>
              <w:rPr>
                <w:ins w:id="1433" w:author="Ahmed, Manik" w:date="2021-10-19T22:28:00Z"/>
                <w:color w:val="000000"/>
                <w:sz w:val="18"/>
                <w:szCs w:val="18"/>
                <w:rPrChange w:id="1434" w:author="Shamima Akter" w:date="2021-10-21T21:41:00Z">
                  <w:rPr>
                    <w:ins w:id="1435" w:author="Ahmed, Manik" w:date="2021-10-19T22:28:00Z"/>
                    <w:color w:val="000000"/>
                  </w:rPr>
                </w:rPrChange>
              </w:rPr>
            </w:pPr>
            <w:ins w:id="1436" w:author="Ahmed, Manik" w:date="2021-10-19T22:28:00Z">
              <w:r w:rsidRPr="00AA039D">
                <w:rPr>
                  <w:color w:val="000000"/>
                  <w:sz w:val="18"/>
                  <w:szCs w:val="18"/>
                  <w:rPrChange w:id="1437" w:author="Shamima Akter" w:date="2021-10-21T21:41:00Z">
                    <w:rPr>
                      <w:color w:val="000000"/>
                    </w:rPr>
                  </w:rPrChange>
                </w:rPr>
                <w:t>0.02</w:t>
              </w:r>
            </w:ins>
          </w:p>
        </w:tc>
        <w:tc>
          <w:tcPr>
            <w:tcW w:w="960" w:type="dxa"/>
            <w:tcBorders>
              <w:top w:val="nil"/>
              <w:left w:val="nil"/>
              <w:bottom w:val="single" w:sz="4" w:space="0" w:color="auto"/>
              <w:right w:val="nil"/>
            </w:tcBorders>
            <w:shd w:val="clear" w:color="auto" w:fill="auto"/>
            <w:noWrap/>
            <w:vAlign w:val="center"/>
            <w:hideMark/>
          </w:tcPr>
          <w:p w14:paraId="12F84F80" w14:textId="77777777" w:rsidR="00AE3255" w:rsidRPr="00AA039D" w:rsidRDefault="00AE3255" w:rsidP="008E4C18">
            <w:pPr>
              <w:suppressAutoHyphens w:val="0"/>
              <w:jc w:val="center"/>
              <w:rPr>
                <w:ins w:id="1438" w:author="Ahmed, Manik" w:date="2021-10-19T22:28:00Z"/>
                <w:color w:val="000000"/>
                <w:sz w:val="18"/>
                <w:szCs w:val="18"/>
                <w:rPrChange w:id="1439" w:author="Shamima Akter" w:date="2021-10-21T21:41:00Z">
                  <w:rPr>
                    <w:ins w:id="1440" w:author="Ahmed, Manik" w:date="2021-10-19T22:28:00Z"/>
                    <w:color w:val="000000"/>
                  </w:rPr>
                </w:rPrChange>
              </w:rPr>
            </w:pPr>
            <w:ins w:id="1441" w:author="Ahmed, Manik" w:date="2021-10-19T22:28:00Z">
              <w:r w:rsidRPr="00AA039D">
                <w:rPr>
                  <w:color w:val="000000"/>
                  <w:sz w:val="18"/>
                  <w:szCs w:val="18"/>
                  <w:rPrChange w:id="1442" w:author="Shamima Akter" w:date="2021-10-21T21:41:00Z">
                    <w:rPr>
                      <w:color w:val="000000"/>
                    </w:rPr>
                  </w:rPrChange>
                </w:rPr>
                <w:t>21.68</w:t>
              </w:r>
            </w:ins>
          </w:p>
        </w:tc>
      </w:tr>
      <w:tr w:rsidR="00AE3255" w:rsidRPr="00AA039D" w14:paraId="520FDE72" w14:textId="77777777" w:rsidTr="008E4C18">
        <w:trPr>
          <w:trHeight w:val="300"/>
          <w:ins w:id="1443" w:author="Ahmed, Manik" w:date="2021-10-19T22:28:00Z"/>
        </w:trPr>
        <w:tc>
          <w:tcPr>
            <w:tcW w:w="1960" w:type="dxa"/>
            <w:tcBorders>
              <w:top w:val="nil"/>
              <w:left w:val="nil"/>
              <w:bottom w:val="single" w:sz="4" w:space="0" w:color="auto"/>
              <w:right w:val="nil"/>
            </w:tcBorders>
            <w:shd w:val="clear" w:color="auto" w:fill="auto"/>
            <w:noWrap/>
            <w:vAlign w:val="bottom"/>
            <w:hideMark/>
          </w:tcPr>
          <w:p w14:paraId="5D3EC0E8" w14:textId="77777777" w:rsidR="00AE3255" w:rsidRPr="00AA039D" w:rsidRDefault="00AE3255" w:rsidP="008E4C18">
            <w:pPr>
              <w:suppressAutoHyphens w:val="0"/>
              <w:rPr>
                <w:ins w:id="1444" w:author="Ahmed, Manik" w:date="2021-10-19T22:28:00Z"/>
                <w:color w:val="000000"/>
                <w:sz w:val="18"/>
                <w:szCs w:val="18"/>
                <w:rPrChange w:id="1445" w:author="Shamima Akter" w:date="2021-10-21T21:41:00Z">
                  <w:rPr>
                    <w:ins w:id="1446" w:author="Ahmed, Manik" w:date="2021-10-19T22:28:00Z"/>
                    <w:color w:val="000000"/>
                  </w:rPr>
                </w:rPrChange>
              </w:rPr>
            </w:pPr>
            <w:ins w:id="1447" w:author="Ahmed, Manik" w:date="2021-10-19T22:28:00Z">
              <w:r w:rsidRPr="00AA039D">
                <w:rPr>
                  <w:color w:val="000000"/>
                  <w:sz w:val="18"/>
                  <w:szCs w:val="18"/>
                  <w:rPrChange w:id="1448" w:author="Shamima Akter" w:date="2021-10-21T21:41:00Z">
                    <w:rPr>
                      <w:color w:val="000000"/>
                    </w:rPr>
                  </w:rPrChange>
                </w:rPr>
                <w:t>MLP</w:t>
              </w:r>
            </w:ins>
          </w:p>
        </w:tc>
        <w:tc>
          <w:tcPr>
            <w:tcW w:w="1120" w:type="dxa"/>
            <w:tcBorders>
              <w:top w:val="nil"/>
              <w:left w:val="nil"/>
              <w:bottom w:val="single" w:sz="4" w:space="0" w:color="auto"/>
              <w:right w:val="nil"/>
            </w:tcBorders>
            <w:shd w:val="clear" w:color="auto" w:fill="auto"/>
            <w:noWrap/>
            <w:vAlign w:val="center"/>
            <w:hideMark/>
          </w:tcPr>
          <w:p w14:paraId="4B7B7C51" w14:textId="77777777" w:rsidR="00AE3255" w:rsidRPr="00AA039D" w:rsidRDefault="00AE3255" w:rsidP="008E4C18">
            <w:pPr>
              <w:suppressAutoHyphens w:val="0"/>
              <w:jc w:val="center"/>
              <w:rPr>
                <w:ins w:id="1449" w:author="Ahmed, Manik" w:date="2021-10-19T22:28:00Z"/>
                <w:color w:val="000000"/>
                <w:sz w:val="18"/>
                <w:szCs w:val="18"/>
                <w:rPrChange w:id="1450" w:author="Shamima Akter" w:date="2021-10-21T21:41:00Z">
                  <w:rPr>
                    <w:ins w:id="1451" w:author="Ahmed, Manik" w:date="2021-10-19T22:28:00Z"/>
                    <w:color w:val="000000"/>
                  </w:rPr>
                </w:rPrChange>
              </w:rPr>
            </w:pPr>
            <w:ins w:id="1452" w:author="Ahmed, Manik" w:date="2021-10-19T22:28:00Z">
              <w:r w:rsidRPr="00AA039D">
                <w:rPr>
                  <w:color w:val="000000"/>
                  <w:sz w:val="18"/>
                  <w:szCs w:val="18"/>
                  <w:rPrChange w:id="1453" w:author="Shamima Akter" w:date="2021-10-21T21:41:00Z">
                    <w:rPr>
                      <w:color w:val="000000"/>
                    </w:rPr>
                  </w:rPrChange>
                </w:rPr>
                <w:t>97%</w:t>
              </w:r>
            </w:ins>
          </w:p>
        </w:tc>
        <w:tc>
          <w:tcPr>
            <w:tcW w:w="1060" w:type="dxa"/>
            <w:tcBorders>
              <w:top w:val="nil"/>
              <w:left w:val="nil"/>
              <w:bottom w:val="single" w:sz="4" w:space="0" w:color="auto"/>
              <w:right w:val="nil"/>
            </w:tcBorders>
            <w:shd w:val="clear" w:color="auto" w:fill="auto"/>
            <w:noWrap/>
            <w:vAlign w:val="center"/>
            <w:hideMark/>
          </w:tcPr>
          <w:p w14:paraId="5B5D08D0" w14:textId="77777777" w:rsidR="00AE3255" w:rsidRPr="00AA039D" w:rsidRDefault="00AE3255" w:rsidP="008E4C18">
            <w:pPr>
              <w:suppressAutoHyphens w:val="0"/>
              <w:jc w:val="center"/>
              <w:rPr>
                <w:ins w:id="1454" w:author="Ahmed, Manik" w:date="2021-10-19T22:28:00Z"/>
                <w:color w:val="000000"/>
                <w:sz w:val="18"/>
                <w:szCs w:val="18"/>
                <w:rPrChange w:id="1455" w:author="Shamima Akter" w:date="2021-10-21T21:41:00Z">
                  <w:rPr>
                    <w:ins w:id="1456" w:author="Ahmed, Manik" w:date="2021-10-19T22:28:00Z"/>
                    <w:color w:val="000000"/>
                  </w:rPr>
                </w:rPrChange>
              </w:rPr>
            </w:pPr>
            <w:ins w:id="1457" w:author="Ahmed, Manik" w:date="2021-10-19T22:28:00Z">
              <w:r w:rsidRPr="00AA039D">
                <w:rPr>
                  <w:color w:val="000000"/>
                  <w:sz w:val="18"/>
                  <w:szCs w:val="18"/>
                  <w:rPrChange w:id="1458"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1B280827" w14:textId="77777777" w:rsidR="00AE3255" w:rsidRPr="00AA039D" w:rsidRDefault="00AE3255" w:rsidP="008E4C18">
            <w:pPr>
              <w:suppressAutoHyphens w:val="0"/>
              <w:jc w:val="center"/>
              <w:rPr>
                <w:ins w:id="1459" w:author="Ahmed, Manik" w:date="2021-10-19T22:28:00Z"/>
                <w:color w:val="000000"/>
                <w:sz w:val="18"/>
                <w:szCs w:val="18"/>
                <w:rPrChange w:id="1460" w:author="Shamima Akter" w:date="2021-10-21T21:41:00Z">
                  <w:rPr>
                    <w:ins w:id="1461" w:author="Ahmed, Manik" w:date="2021-10-19T22:28:00Z"/>
                    <w:color w:val="000000"/>
                  </w:rPr>
                </w:rPrChange>
              </w:rPr>
            </w:pPr>
            <w:ins w:id="1462" w:author="Ahmed, Manik" w:date="2021-10-19T22:28:00Z">
              <w:r w:rsidRPr="00AA039D">
                <w:rPr>
                  <w:color w:val="000000"/>
                  <w:sz w:val="18"/>
                  <w:szCs w:val="18"/>
                  <w:rPrChange w:id="1463" w:author="Shamima Akter" w:date="2021-10-21T21:41:00Z">
                    <w:rPr>
                      <w:color w:val="000000"/>
                    </w:rPr>
                  </w:rPrChange>
                </w:rPr>
                <w:t>98%</w:t>
              </w:r>
            </w:ins>
          </w:p>
        </w:tc>
        <w:tc>
          <w:tcPr>
            <w:tcW w:w="960" w:type="dxa"/>
            <w:tcBorders>
              <w:top w:val="nil"/>
              <w:left w:val="nil"/>
              <w:bottom w:val="single" w:sz="4" w:space="0" w:color="auto"/>
              <w:right w:val="nil"/>
            </w:tcBorders>
            <w:shd w:val="clear" w:color="auto" w:fill="auto"/>
            <w:noWrap/>
            <w:vAlign w:val="center"/>
            <w:hideMark/>
          </w:tcPr>
          <w:p w14:paraId="69CD8BEB" w14:textId="77777777" w:rsidR="00AE3255" w:rsidRPr="00AA039D" w:rsidRDefault="00AE3255" w:rsidP="008E4C18">
            <w:pPr>
              <w:suppressAutoHyphens w:val="0"/>
              <w:jc w:val="center"/>
              <w:rPr>
                <w:ins w:id="1464" w:author="Ahmed, Manik" w:date="2021-10-19T22:28:00Z"/>
                <w:color w:val="000000"/>
                <w:sz w:val="18"/>
                <w:szCs w:val="18"/>
                <w:rPrChange w:id="1465" w:author="Shamima Akter" w:date="2021-10-21T21:41:00Z">
                  <w:rPr>
                    <w:ins w:id="1466" w:author="Ahmed, Manik" w:date="2021-10-19T22:28:00Z"/>
                    <w:color w:val="000000"/>
                  </w:rPr>
                </w:rPrChange>
              </w:rPr>
            </w:pPr>
            <w:ins w:id="1467" w:author="Ahmed, Manik" w:date="2021-10-19T22:28:00Z">
              <w:r w:rsidRPr="00AA039D">
                <w:rPr>
                  <w:color w:val="000000"/>
                  <w:sz w:val="18"/>
                  <w:szCs w:val="18"/>
                  <w:rPrChange w:id="1468"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0D7DA8B7" w14:textId="77777777" w:rsidR="00AE3255" w:rsidRPr="00AA039D" w:rsidRDefault="00AE3255" w:rsidP="008E4C18">
            <w:pPr>
              <w:suppressAutoHyphens w:val="0"/>
              <w:jc w:val="center"/>
              <w:rPr>
                <w:ins w:id="1469" w:author="Ahmed, Manik" w:date="2021-10-19T22:28:00Z"/>
                <w:color w:val="000000"/>
                <w:sz w:val="18"/>
                <w:szCs w:val="18"/>
                <w:rPrChange w:id="1470" w:author="Shamima Akter" w:date="2021-10-21T21:41:00Z">
                  <w:rPr>
                    <w:ins w:id="1471" w:author="Ahmed, Manik" w:date="2021-10-19T22:28:00Z"/>
                    <w:color w:val="000000"/>
                  </w:rPr>
                </w:rPrChange>
              </w:rPr>
            </w:pPr>
            <w:ins w:id="1472" w:author="Ahmed, Manik" w:date="2021-10-19T22:28:00Z">
              <w:r w:rsidRPr="00AA039D">
                <w:rPr>
                  <w:color w:val="000000"/>
                  <w:sz w:val="18"/>
                  <w:szCs w:val="18"/>
                  <w:rPrChange w:id="1473" w:author="Shamima Akter" w:date="2021-10-21T21:41:00Z">
                    <w:rPr>
                      <w:color w:val="000000"/>
                    </w:rPr>
                  </w:rPrChange>
                </w:rPr>
                <w:t>0.98</w:t>
              </w:r>
            </w:ins>
          </w:p>
        </w:tc>
        <w:tc>
          <w:tcPr>
            <w:tcW w:w="960" w:type="dxa"/>
            <w:tcBorders>
              <w:top w:val="nil"/>
              <w:left w:val="nil"/>
              <w:bottom w:val="single" w:sz="4" w:space="0" w:color="auto"/>
              <w:right w:val="nil"/>
            </w:tcBorders>
            <w:shd w:val="clear" w:color="auto" w:fill="auto"/>
            <w:noWrap/>
            <w:vAlign w:val="center"/>
            <w:hideMark/>
          </w:tcPr>
          <w:p w14:paraId="28BE2F00" w14:textId="77777777" w:rsidR="00AE3255" w:rsidRPr="00AA039D" w:rsidRDefault="00AE3255" w:rsidP="008E4C18">
            <w:pPr>
              <w:suppressAutoHyphens w:val="0"/>
              <w:jc w:val="center"/>
              <w:rPr>
                <w:ins w:id="1474" w:author="Ahmed, Manik" w:date="2021-10-19T22:28:00Z"/>
                <w:color w:val="000000"/>
                <w:sz w:val="18"/>
                <w:szCs w:val="18"/>
                <w:rPrChange w:id="1475" w:author="Shamima Akter" w:date="2021-10-21T21:41:00Z">
                  <w:rPr>
                    <w:ins w:id="1476" w:author="Ahmed, Manik" w:date="2021-10-19T22:28:00Z"/>
                    <w:color w:val="000000"/>
                  </w:rPr>
                </w:rPrChange>
              </w:rPr>
            </w:pPr>
            <w:ins w:id="1477" w:author="Ahmed, Manik" w:date="2021-10-19T22:28:00Z">
              <w:r w:rsidRPr="00AA039D">
                <w:rPr>
                  <w:color w:val="000000"/>
                  <w:sz w:val="18"/>
                  <w:szCs w:val="18"/>
                  <w:rPrChange w:id="1478" w:author="Shamima Akter" w:date="2021-10-21T21:41:00Z">
                    <w:rPr>
                      <w:color w:val="000000"/>
                    </w:rPr>
                  </w:rPrChange>
                </w:rPr>
                <w:t>0.05</w:t>
              </w:r>
            </w:ins>
          </w:p>
        </w:tc>
        <w:tc>
          <w:tcPr>
            <w:tcW w:w="1240" w:type="dxa"/>
            <w:tcBorders>
              <w:top w:val="nil"/>
              <w:left w:val="nil"/>
              <w:bottom w:val="single" w:sz="4" w:space="0" w:color="auto"/>
              <w:right w:val="nil"/>
            </w:tcBorders>
            <w:shd w:val="clear" w:color="auto" w:fill="auto"/>
            <w:noWrap/>
            <w:vAlign w:val="center"/>
            <w:hideMark/>
          </w:tcPr>
          <w:p w14:paraId="231DE785" w14:textId="77777777" w:rsidR="00AE3255" w:rsidRPr="00AA039D" w:rsidRDefault="00AE3255" w:rsidP="008E4C18">
            <w:pPr>
              <w:suppressAutoHyphens w:val="0"/>
              <w:jc w:val="center"/>
              <w:rPr>
                <w:ins w:id="1479" w:author="Ahmed, Manik" w:date="2021-10-19T22:28:00Z"/>
                <w:color w:val="000000"/>
                <w:sz w:val="18"/>
                <w:szCs w:val="18"/>
                <w:rPrChange w:id="1480" w:author="Shamima Akter" w:date="2021-10-21T21:41:00Z">
                  <w:rPr>
                    <w:ins w:id="1481" w:author="Ahmed, Manik" w:date="2021-10-19T22:28:00Z"/>
                    <w:color w:val="000000"/>
                  </w:rPr>
                </w:rPrChange>
              </w:rPr>
            </w:pPr>
            <w:ins w:id="1482" w:author="Ahmed, Manik" w:date="2021-10-19T22:28:00Z">
              <w:r w:rsidRPr="00AA039D">
                <w:rPr>
                  <w:color w:val="000000"/>
                  <w:sz w:val="18"/>
                  <w:szCs w:val="18"/>
                  <w:rPrChange w:id="1483" w:author="Shamima Akter" w:date="2021-10-21T21:41:00Z">
                    <w:rPr>
                      <w:color w:val="000000"/>
                    </w:rPr>
                  </w:rPrChange>
                </w:rPr>
                <w:t>0.07</w:t>
              </w:r>
            </w:ins>
          </w:p>
        </w:tc>
        <w:tc>
          <w:tcPr>
            <w:tcW w:w="960" w:type="dxa"/>
            <w:tcBorders>
              <w:top w:val="nil"/>
              <w:left w:val="nil"/>
              <w:bottom w:val="single" w:sz="4" w:space="0" w:color="auto"/>
              <w:right w:val="nil"/>
            </w:tcBorders>
            <w:shd w:val="clear" w:color="auto" w:fill="auto"/>
            <w:noWrap/>
            <w:vAlign w:val="center"/>
            <w:hideMark/>
          </w:tcPr>
          <w:p w14:paraId="4D47AEF5" w14:textId="77777777" w:rsidR="00AE3255" w:rsidRPr="00AA039D" w:rsidRDefault="00AE3255" w:rsidP="008E4C18">
            <w:pPr>
              <w:suppressAutoHyphens w:val="0"/>
              <w:jc w:val="center"/>
              <w:rPr>
                <w:ins w:id="1484" w:author="Ahmed, Manik" w:date="2021-10-19T22:28:00Z"/>
                <w:color w:val="000000"/>
                <w:sz w:val="18"/>
                <w:szCs w:val="18"/>
                <w:rPrChange w:id="1485" w:author="Shamima Akter" w:date="2021-10-21T21:41:00Z">
                  <w:rPr>
                    <w:ins w:id="1486" w:author="Ahmed, Manik" w:date="2021-10-19T22:28:00Z"/>
                    <w:color w:val="000000"/>
                  </w:rPr>
                </w:rPrChange>
              </w:rPr>
            </w:pPr>
            <w:ins w:id="1487" w:author="Ahmed, Manik" w:date="2021-10-19T22:28:00Z">
              <w:r w:rsidRPr="00AA039D">
                <w:rPr>
                  <w:color w:val="000000"/>
                  <w:sz w:val="18"/>
                  <w:szCs w:val="18"/>
                  <w:rPrChange w:id="1488" w:author="Shamima Akter" w:date="2021-10-21T21:41:00Z">
                    <w:rPr>
                      <w:color w:val="000000"/>
                    </w:rPr>
                  </w:rPrChange>
                </w:rPr>
                <w:t>11.04</w:t>
              </w:r>
            </w:ins>
          </w:p>
        </w:tc>
      </w:tr>
    </w:tbl>
    <w:p w14:paraId="45D59567" w14:textId="77777777" w:rsidR="00AE3255" w:rsidRDefault="00AE3255" w:rsidP="00AE3255">
      <w:pPr>
        <w:spacing w:line="240" w:lineRule="exact"/>
        <w:jc w:val="both"/>
        <w:rPr>
          <w:ins w:id="1489" w:author="Ahmed, Manik" w:date="2021-10-19T22:28:00Z"/>
          <w:bCs/>
          <w:color w:val="000000" w:themeColor="text1"/>
        </w:rPr>
        <w:sectPr w:rsidR="00AE3255" w:rsidSect="008E4C18">
          <w:type w:val="continuous"/>
          <w:pgSz w:w="11906" w:h="16838"/>
          <w:pgMar w:top="1296" w:right="734" w:bottom="1037" w:left="734" w:header="360" w:footer="634" w:gutter="0"/>
          <w:pgNumType w:start="1"/>
          <w:cols w:space="514"/>
          <w:formProt w:val="0"/>
          <w:titlePg/>
          <w:docGrid w:linePitch="360" w:charSpace="16384"/>
        </w:sectPr>
      </w:pPr>
    </w:p>
    <w:p w14:paraId="2DD17007" w14:textId="77777777" w:rsidR="00AE3255" w:rsidRDefault="00AE3255" w:rsidP="00AE3255">
      <w:pPr>
        <w:spacing w:line="240" w:lineRule="exact"/>
        <w:jc w:val="both"/>
        <w:rPr>
          <w:ins w:id="1490" w:author="Ahmed, Manik" w:date="2021-10-19T22:28:00Z"/>
          <w:bCs/>
          <w:color w:val="000000" w:themeColor="text1"/>
        </w:rPr>
      </w:pPr>
    </w:p>
    <w:p w14:paraId="56C38DB0" w14:textId="77777777" w:rsidR="00AE3255" w:rsidRDefault="00AE3255" w:rsidP="00AE3255">
      <w:pPr>
        <w:spacing w:line="240" w:lineRule="exact"/>
        <w:jc w:val="both"/>
        <w:rPr>
          <w:ins w:id="1491" w:author="Ahmed, Manik" w:date="2021-10-19T22:28:00Z"/>
          <w:bCs/>
          <w:color w:val="000000" w:themeColor="text1"/>
        </w:rPr>
      </w:pPr>
    </w:p>
    <w:p w14:paraId="271F8E47" w14:textId="77777777" w:rsidR="00AE3255" w:rsidRDefault="00AE3255" w:rsidP="00AE3255">
      <w:pPr>
        <w:spacing w:line="240" w:lineRule="exact"/>
        <w:jc w:val="both"/>
        <w:rPr>
          <w:ins w:id="1492" w:author="Ahmed, Manik" w:date="2021-10-19T22:28:00Z"/>
          <w:bCs/>
          <w:color w:val="000000" w:themeColor="text1"/>
        </w:rPr>
        <w:sectPr w:rsidR="00AE3255" w:rsidSect="008A6C54">
          <w:type w:val="continuous"/>
          <w:pgSz w:w="11906" w:h="16838"/>
          <w:pgMar w:top="1296" w:right="734" w:bottom="1037" w:left="734" w:header="360" w:footer="634" w:gutter="0"/>
          <w:pgNumType w:start="1"/>
          <w:cols w:num="2" w:space="514"/>
          <w:formProt w:val="0"/>
          <w:titlePg/>
          <w:docGrid w:linePitch="360" w:charSpace="16384"/>
        </w:sectPr>
      </w:pPr>
    </w:p>
    <w:tbl>
      <w:tblPr>
        <w:tblStyle w:val="TableGrid"/>
        <w:tblW w:w="0" w:type="auto"/>
        <w:tblLook w:val="04A0" w:firstRow="1" w:lastRow="0" w:firstColumn="1" w:lastColumn="0" w:noHBand="0" w:noVBand="1"/>
      </w:tblPr>
      <w:tblGrid>
        <w:gridCol w:w="10428"/>
      </w:tblGrid>
      <w:tr w:rsidR="00AE3255" w14:paraId="61AD63FE" w14:textId="77777777" w:rsidTr="008E4C18">
        <w:trPr>
          <w:ins w:id="1493" w:author="Ahmed, Manik" w:date="2021-10-19T22:28:00Z"/>
        </w:trPr>
        <w:tc>
          <w:tcPr>
            <w:tcW w:w="9756" w:type="dxa"/>
          </w:tcPr>
          <w:p w14:paraId="00A1FE82" w14:textId="77777777" w:rsidR="00AE3255" w:rsidRDefault="00AE3255" w:rsidP="008E4C18">
            <w:pPr>
              <w:spacing w:line="240" w:lineRule="exact"/>
              <w:jc w:val="both"/>
              <w:rPr>
                <w:ins w:id="1494" w:author="Ahmed, Manik" w:date="2021-10-19T22:28:00Z"/>
                <w:bCs/>
                <w:color w:val="000000" w:themeColor="text1"/>
              </w:rPr>
            </w:pPr>
            <w:ins w:id="1495" w:author="Ahmed, Manik" w:date="2021-10-19T22:28:00Z">
              <w:r>
                <w:rPr>
                  <w:noProof/>
                </w:rPr>
                <w:drawing>
                  <wp:anchor distT="0" distB="0" distL="114300" distR="114300" simplePos="0" relativeHeight="251683328" behindDoc="0" locked="0" layoutInCell="1" allowOverlap="1" wp14:anchorId="4FC98717" wp14:editId="7F017695">
                    <wp:simplePos x="0" y="0"/>
                    <wp:positionH relativeFrom="column">
                      <wp:posOffset>139700</wp:posOffset>
                    </wp:positionH>
                    <wp:positionV relativeFrom="paragraph">
                      <wp:posOffset>15240</wp:posOffset>
                    </wp:positionV>
                    <wp:extent cx="6211570" cy="2206625"/>
                    <wp:effectExtent l="0" t="0" r="17780" b="3175"/>
                    <wp:wrapSquare wrapText="bothSides"/>
                    <wp:docPr id="22" name="Chart 22">
                      <a:extLst xmlns:a="http://schemas.openxmlformats.org/drawingml/2006/main">
                        <a:ext uri="{FF2B5EF4-FFF2-40B4-BE49-F238E27FC236}">
                          <a16:creationId xmlns:a16="http://schemas.microsoft.com/office/drawing/2014/main" id="{83F2352C-5950-4B3A-B2D2-D7690DC671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ins>
          </w:p>
        </w:tc>
      </w:tr>
      <w:tr w:rsidR="00AE3255" w14:paraId="1D23E00D" w14:textId="77777777" w:rsidTr="008E4C18">
        <w:trPr>
          <w:ins w:id="1496" w:author="Ahmed, Manik" w:date="2021-10-19T22:28:00Z"/>
        </w:trPr>
        <w:tc>
          <w:tcPr>
            <w:tcW w:w="9756" w:type="dxa"/>
          </w:tcPr>
          <w:p w14:paraId="53E1EBE7" w14:textId="77777777" w:rsidR="00AE3255" w:rsidRDefault="00AE3255" w:rsidP="008E4C18">
            <w:pPr>
              <w:spacing w:line="240" w:lineRule="exact"/>
              <w:jc w:val="both"/>
              <w:rPr>
                <w:ins w:id="1497" w:author="Ahmed, Manik" w:date="2021-10-19T22:28:00Z"/>
                <w:noProof/>
              </w:rPr>
            </w:pPr>
          </w:p>
        </w:tc>
      </w:tr>
      <w:tr w:rsidR="00AE3255" w14:paraId="1B5EAFA4" w14:textId="77777777" w:rsidTr="008E4C18">
        <w:trPr>
          <w:ins w:id="1498" w:author="Ahmed, Manik" w:date="2021-10-19T22:28:00Z"/>
        </w:trPr>
        <w:tc>
          <w:tcPr>
            <w:tcW w:w="9756" w:type="dxa"/>
          </w:tcPr>
          <w:p w14:paraId="0457121E" w14:textId="7889F538" w:rsidR="00AE3255" w:rsidRDefault="005B5C9E" w:rsidP="008E4C18">
            <w:pPr>
              <w:spacing w:line="240" w:lineRule="exact"/>
              <w:jc w:val="both"/>
              <w:rPr>
                <w:ins w:id="1499" w:author="Ahmed, Manik" w:date="2021-10-19T22:28:00Z"/>
                <w:noProof/>
              </w:rPr>
            </w:pPr>
            <w:ins w:id="1500" w:author="Ahmed, Manik" w:date="2021-10-19T22:39:00Z">
              <w:r>
                <w:rPr>
                  <w:noProof/>
                </w:rPr>
                <w:lastRenderedPageBreak/>
                <w:drawing>
                  <wp:anchor distT="0" distB="0" distL="114300" distR="114300" simplePos="0" relativeHeight="251684352" behindDoc="0" locked="0" layoutInCell="1" allowOverlap="1" wp14:anchorId="5F916A6A" wp14:editId="3A5363A8">
                    <wp:simplePos x="0" y="0"/>
                    <wp:positionH relativeFrom="column">
                      <wp:posOffset>-65405</wp:posOffset>
                    </wp:positionH>
                    <wp:positionV relativeFrom="paragraph">
                      <wp:posOffset>0</wp:posOffset>
                    </wp:positionV>
                    <wp:extent cx="6628130" cy="2466975"/>
                    <wp:effectExtent l="0" t="0" r="1270" b="9525"/>
                    <wp:wrapSquare wrapText="bothSides"/>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b="33827"/>
                            <a:stretch/>
                          </pic:blipFill>
                          <pic:spPr bwMode="auto">
                            <a:xfrm>
                              <a:off x="0" y="0"/>
                              <a:ext cx="6628130" cy="2466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tc>
      </w:tr>
    </w:tbl>
    <w:p w14:paraId="1A84D689" w14:textId="77777777" w:rsidR="00AE3255" w:rsidRDefault="00AE3255" w:rsidP="00AE3255">
      <w:pPr>
        <w:spacing w:line="240" w:lineRule="exact"/>
        <w:jc w:val="both"/>
        <w:rPr>
          <w:ins w:id="1501" w:author="Ahmed, Manik" w:date="2021-10-19T22:28:00Z"/>
          <w:bCs/>
          <w:color w:val="000000" w:themeColor="text1"/>
        </w:rPr>
        <w:sectPr w:rsidR="00AE3255" w:rsidSect="008E4C18">
          <w:type w:val="continuous"/>
          <w:pgSz w:w="11906" w:h="16838"/>
          <w:pgMar w:top="1296" w:right="734" w:bottom="1037" w:left="734" w:header="360" w:footer="634" w:gutter="0"/>
          <w:pgNumType w:start="1"/>
          <w:cols w:space="514"/>
          <w:formProt w:val="0"/>
          <w:titlePg/>
          <w:docGrid w:linePitch="360" w:charSpace="16384"/>
        </w:sectPr>
      </w:pPr>
    </w:p>
    <w:p w14:paraId="752702D5" w14:textId="5326FFDB" w:rsidR="00AE3255" w:rsidRDefault="00D209B7" w:rsidP="00AE3255">
      <w:pPr>
        <w:spacing w:line="240" w:lineRule="exact"/>
        <w:jc w:val="both"/>
        <w:rPr>
          <w:ins w:id="1502" w:author="Ahmed, Manik" w:date="2021-10-19T22:28:00Z"/>
          <w:bCs/>
          <w:color w:val="000000" w:themeColor="text1"/>
        </w:rPr>
      </w:pPr>
      <w:ins w:id="1503" w:author="Ahmed, Manik" w:date="2021-10-19T22:31:00Z">
        <w:r>
          <w:rPr>
            <w:bCs/>
            <w:color w:val="000000" w:themeColor="text1"/>
          </w:rPr>
          <w:t xml:space="preserve">A1 </w:t>
        </w:r>
      </w:ins>
      <w:ins w:id="1504" w:author="Ahmed, Manik" w:date="2021-10-19T22:33:00Z">
        <w:r w:rsidR="003403BF">
          <w:rPr>
            <w:bCs/>
            <w:color w:val="000000" w:themeColor="text1"/>
          </w:rPr>
          <w:t>CSF</w:t>
        </w:r>
      </w:ins>
    </w:p>
    <w:p w14:paraId="74A4A701" w14:textId="77777777" w:rsidR="00AE3255" w:rsidRDefault="00AE3255" w:rsidP="00AE3255">
      <w:pPr>
        <w:spacing w:line="240" w:lineRule="exact"/>
        <w:jc w:val="both"/>
        <w:rPr>
          <w:ins w:id="1505" w:author="Ahmed, Manik" w:date="2021-10-19T22:28:00Z"/>
          <w:bCs/>
          <w:color w:val="000000" w:themeColor="text1"/>
        </w:rPr>
      </w:pPr>
    </w:p>
    <w:p w14:paraId="08E0A457" w14:textId="77777777" w:rsidR="003403BF" w:rsidRDefault="003403BF" w:rsidP="003403BF">
      <w:pPr>
        <w:spacing w:line="240" w:lineRule="exact"/>
        <w:jc w:val="both"/>
        <w:rPr>
          <w:ins w:id="1506" w:author="Ahmed, Manik" w:date="2021-10-19T22:32:00Z"/>
          <w:bCs/>
          <w:color w:val="000000" w:themeColor="text1"/>
          <w:highlight w:val="yellow"/>
          <w:lang w:val="id-ID"/>
        </w:rPr>
        <w:sectPr w:rsidR="003403BF" w:rsidSect="006712D6">
          <w:type w:val="continuous"/>
          <w:pgSz w:w="11906" w:h="16838"/>
          <w:pgMar w:top="1296" w:right="734" w:bottom="1037" w:left="734" w:header="360" w:footer="634" w:gutter="0"/>
          <w:pgNumType w:start="1"/>
          <w:cols w:space="514"/>
          <w:formProt w:val="0"/>
          <w:titlePg/>
          <w:docGrid w:linePitch="360" w:charSpace="16384"/>
        </w:sectPr>
      </w:pPr>
    </w:p>
    <w:p w14:paraId="0E41E208" w14:textId="33EFD8A4" w:rsidR="00C33DEF" w:rsidRDefault="00C33DEF" w:rsidP="00C33DEF">
      <w:pPr>
        <w:spacing w:line="240" w:lineRule="exact"/>
        <w:jc w:val="both"/>
        <w:rPr>
          <w:ins w:id="1507" w:author="Shamima Akter" w:date="2021-10-20T16:37:00Z"/>
          <w:bCs/>
          <w:color w:val="000000" w:themeColor="text1"/>
        </w:rPr>
      </w:pPr>
      <w:ins w:id="1508" w:author="Shamima Akter" w:date="2021-10-20T16:37:00Z">
        <w:r w:rsidRPr="009D2495">
          <w:rPr>
            <w:bCs/>
            <w:color w:val="000000" w:themeColor="text1"/>
            <w:highlight w:val="yellow"/>
            <w:lang w:val="id-ID"/>
          </w:rPr>
          <w:t>Table</w:t>
        </w:r>
        <w:r w:rsidRPr="009D2495">
          <w:rPr>
            <w:bCs/>
            <w:color w:val="000000" w:themeColor="text1"/>
            <w:highlight w:val="yellow"/>
          </w:rPr>
          <w:t xml:space="preserve"> 4</w:t>
        </w:r>
        <w:r w:rsidRPr="009D2495">
          <w:rPr>
            <w:bCs/>
            <w:color w:val="000000" w:themeColor="text1"/>
            <w:highlight w:val="yellow"/>
            <w:lang w:val="id-ID"/>
          </w:rPr>
          <w:t xml:space="preserve"> provides the experimental results of the proposed</w:t>
        </w:r>
        <w:r w:rsidRPr="009D2495">
          <w:rPr>
            <w:bCs/>
            <w:color w:val="000000" w:themeColor="text1"/>
            <w:highlight w:val="yellow"/>
          </w:rPr>
          <w:t xml:space="preserve"> seven DL</w:t>
        </w:r>
      </w:ins>
      <w:ins w:id="1509" w:author="Shamima Akter" w:date="2021-10-20T19:01:00Z">
        <w:r w:rsidR="00A91676">
          <w:rPr>
            <w:bCs/>
            <w:color w:val="000000" w:themeColor="text1"/>
            <w:highlight w:val="yellow"/>
          </w:rPr>
          <w:t xml:space="preserve"> </w:t>
        </w:r>
      </w:ins>
      <w:ins w:id="1510" w:author="Shamima Akter" w:date="2021-10-20T16:37:00Z">
        <w:r w:rsidRPr="009D2495">
          <w:rPr>
            <w:bCs/>
            <w:color w:val="000000" w:themeColor="text1"/>
            <w:highlight w:val="yellow"/>
            <w:lang w:val="id-ID"/>
          </w:rPr>
          <w:t>classifier</w:t>
        </w:r>
        <w:r w:rsidRPr="009D2495">
          <w:rPr>
            <w:bCs/>
            <w:color w:val="000000" w:themeColor="text1"/>
            <w:highlight w:val="yellow"/>
          </w:rPr>
          <w:t>s and represents the d</w:t>
        </w:r>
        <w:r w:rsidRPr="009D2495">
          <w:rPr>
            <w:bCs/>
            <w:color w:val="000000" w:themeColor="text1"/>
            <w:highlight w:val="yellow"/>
            <w:lang w:val="id-ID"/>
          </w:rPr>
          <w:t>ifferent measures such as Accuracy</w:t>
        </w:r>
        <w:r w:rsidRPr="009D2495">
          <w:rPr>
            <w:bCs/>
            <w:color w:val="000000" w:themeColor="text1"/>
            <w:highlight w:val="yellow"/>
          </w:rPr>
          <w:t>,</w:t>
        </w:r>
      </w:ins>
      <w:ins w:id="1511" w:author="Shamima Akter" w:date="2021-10-20T19:01:00Z">
        <w:r w:rsidR="00A91676">
          <w:rPr>
            <w:bCs/>
            <w:color w:val="000000" w:themeColor="text1"/>
            <w:highlight w:val="yellow"/>
          </w:rPr>
          <w:t xml:space="preserve"> </w:t>
        </w:r>
      </w:ins>
      <w:ins w:id="1512" w:author="Shamima Akter" w:date="2021-10-20T16:37:00Z">
        <w:r w:rsidRPr="009D2495">
          <w:rPr>
            <w:bCs/>
            <w:color w:val="000000" w:themeColor="text1"/>
            <w:highlight w:val="yellow"/>
            <w:lang w:val="id-ID"/>
          </w:rPr>
          <w:t>Precision, Recall, F1 Score, AUC, Loss,</w:t>
        </w:r>
        <w:r w:rsidRPr="009D2495">
          <w:rPr>
            <w:bCs/>
            <w:color w:val="000000" w:themeColor="text1"/>
            <w:highlight w:val="yellow"/>
          </w:rPr>
          <w:t xml:space="preserve"> </w:t>
        </w:r>
        <w:r w:rsidRPr="009D2495">
          <w:rPr>
            <w:bCs/>
            <w:color w:val="000000" w:themeColor="text1"/>
            <w:highlight w:val="yellow"/>
            <w:lang w:val="id-ID"/>
          </w:rPr>
          <w:t>and Val</w:t>
        </w:r>
        <w:proofErr w:type="spellStart"/>
        <w:r w:rsidRPr="009D2495">
          <w:rPr>
            <w:bCs/>
            <w:color w:val="000000" w:themeColor="text1"/>
            <w:highlight w:val="yellow"/>
          </w:rPr>
          <w:t>idation</w:t>
        </w:r>
        <w:proofErr w:type="spellEnd"/>
        <w:r w:rsidRPr="009D2495">
          <w:rPr>
            <w:bCs/>
            <w:color w:val="000000" w:themeColor="text1"/>
            <w:highlight w:val="yellow"/>
          </w:rPr>
          <w:t xml:space="preserve"> </w:t>
        </w:r>
        <w:r w:rsidRPr="009D2495">
          <w:rPr>
            <w:bCs/>
            <w:color w:val="000000" w:themeColor="text1"/>
            <w:highlight w:val="yellow"/>
            <w:lang w:val="id-ID"/>
          </w:rPr>
          <w:t>loss</w:t>
        </w:r>
        <w:r w:rsidRPr="009D2495">
          <w:rPr>
            <w:bCs/>
            <w:color w:val="000000" w:themeColor="text1"/>
            <w:highlight w:val="yellow"/>
          </w:rPr>
          <w:t xml:space="preserve"> (errors) </w:t>
        </w:r>
        <w:r w:rsidRPr="009D2495">
          <w:rPr>
            <w:bCs/>
            <w:color w:val="000000" w:themeColor="text1"/>
            <w:highlight w:val="yellow"/>
          </w:rPr>
          <w:fldChar w:fldCharType="begin" w:fldLock="1"/>
        </w:r>
        <w:r w:rsidRPr="009D2495">
          <w:rPr>
            <w:bCs/>
            <w:color w:val="000000" w:themeColor="text1"/>
            <w:highlight w:val="yellow"/>
          </w:rPr>
          <w: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instrText>
        </w:r>
        <w:r w:rsidRPr="009D2495">
          <w:rPr>
            <w:bCs/>
            <w:color w:val="000000" w:themeColor="text1"/>
            <w:highlight w:val="yellow"/>
          </w:rPr>
          <w:fldChar w:fldCharType="separate"/>
        </w:r>
        <w:r w:rsidRPr="009D2495">
          <w:rPr>
            <w:bCs/>
            <w:noProof/>
            <w:color w:val="000000" w:themeColor="text1"/>
            <w:highlight w:val="yellow"/>
          </w:rPr>
          <w:t>[35]</w:t>
        </w:r>
        <w:r w:rsidRPr="009D2495">
          <w:rPr>
            <w:bCs/>
            <w:color w:val="000000" w:themeColor="text1"/>
            <w:highlight w:val="yellow"/>
          </w:rPr>
          <w:fldChar w:fldCharType="end"/>
        </w:r>
        <w:r w:rsidRPr="009D2495">
          <w:rPr>
            <w:bCs/>
            <w:color w:val="000000" w:themeColor="text1"/>
            <w:highlight w:val="yellow"/>
            <w:lang w:val="id-ID"/>
          </w:rPr>
          <w:t xml:space="preserve">. All of these measurements should have values as </w:t>
        </w:r>
        <w:r w:rsidRPr="009D2495">
          <w:rPr>
            <w:bCs/>
            <w:color w:val="000000" w:themeColor="text1"/>
            <w:highlight w:val="yellow"/>
          </w:rPr>
          <w:t xml:space="preserve">close to </w:t>
        </w:r>
        <w:r w:rsidRPr="009D2495">
          <w:rPr>
            <w:bCs/>
            <w:color w:val="000000" w:themeColor="text1"/>
            <w:highlight w:val="yellow"/>
            <w:lang w:val="id-ID"/>
          </w:rPr>
          <w:t>100</w:t>
        </w:r>
        <w:r w:rsidRPr="009D2495">
          <w:rPr>
            <w:bCs/>
            <w:color w:val="000000" w:themeColor="text1"/>
            <w:highlight w:val="yellow"/>
          </w:rPr>
          <w:t>.</w:t>
        </w:r>
        <w:r w:rsidRPr="009D2495">
          <w:rPr>
            <w:bCs/>
            <w:color w:val="000000" w:themeColor="text1"/>
            <w:highlight w:val="yellow"/>
            <w:lang w:val="id-ID"/>
          </w:rPr>
          <w:t xml:space="preserve"> We consider</w:t>
        </w:r>
        <w:r w:rsidRPr="009D2495">
          <w:rPr>
            <w:bCs/>
            <w:color w:val="000000" w:themeColor="text1"/>
            <w:highlight w:val="yellow"/>
          </w:rPr>
          <w:t>ed</w:t>
        </w:r>
        <w:r w:rsidRPr="009D2495">
          <w:rPr>
            <w:bCs/>
            <w:color w:val="000000" w:themeColor="text1"/>
            <w:highlight w:val="yellow"/>
            <w:lang w:val="id-ID"/>
          </w:rPr>
          <w:t xml:space="preserve"> the classifier that </w:t>
        </w:r>
        <w:r w:rsidRPr="009D2495">
          <w:rPr>
            <w:bCs/>
            <w:color w:val="000000" w:themeColor="text1"/>
            <w:highlight w:val="yellow"/>
          </w:rPr>
          <w:t>handles</w:t>
        </w:r>
        <w:r w:rsidRPr="009D2495">
          <w:rPr>
            <w:bCs/>
            <w:color w:val="000000" w:themeColor="text1"/>
            <w:highlight w:val="yellow"/>
            <w:lang w:val="id-ID"/>
          </w:rPr>
          <w:t xml:space="preserve"> the greatest score to be the best classification algorithm.</w:t>
        </w:r>
        <w:r>
          <w:rPr>
            <w:bCs/>
            <w:color w:val="000000" w:themeColor="text1"/>
          </w:rPr>
          <w:t xml:space="preserve"> </w:t>
        </w:r>
        <w:r w:rsidRPr="00577BFD">
          <w:rPr>
            <w:color w:val="000000" w:themeColor="text1"/>
          </w:rPr>
          <w:t xml:space="preserve">All the models showed </w:t>
        </w:r>
        <w:r>
          <w:rPr>
            <w:color w:val="000000" w:themeColor="text1"/>
          </w:rPr>
          <w:t>80</w:t>
        </w:r>
        <w:r w:rsidRPr="00577BFD">
          <w:rPr>
            <w:color w:val="000000" w:themeColor="text1"/>
          </w:rPr>
          <w:t xml:space="preserve"> to over 90% accuracy, where </w:t>
        </w:r>
      </w:ins>
      <w:ins w:id="1513" w:author="Shamima Akter" w:date="2021-10-20T19:15:00Z">
        <w:r w:rsidR="006F2CD2">
          <w:rPr>
            <w:color w:val="000000" w:themeColor="text1"/>
          </w:rPr>
          <w:t>two</w:t>
        </w:r>
      </w:ins>
      <w:ins w:id="1514" w:author="Shamima Akter" w:date="2021-10-20T16:37:00Z">
        <w:r w:rsidRPr="00577BFD">
          <w:rPr>
            <w:color w:val="000000" w:themeColor="text1"/>
          </w:rPr>
          <w:t xml:space="preserve"> models showed </w:t>
        </w:r>
      </w:ins>
      <w:ins w:id="1515" w:author="Shamima Akter" w:date="2021-10-20T19:44:00Z">
        <w:r w:rsidR="007F0E46">
          <w:rPr>
            <w:color w:val="000000" w:themeColor="text1"/>
          </w:rPr>
          <w:t>over 95 %</w:t>
        </w:r>
      </w:ins>
      <w:ins w:id="1516" w:author="Shamima Akter" w:date="2021-10-20T16:37:00Z">
        <w:r w:rsidRPr="00577BFD">
          <w:rPr>
            <w:color w:val="000000" w:themeColor="text1"/>
          </w:rPr>
          <w:t xml:space="preserve"> accuracy. Out of all algorithms, ANN showed</w:t>
        </w:r>
      </w:ins>
      <w:ins w:id="1517" w:author="Shamima Akter" w:date="2021-10-20T19:15:00Z">
        <w:r w:rsidR="006F2CD2">
          <w:rPr>
            <w:color w:val="000000" w:themeColor="text1"/>
          </w:rPr>
          <w:t xml:space="preserve"> </w:t>
        </w:r>
      </w:ins>
      <w:ins w:id="1518" w:author="Shamima Akter" w:date="2021-10-20T16:37:00Z">
        <w:r w:rsidRPr="00577BFD">
          <w:rPr>
            <w:color w:val="000000" w:themeColor="text1"/>
          </w:rPr>
          <w:t>highest accuracy of 9</w:t>
        </w:r>
      </w:ins>
      <w:ins w:id="1519" w:author="Shamima Akter" w:date="2021-10-20T19:44:00Z">
        <w:r w:rsidR="007F0E46">
          <w:rPr>
            <w:color w:val="000000" w:themeColor="text1"/>
          </w:rPr>
          <w:t>7</w:t>
        </w:r>
      </w:ins>
      <w:ins w:id="1520" w:author="Shamima Akter" w:date="2021-10-20T16:37:00Z">
        <w:r w:rsidRPr="00577BFD">
          <w:rPr>
            <w:color w:val="000000" w:themeColor="text1"/>
          </w:rPr>
          <w:t xml:space="preserve">%, followed by </w:t>
        </w:r>
      </w:ins>
      <w:ins w:id="1521" w:author="Shamima Akter" w:date="2021-10-20T19:44:00Z">
        <w:r w:rsidR="007F0E46">
          <w:rPr>
            <w:color w:val="000000" w:themeColor="text1"/>
          </w:rPr>
          <w:t>MLP</w:t>
        </w:r>
      </w:ins>
      <w:ins w:id="1522" w:author="Shamima Akter" w:date="2021-10-20T16:37:00Z">
        <w:r w:rsidRPr="00577BFD">
          <w:rPr>
            <w:color w:val="000000" w:themeColor="text1"/>
          </w:rPr>
          <w:t xml:space="preserve"> and </w:t>
        </w:r>
      </w:ins>
      <w:ins w:id="1523" w:author="Shamima Akter" w:date="2021-10-20T19:45:00Z">
        <w:r w:rsidR="007F0E46">
          <w:rPr>
            <w:color w:val="000000" w:themeColor="text1"/>
          </w:rPr>
          <w:t>SimpleRNN</w:t>
        </w:r>
      </w:ins>
      <w:ins w:id="1524" w:author="Shamima Akter" w:date="2021-10-20T16:37:00Z">
        <w:r w:rsidRPr="00577BFD">
          <w:rPr>
            <w:color w:val="000000" w:themeColor="text1"/>
          </w:rPr>
          <w:t>-</w:t>
        </w:r>
      </w:ins>
      <w:ins w:id="1525" w:author="Shamima Akter" w:date="2021-10-20T19:45:00Z">
        <w:r w:rsidR="007F0E46">
          <w:rPr>
            <w:color w:val="000000" w:themeColor="text1"/>
          </w:rPr>
          <w:t>96</w:t>
        </w:r>
      </w:ins>
      <w:ins w:id="1526" w:author="Shamima Akter" w:date="2021-10-20T19:46:00Z">
        <w:r w:rsidR="007F0E46">
          <w:rPr>
            <w:color w:val="000000" w:themeColor="text1"/>
          </w:rPr>
          <w:t>% accuracy</w:t>
        </w:r>
      </w:ins>
      <w:ins w:id="1527" w:author="Shamima Akter" w:date="2021-10-20T19:45:00Z">
        <w:r w:rsidR="007F0E46">
          <w:rPr>
            <w:color w:val="000000" w:themeColor="text1"/>
          </w:rPr>
          <w:t>.</w:t>
        </w:r>
      </w:ins>
      <w:ins w:id="1528" w:author="Shamima Akter" w:date="2021-10-20T16:37:00Z">
        <w:r w:rsidRPr="00577BFD">
          <w:rPr>
            <w:color w:val="000000" w:themeColor="text1"/>
          </w:rPr>
          <w:t xml:space="preserve"> </w:t>
        </w:r>
      </w:ins>
      <w:ins w:id="1529" w:author="Shamima Akter" w:date="2021-10-20T19:45:00Z">
        <w:r w:rsidR="007F0E46">
          <w:rPr>
            <w:color w:val="000000" w:themeColor="text1"/>
          </w:rPr>
          <w:t>Bidirection</w:t>
        </w:r>
      </w:ins>
      <w:ins w:id="1530" w:author="Shamima Akter" w:date="2021-10-20T19:46:00Z">
        <w:r w:rsidR="007F0E46">
          <w:rPr>
            <w:color w:val="000000" w:themeColor="text1"/>
          </w:rPr>
          <w:t>al LSTM,</w:t>
        </w:r>
      </w:ins>
      <w:ins w:id="1531" w:author="Shamima Akter" w:date="2021-10-20T19:47:00Z">
        <w:r w:rsidR="007F0E46">
          <w:rPr>
            <w:color w:val="000000" w:themeColor="text1"/>
          </w:rPr>
          <w:t xml:space="preserve"> </w:t>
        </w:r>
      </w:ins>
      <w:ins w:id="1532" w:author="Shamima Akter" w:date="2021-10-20T16:37:00Z">
        <w:r w:rsidRPr="00577BFD">
          <w:rPr>
            <w:color w:val="000000" w:themeColor="text1"/>
          </w:rPr>
          <w:t>GRU</w:t>
        </w:r>
      </w:ins>
      <w:ins w:id="1533" w:author="Shamima Akter" w:date="2021-10-20T19:47:00Z">
        <w:r w:rsidR="007F0E46">
          <w:rPr>
            <w:color w:val="000000" w:themeColor="text1"/>
          </w:rPr>
          <w:t xml:space="preserve">, </w:t>
        </w:r>
        <w:proofErr w:type="gramStart"/>
        <w:r w:rsidR="007F0E46">
          <w:rPr>
            <w:color w:val="000000" w:themeColor="text1"/>
          </w:rPr>
          <w:t xml:space="preserve">and </w:t>
        </w:r>
      </w:ins>
      <w:ins w:id="1534" w:author="Shamima Akter" w:date="2021-10-20T16:37:00Z">
        <w:r w:rsidRPr="00577BFD">
          <w:rPr>
            <w:color w:val="000000" w:themeColor="text1"/>
          </w:rPr>
          <w:t xml:space="preserve"> Bidirectional</w:t>
        </w:r>
      </w:ins>
      <w:proofErr w:type="gramEnd"/>
      <w:ins w:id="1535" w:author="Shamima Akter" w:date="2021-10-20T19:45:00Z">
        <w:r w:rsidR="007F0E46">
          <w:rPr>
            <w:color w:val="000000" w:themeColor="text1"/>
          </w:rPr>
          <w:t xml:space="preserve"> </w:t>
        </w:r>
      </w:ins>
      <w:ins w:id="1536" w:author="Shamima Akter" w:date="2021-10-20T16:37:00Z">
        <w:r w:rsidRPr="00577BFD">
          <w:rPr>
            <w:color w:val="000000" w:themeColor="text1"/>
          </w:rPr>
          <w:t>GRU-</w:t>
        </w:r>
      </w:ins>
      <w:ins w:id="1537" w:author="Shamima Akter" w:date="2021-10-20T19:47:00Z">
        <w:r w:rsidR="007F0E46">
          <w:rPr>
            <w:color w:val="000000" w:themeColor="text1"/>
          </w:rPr>
          <w:t>achieved the</w:t>
        </w:r>
      </w:ins>
      <w:ins w:id="1538" w:author="Shamima Akter" w:date="2021-10-20T19:17:00Z">
        <w:r w:rsidR="006F2CD2">
          <w:rPr>
            <w:color w:val="000000" w:themeColor="text1"/>
          </w:rPr>
          <w:t xml:space="preserve"> accuracy of </w:t>
        </w:r>
      </w:ins>
      <w:ins w:id="1539" w:author="Shamima Akter" w:date="2021-10-20T19:47:00Z">
        <w:r w:rsidR="007F0E46">
          <w:rPr>
            <w:color w:val="000000" w:themeColor="text1"/>
          </w:rPr>
          <w:t>85</w:t>
        </w:r>
      </w:ins>
      <w:ins w:id="1540" w:author="Shamima Akter" w:date="2021-10-20T16:37:00Z">
        <w:r w:rsidRPr="00577BFD">
          <w:rPr>
            <w:color w:val="000000" w:themeColor="text1"/>
          </w:rPr>
          <w:t>%</w:t>
        </w:r>
      </w:ins>
      <w:ins w:id="1541" w:author="Shamima Akter" w:date="2021-10-20T19:18:00Z">
        <w:r w:rsidR="006F2CD2">
          <w:rPr>
            <w:color w:val="000000" w:themeColor="text1"/>
          </w:rPr>
          <w:t>.</w:t>
        </w:r>
      </w:ins>
      <w:ins w:id="1542" w:author="Shamima Akter" w:date="2021-10-20T16:37:00Z">
        <w:r w:rsidRPr="00577BFD">
          <w:rPr>
            <w:color w:val="000000" w:themeColor="text1"/>
          </w:rPr>
          <w:t xml:space="preserve"> Table </w:t>
        </w:r>
        <w:proofErr w:type="gramStart"/>
        <w:r w:rsidRPr="00577BFD">
          <w:rPr>
            <w:color w:val="000000" w:themeColor="text1"/>
          </w:rPr>
          <w:t xml:space="preserve">4 </w:t>
        </w:r>
      </w:ins>
      <w:ins w:id="1543" w:author="Shamima Akter" w:date="2021-10-20T19:48:00Z">
        <w:r w:rsidR="007F0E46">
          <w:rPr>
            <w:color w:val="000000" w:themeColor="text1"/>
          </w:rPr>
          <w:t xml:space="preserve"> also</w:t>
        </w:r>
        <w:proofErr w:type="gramEnd"/>
        <w:r w:rsidR="007F0E46">
          <w:rPr>
            <w:color w:val="000000" w:themeColor="text1"/>
          </w:rPr>
          <w:t xml:space="preserve"> </w:t>
        </w:r>
      </w:ins>
      <w:ins w:id="1544" w:author="Shamima Akter" w:date="2021-10-20T16:37:00Z">
        <w:r w:rsidRPr="00577BFD">
          <w:rPr>
            <w:color w:val="000000" w:themeColor="text1"/>
          </w:rPr>
          <w:t xml:space="preserve">shows precision, recall, and F1 score for all </w:t>
        </w:r>
        <w:r>
          <w:rPr>
            <w:color w:val="000000" w:themeColor="text1"/>
          </w:rPr>
          <w:t>DL</w:t>
        </w:r>
        <w:r w:rsidRPr="00577BFD">
          <w:rPr>
            <w:color w:val="000000" w:themeColor="text1"/>
          </w:rPr>
          <w:t xml:space="preserve"> models</w:t>
        </w:r>
        <w:r>
          <w:rPr>
            <w:color w:val="000000" w:themeColor="text1"/>
          </w:rPr>
          <w:t xml:space="preserve">. </w:t>
        </w:r>
        <w:r w:rsidRPr="009D2495">
          <w:rPr>
            <w:bCs/>
            <w:color w:val="000000" w:themeColor="text1"/>
            <w:highlight w:val="yellow"/>
            <w:lang w:val="id-ID"/>
          </w:rPr>
          <w:t xml:space="preserve">ANN </w:t>
        </w:r>
      </w:ins>
      <w:ins w:id="1545" w:author="Shamima Akter" w:date="2021-10-20T19:48:00Z">
        <w:r w:rsidR="007F0E46">
          <w:rPr>
            <w:bCs/>
            <w:color w:val="000000" w:themeColor="text1"/>
            <w:highlight w:val="yellow"/>
          </w:rPr>
          <w:t xml:space="preserve">provided the highest value </w:t>
        </w:r>
      </w:ins>
      <w:ins w:id="1546" w:author="Shamima Akter" w:date="2021-10-20T19:49:00Z">
        <w:r w:rsidR="007F0E46">
          <w:rPr>
            <w:bCs/>
            <w:color w:val="000000" w:themeColor="text1"/>
            <w:highlight w:val="yellow"/>
          </w:rPr>
          <w:t>of Precision</w:t>
        </w:r>
      </w:ins>
      <w:ins w:id="1547" w:author="Shamima Akter" w:date="2021-10-20T19:51:00Z">
        <w:r w:rsidR="007F0E46">
          <w:rPr>
            <w:bCs/>
            <w:color w:val="000000" w:themeColor="text1"/>
            <w:highlight w:val="yellow"/>
          </w:rPr>
          <w:t xml:space="preserve"> </w:t>
        </w:r>
      </w:ins>
      <w:ins w:id="1548" w:author="Shamima Akter" w:date="2021-10-20T19:49:00Z">
        <w:r w:rsidR="007F0E46">
          <w:rPr>
            <w:bCs/>
            <w:color w:val="000000" w:themeColor="text1"/>
            <w:highlight w:val="yellow"/>
          </w:rPr>
          <w:t>(97%),</w:t>
        </w:r>
      </w:ins>
      <w:ins w:id="1549" w:author="Shamima Akter" w:date="2021-10-20T19:50:00Z">
        <w:r w:rsidR="007F0E46">
          <w:rPr>
            <w:bCs/>
            <w:color w:val="000000" w:themeColor="text1"/>
            <w:highlight w:val="yellow"/>
          </w:rPr>
          <w:t xml:space="preserve"> </w:t>
        </w:r>
      </w:ins>
      <w:ins w:id="1550" w:author="Shamima Akter" w:date="2021-10-20T19:49:00Z">
        <w:r w:rsidR="007F0E46">
          <w:rPr>
            <w:bCs/>
            <w:color w:val="000000" w:themeColor="text1"/>
            <w:highlight w:val="yellow"/>
          </w:rPr>
          <w:t>Recall</w:t>
        </w:r>
      </w:ins>
      <w:ins w:id="1551" w:author="Shamima Akter" w:date="2021-10-20T19:50:00Z">
        <w:r w:rsidR="007F0E46">
          <w:rPr>
            <w:bCs/>
            <w:color w:val="000000" w:themeColor="text1"/>
            <w:highlight w:val="yellow"/>
          </w:rPr>
          <w:t xml:space="preserve"> </w:t>
        </w:r>
      </w:ins>
      <w:ins w:id="1552" w:author="Shamima Akter" w:date="2021-10-20T19:49:00Z">
        <w:r w:rsidR="007F0E46">
          <w:rPr>
            <w:bCs/>
            <w:color w:val="000000" w:themeColor="text1"/>
            <w:highlight w:val="yellow"/>
          </w:rPr>
          <w:t>(98%),</w:t>
        </w:r>
      </w:ins>
      <w:ins w:id="1553" w:author="Shamima Akter" w:date="2021-10-20T19:50:00Z">
        <w:r w:rsidR="007F0E46">
          <w:rPr>
            <w:bCs/>
            <w:color w:val="000000" w:themeColor="text1"/>
            <w:highlight w:val="yellow"/>
          </w:rPr>
          <w:t xml:space="preserve"> </w:t>
        </w:r>
      </w:ins>
      <w:ins w:id="1554" w:author="Shamima Akter" w:date="2021-10-20T19:49:00Z">
        <w:r w:rsidR="007F0E46">
          <w:rPr>
            <w:bCs/>
            <w:color w:val="000000" w:themeColor="text1"/>
            <w:highlight w:val="yellow"/>
          </w:rPr>
          <w:t>a</w:t>
        </w:r>
      </w:ins>
      <w:ins w:id="1555" w:author="Shamima Akter" w:date="2021-10-20T19:50:00Z">
        <w:r w:rsidR="007F0E46">
          <w:rPr>
            <w:bCs/>
            <w:color w:val="000000" w:themeColor="text1"/>
            <w:highlight w:val="yellow"/>
          </w:rPr>
          <w:t>nd F1score (97%)</w:t>
        </w:r>
      </w:ins>
      <w:ins w:id="1556" w:author="Shamima Akter" w:date="2021-10-20T19:51:00Z">
        <w:r w:rsidR="007F0E46">
          <w:rPr>
            <w:bCs/>
            <w:color w:val="000000" w:themeColor="text1"/>
            <w:highlight w:val="yellow"/>
          </w:rPr>
          <w:t>.</w:t>
        </w:r>
      </w:ins>
      <w:ins w:id="1557" w:author="Shamima Akter" w:date="2021-10-20T16:37:00Z">
        <w:r w:rsidRPr="009D2495">
          <w:rPr>
            <w:bCs/>
            <w:color w:val="000000" w:themeColor="text1"/>
            <w:highlight w:val="yellow"/>
          </w:rPr>
          <w:t xml:space="preserve"> The values of </w:t>
        </w:r>
        <w:r w:rsidRPr="009D2495">
          <w:rPr>
            <w:bCs/>
            <w:color w:val="000000" w:themeColor="text1"/>
            <w:highlight w:val="yellow"/>
            <w:lang w:val="id-ID"/>
          </w:rPr>
          <w:t xml:space="preserve">Precision, Recall, and F1 scores </w:t>
        </w:r>
      </w:ins>
      <w:ins w:id="1558" w:author="Shamima Akter" w:date="2021-10-20T19:52:00Z">
        <w:r w:rsidR="007F0E46">
          <w:rPr>
            <w:bCs/>
            <w:color w:val="000000" w:themeColor="text1"/>
          </w:rPr>
          <w:t xml:space="preserve">of </w:t>
        </w:r>
        <w:r w:rsidR="007F0E46">
          <w:rPr>
            <w:color w:val="000000" w:themeColor="text1"/>
          </w:rPr>
          <w:t xml:space="preserve">Bidirectional LSTM, </w:t>
        </w:r>
        <w:r w:rsidR="007F0E46" w:rsidRPr="00577BFD">
          <w:rPr>
            <w:color w:val="000000" w:themeColor="text1"/>
          </w:rPr>
          <w:t>GRU</w:t>
        </w:r>
        <w:r w:rsidR="007F0E46">
          <w:rPr>
            <w:color w:val="000000" w:themeColor="text1"/>
          </w:rPr>
          <w:t xml:space="preserve">, </w:t>
        </w:r>
        <w:proofErr w:type="gramStart"/>
        <w:r w:rsidR="007F0E46">
          <w:rPr>
            <w:color w:val="000000" w:themeColor="text1"/>
          </w:rPr>
          <w:t xml:space="preserve">and </w:t>
        </w:r>
        <w:r w:rsidR="007F0E46" w:rsidRPr="00577BFD">
          <w:rPr>
            <w:color w:val="000000" w:themeColor="text1"/>
          </w:rPr>
          <w:t xml:space="preserve"> Bidirectional</w:t>
        </w:r>
        <w:proofErr w:type="gramEnd"/>
        <w:r w:rsidR="007F0E46">
          <w:rPr>
            <w:color w:val="000000" w:themeColor="text1"/>
          </w:rPr>
          <w:t xml:space="preserve"> </w:t>
        </w:r>
        <w:r w:rsidR="007F0E46" w:rsidRPr="00577BFD">
          <w:rPr>
            <w:color w:val="000000" w:themeColor="text1"/>
          </w:rPr>
          <w:t>GRU</w:t>
        </w:r>
        <w:r w:rsidR="007F0E46" w:rsidRPr="009D2495">
          <w:rPr>
            <w:bCs/>
            <w:color w:val="000000" w:themeColor="text1"/>
            <w:highlight w:val="yellow"/>
            <w:lang w:val="id-ID"/>
          </w:rPr>
          <w:t xml:space="preserve"> </w:t>
        </w:r>
      </w:ins>
      <w:ins w:id="1559" w:author="Shamima Akter" w:date="2021-10-20T16:37:00Z">
        <w:r w:rsidRPr="009D2495">
          <w:rPr>
            <w:bCs/>
            <w:color w:val="000000" w:themeColor="text1"/>
            <w:highlight w:val="yellow"/>
            <w:lang w:val="id-ID"/>
          </w:rPr>
          <w:t>are the same</w:t>
        </w:r>
      </w:ins>
      <w:ins w:id="1560" w:author="Shamima Akter" w:date="2021-10-20T19:53:00Z">
        <w:r w:rsidR="007F0E46">
          <w:rPr>
            <w:bCs/>
            <w:color w:val="000000" w:themeColor="text1"/>
            <w:highlight w:val="yellow"/>
          </w:rPr>
          <w:t xml:space="preserve"> </w:t>
        </w:r>
      </w:ins>
      <w:ins w:id="1561" w:author="Shamima Akter" w:date="2021-10-20T16:37:00Z">
        <w:r w:rsidRPr="009D2495">
          <w:rPr>
            <w:bCs/>
            <w:color w:val="000000" w:themeColor="text1"/>
            <w:highlight w:val="yellow"/>
          </w:rPr>
          <w:t xml:space="preserve">i.e., </w:t>
        </w:r>
      </w:ins>
      <w:ins w:id="1562" w:author="Shamima Akter" w:date="2021-10-20T19:07:00Z">
        <w:r w:rsidR="004E3631">
          <w:rPr>
            <w:bCs/>
            <w:color w:val="000000" w:themeColor="text1"/>
            <w:highlight w:val="yellow"/>
          </w:rPr>
          <w:t>8</w:t>
        </w:r>
      </w:ins>
      <w:ins w:id="1563" w:author="Shamima Akter" w:date="2021-10-20T19:06:00Z">
        <w:r w:rsidR="004E3631">
          <w:rPr>
            <w:bCs/>
            <w:color w:val="000000" w:themeColor="text1"/>
            <w:highlight w:val="yellow"/>
          </w:rPr>
          <w:t>5</w:t>
        </w:r>
      </w:ins>
      <w:ins w:id="1564" w:author="Shamima Akter" w:date="2021-10-20T16:37:00Z">
        <w:r w:rsidRPr="009D2495">
          <w:rPr>
            <w:bCs/>
            <w:color w:val="000000" w:themeColor="text1"/>
            <w:highlight w:val="yellow"/>
            <w:lang w:val="id-ID"/>
          </w:rPr>
          <w:t xml:space="preserve">% and </w:t>
        </w:r>
      </w:ins>
      <w:ins w:id="1565" w:author="Shamima Akter" w:date="2021-10-20T19:08:00Z">
        <w:r w:rsidR="004E3631">
          <w:rPr>
            <w:bCs/>
            <w:color w:val="000000" w:themeColor="text1"/>
            <w:highlight w:val="yellow"/>
          </w:rPr>
          <w:t>88</w:t>
        </w:r>
      </w:ins>
      <w:ins w:id="1566" w:author="Shamima Akter" w:date="2021-10-20T16:37:00Z">
        <w:r w:rsidRPr="009D2495">
          <w:rPr>
            <w:bCs/>
            <w:color w:val="000000" w:themeColor="text1"/>
            <w:highlight w:val="yellow"/>
            <w:lang w:val="id-ID"/>
          </w:rPr>
          <w:t>%</w:t>
        </w:r>
      </w:ins>
      <w:ins w:id="1567" w:author="Shamima Akter" w:date="2021-10-20T19:54:00Z">
        <w:r w:rsidR="00C7358C">
          <w:rPr>
            <w:bCs/>
            <w:color w:val="000000" w:themeColor="text1"/>
            <w:highlight w:val="yellow"/>
          </w:rPr>
          <w:t xml:space="preserve">, 85% </w:t>
        </w:r>
      </w:ins>
      <w:ins w:id="1568" w:author="Shamima Akter" w:date="2021-10-20T16:37:00Z">
        <w:r w:rsidRPr="009D2495">
          <w:rPr>
            <w:bCs/>
            <w:color w:val="000000" w:themeColor="text1"/>
            <w:highlight w:val="yellow"/>
            <w:lang w:val="id-ID"/>
          </w:rPr>
          <w:t>respectively</w:t>
        </w:r>
        <w:r w:rsidRPr="009D2495">
          <w:rPr>
            <w:bCs/>
            <w:color w:val="000000" w:themeColor="text1"/>
            <w:highlight w:val="yellow"/>
          </w:rPr>
          <w:t>. W</w:t>
        </w:r>
        <w:r w:rsidRPr="009D2495">
          <w:rPr>
            <w:bCs/>
            <w:color w:val="000000" w:themeColor="text1"/>
            <w:highlight w:val="yellow"/>
            <w:lang w:val="id-ID"/>
          </w:rPr>
          <w:t>hile predicting CKD disease</w:t>
        </w:r>
        <w:r w:rsidRPr="009D2495">
          <w:rPr>
            <w:bCs/>
            <w:color w:val="000000" w:themeColor="text1"/>
            <w:highlight w:val="yellow"/>
          </w:rPr>
          <w:t xml:space="preserve">, </w:t>
        </w:r>
      </w:ins>
      <w:ins w:id="1569" w:author="Shamima Akter" w:date="2021-10-20T19:10:00Z">
        <w:r w:rsidR="004E3631">
          <w:rPr>
            <w:bCs/>
            <w:color w:val="000000" w:themeColor="text1"/>
            <w:highlight w:val="yellow"/>
          </w:rPr>
          <w:t xml:space="preserve">these models </w:t>
        </w:r>
        <w:proofErr w:type="spellStart"/>
        <w:r w:rsidR="004E3631">
          <w:rPr>
            <w:bCs/>
            <w:color w:val="000000" w:themeColor="text1"/>
            <w:highlight w:val="yellow"/>
          </w:rPr>
          <w:t>sho</w:t>
        </w:r>
      </w:ins>
      <w:ins w:id="1570" w:author="Shamima Akter" w:date="2021-10-20T19:55:00Z">
        <w:r w:rsidR="00C7358C">
          <w:rPr>
            <w:bCs/>
            <w:color w:val="000000" w:themeColor="text1"/>
            <w:highlight w:val="yellow"/>
          </w:rPr>
          <w:t>w</w:t>
        </w:r>
      </w:ins>
      <w:ins w:id="1571" w:author="Shamima Akter" w:date="2021-10-20T19:10:00Z">
        <w:r w:rsidR="004E3631">
          <w:rPr>
            <w:bCs/>
            <w:color w:val="000000" w:themeColor="text1"/>
            <w:highlight w:val="yellow"/>
          </w:rPr>
          <w:t>t</w:t>
        </w:r>
        <w:proofErr w:type="spellEnd"/>
        <w:r w:rsidR="004E3631">
          <w:rPr>
            <w:bCs/>
            <w:color w:val="000000" w:themeColor="text1"/>
            <w:highlight w:val="yellow"/>
          </w:rPr>
          <w:t xml:space="preserve"> </w:t>
        </w:r>
      </w:ins>
      <w:ins w:id="1572" w:author="Shamima Akter" w:date="2021-10-20T19:11:00Z">
        <w:r w:rsidR="004E3631">
          <w:rPr>
            <w:bCs/>
            <w:color w:val="000000" w:themeColor="text1"/>
            <w:highlight w:val="yellow"/>
          </w:rPr>
          <w:t>lowest Precision sand F1 measure score.</w:t>
        </w:r>
      </w:ins>
      <w:ins w:id="1573" w:author="Shamima Akter" w:date="2021-10-20T16:37:00Z">
        <w:r w:rsidRPr="009D2495">
          <w:rPr>
            <w:bCs/>
            <w:color w:val="000000" w:themeColor="text1"/>
            <w:highlight w:val="yellow"/>
          </w:rPr>
          <w:t xml:space="preserve"> </w:t>
        </w:r>
      </w:ins>
    </w:p>
    <w:p w14:paraId="2FCD51C4" w14:textId="0BA952A6" w:rsidR="003403BF" w:rsidDel="004E3631" w:rsidRDefault="003403BF" w:rsidP="003403BF">
      <w:pPr>
        <w:spacing w:line="240" w:lineRule="exact"/>
        <w:jc w:val="both"/>
        <w:rPr>
          <w:ins w:id="1574" w:author="Ahmed, Manik" w:date="2021-10-19T22:32:00Z"/>
          <w:del w:id="1575" w:author="Shamima Akter" w:date="2021-10-20T19:11:00Z"/>
          <w:bCs/>
          <w:color w:val="000000" w:themeColor="text1"/>
        </w:rPr>
      </w:pPr>
      <w:ins w:id="1576" w:author="Ahmed, Manik" w:date="2021-10-19T22:32:00Z">
        <w:del w:id="1577" w:author="Shamima Akter" w:date="2021-10-20T16:37:00Z">
          <w:r w:rsidRPr="009D2495" w:rsidDel="00C33DEF">
            <w:rPr>
              <w:bCs/>
              <w:color w:val="000000" w:themeColor="text1"/>
              <w:highlight w:val="yellow"/>
              <w:lang w:val="id-ID"/>
            </w:rPr>
            <w:delText>Table</w:delText>
          </w:r>
          <w:r w:rsidRPr="009D2495" w:rsidDel="00C33DEF">
            <w:rPr>
              <w:bCs/>
              <w:color w:val="000000" w:themeColor="text1"/>
              <w:highlight w:val="yellow"/>
            </w:rPr>
            <w:delText xml:space="preserve"> 4</w:delText>
          </w:r>
          <w:r w:rsidRPr="009D2495" w:rsidDel="00C33DEF">
            <w:rPr>
              <w:bCs/>
              <w:color w:val="000000" w:themeColor="text1"/>
              <w:highlight w:val="yellow"/>
              <w:lang w:val="id-ID"/>
            </w:rPr>
            <w:delText xml:space="preserve"> provides the experimental results of the proposed</w:delText>
          </w:r>
          <w:r w:rsidRPr="009D2495" w:rsidDel="00C33DEF">
            <w:rPr>
              <w:bCs/>
              <w:color w:val="000000" w:themeColor="text1"/>
              <w:highlight w:val="yellow"/>
            </w:rPr>
            <w:delText xml:space="preserve"> seven DL</w:delText>
          </w:r>
          <w:r w:rsidRPr="009D2495" w:rsidDel="00C33DEF">
            <w:rPr>
              <w:bCs/>
              <w:color w:val="000000" w:themeColor="text1"/>
              <w:highlight w:val="yellow"/>
              <w:lang w:val="id-ID"/>
            </w:rPr>
            <w:delText>classifier</w:delText>
          </w:r>
          <w:r w:rsidRPr="009D2495" w:rsidDel="00C33DEF">
            <w:rPr>
              <w:bCs/>
              <w:color w:val="000000" w:themeColor="text1"/>
              <w:highlight w:val="yellow"/>
            </w:rPr>
            <w:delText>s and represents the d</w:delText>
          </w:r>
          <w:r w:rsidRPr="009D2495" w:rsidDel="00C33DEF">
            <w:rPr>
              <w:bCs/>
              <w:color w:val="000000" w:themeColor="text1"/>
              <w:highlight w:val="yellow"/>
              <w:lang w:val="id-ID"/>
            </w:rPr>
            <w:delText>ifferent measures such as Accuracy</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Precision, Recall, F1 Score, AUC, Loss,</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and Val</w:delText>
          </w:r>
          <w:r w:rsidRPr="009D2495" w:rsidDel="00C33DEF">
            <w:rPr>
              <w:bCs/>
              <w:color w:val="000000" w:themeColor="text1"/>
              <w:highlight w:val="yellow"/>
            </w:rPr>
            <w:delText xml:space="preserve">idation </w:delText>
          </w:r>
          <w:r w:rsidRPr="009D2495" w:rsidDel="00C33DEF">
            <w:rPr>
              <w:bCs/>
              <w:color w:val="000000" w:themeColor="text1"/>
              <w:highlight w:val="yellow"/>
              <w:lang w:val="id-ID"/>
            </w:rPr>
            <w:delText>loss</w:delText>
          </w:r>
          <w:r w:rsidRPr="009D2495" w:rsidDel="00C33DEF">
            <w:rPr>
              <w:bCs/>
              <w:color w:val="000000" w:themeColor="text1"/>
              <w:highlight w:val="yellow"/>
            </w:rPr>
            <w:delText xml:space="preserve"> (errors) </w:delText>
          </w:r>
          <w:r w:rsidRPr="009D2495" w:rsidDel="00C33DEF">
            <w:rPr>
              <w:bCs/>
              <w:color w:val="000000" w:themeColor="text1"/>
              <w:highlight w:val="yellow"/>
            </w:rPr>
            <w:fldChar w:fldCharType="begin" w:fldLock="1"/>
          </w:r>
          <w:r w:rsidRPr="004E3631" w:rsidDel="00C33DEF">
            <w:rPr>
              <w:bCs/>
              <w:color w:val="000000" w:themeColor="text1"/>
              <w:highlight w:val="yellow"/>
            </w:rPr>
            <w:del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delInstrText>
          </w:r>
          <w:r w:rsidRPr="009D2495" w:rsidDel="00C33DEF">
            <w:rPr>
              <w:bCs/>
              <w:color w:val="000000" w:themeColor="text1"/>
              <w:highlight w:val="yellow"/>
            </w:rPr>
            <w:fldChar w:fldCharType="separate"/>
          </w:r>
          <w:r w:rsidRPr="009D2495" w:rsidDel="00C33DEF">
            <w:rPr>
              <w:bCs/>
              <w:noProof/>
              <w:color w:val="000000" w:themeColor="text1"/>
              <w:highlight w:val="yellow"/>
            </w:rPr>
            <w:delText>[35]</w:delText>
          </w:r>
          <w:r w:rsidRPr="009D2495" w:rsidDel="00C33DEF">
            <w:rPr>
              <w:bCs/>
              <w:color w:val="000000" w:themeColor="text1"/>
              <w:highlight w:val="yellow"/>
            </w:rPr>
            <w:fldChar w:fldCharType="end"/>
          </w:r>
          <w:r w:rsidRPr="009D2495" w:rsidDel="00C33DEF">
            <w:rPr>
              <w:bCs/>
              <w:color w:val="000000" w:themeColor="text1"/>
              <w:highlight w:val="yellow"/>
              <w:lang w:val="id-ID"/>
            </w:rPr>
            <w:delText xml:space="preserve">. All of these measurements should have values as </w:delText>
          </w:r>
          <w:r w:rsidRPr="009D2495" w:rsidDel="00C33DEF">
            <w:rPr>
              <w:bCs/>
              <w:color w:val="000000" w:themeColor="text1"/>
              <w:highlight w:val="yellow"/>
            </w:rPr>
            <w:delText xml:space="preserve">close to </w:delText>
          </w:r>
          <w:r w:rsidRPr="009D2495" w:rsidDel="00C33DEF">
            <w:rPr>
              <w:bCs/>
              <w:color w:val="000000" w:themeColor="text1"/>
              <w:highlight w:val="yellow"/>
              <w:lang w:val="id-ID"/>
            </w:rPr>
            <w:delText>100</w:delText>
          </w:r>
          <w:r w:rsidRPr="009D2495" w:rsidDel="00C33DEF">
            <w:rPr>
              <w:bCs/>
              <w:color w:val="000000" w:themeColor="text1"/>
              <w:highlight w:val="yellow"/>
            </w:rPr>
            <w:delText>.</w:delText>
          </w:r>
          <w:r w:rsidRPr="009D2495" w:rsidDel="00C33DEF">
            <w:rPr>
              <w:bCs/>
              <w:color w:val="000000" w:themeColor="text1"/>
              <w:highlight w:val="yellow"/>
              <w:lang w:val="id-ID"/>
            </w:rPr>
            <w:delText xml:space="preserve"> We consider</w:delText>
          </w:r>
          <w:r w:rsidRPr="009D2495" w:rsidDel="00C33DEF">
            <w:rPr>
              <w:bCs/>
              <w:color w:val="000000" w:themeColor="text1"/>
              <w:highlight w:val="yellow"/>
            </w:rPr>
            <w:delText>ed</w:delText>
          </w:r>
          <w:r w:rsidRPr="009D2495" w:rsidDel="00C33DEF">
            <w:rPr>
              <w:bCs/>
              <w:color w:val="000000" w:themeColor="text1"/>
              <w:highlight w:val="yellow"/>
              <w:lang w:val="id-ID"/>
            </w:rPr>
            <w:delText xml:space="preserve"> the classifier that </w:delText>
          </w:r>
          <w:r w:rsidRPr="009D2495" w:rsidDel="00C33DEF">
            <w:rPr>
              <w:bCs/>
              <w:color w:val="000000" w:themeColor="text1"/>
              <w:highlight w:val="yellow"/>
            </w:rPr>
            <w:delText>handles</w:delText>
          </w:r>
          <w:r w:rsidRPr="009D2495" w:rsidDel="00C33DEF">
            <w:rPr>
              <w:bCs/>
              <w:color w:val="000000" w:themeColor="text1"/>
              <w:highlight w:val="yellow"/>
              <w:lang w:val="id-ID"/>
            </w:rPr>
            <w:delText xml:space="preserve"> the greatest score to be the best classification algorithm. ANN showed the same percentage of Precision and F1 scores (97%)</w:delText>
          </w:r>
          <w:r w:rsidRPr="009D2495" w:rsidDel="00C33DEF">
            <w:rPr>
              <w:bCs/>
              <w:color w:val="000000" w:themeColor="text1"/>
              <w:highlight w:val="yellow"/>
            </w:rPr>
            <w:delText xml:space="preserve"> and </w:delText>
          </w:r>
          <w:r w:rsidRPr="009D2495" w:rsidDel="00C33DEF">
            <w:rPr>
              <w:bCs/>
              <w:color w:val="000000" w:themeColor="text1"/>
              <w:highlight w:val="yellow"/>
              <w:lang w:val="id-ID"/>
            </w:rPr>
            <w:delText>Recall</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98%</w:delText>
          </w:r>
          <w:r w:rsidRPr="009D2495" w:rsidDel="00C33DEF">
            <w:rPr>
              <w:bCs/>
              <w:color w:val="000000" w:themeColor="text1"/>
              <w:highlight w:val="yellow"/>
            </w:rPr>
            <w:delText xml:space="preserve">). The values of </w:delText>
          </w:r>
          <w:r w:rsidRPr="009D2495" w:rsidDel="00C33DEF">
            <w:rPr>
              <w:bCs/>
              <w:color w:val="000000" w:themeColor="text1"/>
              <w:highlight w:val="yellow"/>
              <w:lang w:val="id-ID"/>
            </w:rPr>
            <w:delText xml:space="preserve">Precision, </w:delText>
          </w:r>
        </w:del>
        <w:del w:id="1578" w:author="Shamima Akter" w:date="2021-10-20T19:11:00Z">
          <w:r w:rsidRPr="009D2495" w:rsidDel="004E3631">
            <w:rPr>
              <w:bCs/>
              <w:color w:val="000000" w:themeColor="text1"/>
              <w:highlight w:val="yellow"/>
              <w:lang w:val="id-ID"/>
            </w:rPr>
            <w:delText xml:space="preserve">Recall, and F1 scores of </w:delText>
          </w:r>
          <w:r w:rsidRPr="009D2495" w:rsidDel="004E3631">
            <w:rPr>
              <w:bCs/>
              <w:color w:val="000000" w:themeColor="text1"/>
              <w:highlight w:val="yellow"/>
            </w:rPr>
            <w:delText>Simple</w:delText>
          </w:r>
          <w:r w:rsidRPr="009D2495" w:rsidDel="004E3631">
            <w:rPr>
              <w:bCs/>
              <w:color w:val="000000" w:themeColor="text1"/>
              <w:highlight w:val="yellow"/>
              <w:lang w:val="id-ID"/>
            </w:rPr>
            <w:delText xml:space="preserve"> RNN and MLP are the same as ANN. </w:delText>
          </w:r>
          <w:r w:rsidRPr="009D2495" w:rsidDel="004E3631">
            <w:rPr>
              <w:bCs/>
              <w:color w:val="000000" w:themeColor="text1"/>
              <w:highlight w:val="yellow"/>
            </w:rPr>
            <w:delText xml:space="preserve">These </w:delText>
          </w:r>
          <w:r w:rsidRPr="009D2495" w:rsidDel="004E3631">
            <w:rPr>
              <w:bCs/>
              <w:color w:val="000000" w:themeColor="text1"/>
              <w:highlight w:val="yellow"/>
              <w:lang w:val="id-ID"/>
            </w:rPr>
            <w:delText>three scores</w:delText>
          </w:r>
          <w:r w:rsidRPr="009D2495" w:rsidDel="004E3631">
            <w:rPr>
              <w:bCs/>
              <w:color w:val="000000" w:themeColor="text1"/>
              <w:highlight w:val="yellow"/>
            </w:rPr>
            <w:delText xml:space="preserve"> </w:delText>
          </w:r>
          <w:r w:rsidRPr="009D2495" w:rsidDel="004E3631">
            <w:rPr>
              <w:bCs/>
              <w:color w:val="000000" w:themeColor="text1"/>
              <w:highlight w:val="yellow"/>
              <w:lang w:val="id-ID"/>
            </w:rPr>
            <w:delText>are</w:delText>
          </w:r>
          <w:r w:rsidRPr="009D2495" w:rsidDel="004E3631">
            <w:rPr>
              <w:bCs/>
              <w:color w:val="000000" w:themeColor="text1"/>
              <w:highlight w:val="yellow"/>
            </w:rPr>
            <w:delText xml:space="preserve"> 92%</w:delText>
          </w:r>
          <w:r w:rsidRPr="009D2495" w:rsidDel="004E3631">
            <w:rPr>
              <w:bCs/>
              <w:color w:val="000000" w:themeColor="text1"/>
              <w:highlight w:val="yellow"/>
              <w:lang w:val="id-ID"/>
            </w:rPr>
            <w:delText xml:space="preserve"> for GRU. Precision, Recall, and F1 score of</w:delText>
          </w:r>
          <w:r w:rsidRPr="009D2495" w:rsidDel="004E3631">
            <w:rPr>
              <w:bCs/>
              <w:color w:val="000000" w:themeColor="text1"/>
              <w:highlight w:val="yellow"/>
            </w:rPr>
            <w:delText xml:space="preserve"> both </w:delText>
          </w:r>
          <w:r w:rsidRPr="009D2495" w:rsidDel="004E3631">
            <w:rPr>
              <w:bCs/>
              <w:color w:val="000000" w:themeColor="text1"/>
              <w:highlight w:val="yellow"/>
              <w:lang w:val="id-ID"/>
            </w:rPr>
            <w:delText xml:space="preserve">Bidirectional GRU </w:delText>
          </w:r>
          <w:r w:rsidRPr="009D2495" w:rsidDel="004E3631">
            <w:rPr>
              <w:bCs/>
              <w:color w:val="000000" w:themeColor="text1"/>
              <w:highlight w:val="yellow"/>
            </w:rPr>
            <w:delText xml:space="preserve">and </w:delText>
          </w:r>
          <w:r w:rsidRPr="009D2495" w:rsidDel="004E3631">
            <w:rPr>
              <w:bCs/>
              <w:color w:val="000000" w:themeColor="text1"/>
              <w:highlight w:val="yellow"/>
              <w:lang w:val="id-ID"/>
            </w:rPr>
            <w:delText xml:space="preserve">Bidirectional LSTM </w:delText>
          </w:r>
          <w:r w:rsidRPr="009D2495" w:rsidDel="004E3631">
            <w:rPr>
              <w:bCs/>
              <w:color w:val="000000" w:themeColor="text1"/>
              <w:highlight w:val="yellow"/>
            </w:rPr>
            <w:delText xml:space="preserve">are the same i.e., </w:delText>
          </w:r>
          <w:r w:rsidRPr="009D2495" w:rsidDel="004E3631">
            <w:rPr>
              <w:bCs/>
              <w:color w:val="000000" w:themeColor="text1"/>
              <w:highlight w:val="yellow"/>
              <w:lang w:val="id-ID"/>
            </w:rPr>
            <w:delText>91%, 90%, and 90% respectively</w:delText>
          </w:r>
          <w:r w:rsidRPr="009D2495" w:rsidDel="004E3631">
            <w:rPr>
              <w:bCs/>
              <w:color w:val="000000" w:themeColor="text1"/>
              <w:highlight w:val="yellow"/>
            </w:rPr>
            <w:delText>. W</w:delText>
          </w:r>
          <w:r w:rsidRPr="009D2495" w:rsidDel="004E3631">
            <w:rPr>
              <w:bCs/>
              <w:color w:val="000000" w:themeColor="text1"/>
              <w:highlight w:val="yellow"/>
              <w:lang w:val="id-ID"/>
            </w:rPr>
            <w:delText>hile predicting CKD disease</w:delText>
          </w:r>
          <w:r w:rsidRPr="009D2495" w:rsidDel="004E3631">
            <w:rPr>
              <w:bCs/>
              <w:color w:val="000000" w:themeColor="text1"/>
              <w:highlight w:val="yellow"/>
            </w:rPr>
            <w:delText xml:space="preserve">, </w:delText>
          </w:r>
          <w:r w:rsidRPr="009D2495" w:rsidDel="004E3631">
            <w:rPr>
              <w:bCs/>
              <w:color w:val="000000" w:themeColor="text1"/>
              <w:highlight w:val="yellow"/>
              <w:lang w:val="id-ID"/>
            </w:rPr>
            <w:delText>LSTM showed Precision</w:delText>
          </w:r>
          <w:r w:rsidRPr="009D2495" w:rsidDel="004E3631">
            <w:rPr>
              <w:bCs/>
              <w:color w:val="000000" w:themeColor="text1"/>
              <w:highlight w:val="yellow"/>
            </w:rPr>
            <w:delText xml:space="preserve"> (</w:delText>
          </w:r>
          <w:r w:rsidRPr="009D2495" w:rsidDel="004E3631">
            <w:rPr>
              <w:bCs/>
              <w:color w:val="000000" w:themeColor="text1"/>
              <w:highlight w:val="yellow"/>
              <w:lang w:val="id-ID"/>
            </w:rPr>
            <w:delText>90%</w:delText>
          </w:r>
          <w:r w:rsidRPr="009D2495" w:rsidDel="004E3631">
            <w:rPr>
              <w:bCs/>
              <w:color w:val="000000" w:themeColor="text1"/>
              <w:highlight w:val="yellow"/>
            </w:rPr>
            <w:delText>)</w:delText>
          </w:r>
          <w:r w:rsidRPr="009D2495" w:rsidDel="004E3631">
            <w:rPr>
              <w:bCs/>
              <w:color w:val="000000" w:themeColor="text1"/>
              <w:highlight w:val="yellow"/>
              <w:lang w:val="id-ID"/>
            </w:rPr>
            <w:delText>,</w:delText>
          </w:r>
          <w:r w:rsidRPr="009D2495" w:rsidDel="004E3631">
            <w:rPr>
              <w:bCs/>
              <w:color w:val="000000" w:themeColor="text1"/>
              <w:highlight w:val="yellow"/>
            </w:rPr>
            <w:delText xml:space="preserve"> </w:delText>
          </w:r>
          <w:r w:rsidRPr="009D2495" w:rsidDel="004E3631">
            <w:rPr>
              <w:bCs/>
              <w:color w:val="000000" w:themeColor="text1"/>
              <w:highlight w:val="yellow"/>
              <w:lang w:val="id-ID"/>
            </w:rPr>
            <w:delText>Recal</w:delText>
          </w:r>
          <w:r w:rsidDel="004E3631">
            <w:rPr>
              <w:bCs/>
              <w:color w:val="000000" w:themeColor="text1"/>
              <w:highlight w:val="yellow"/>
            </w:rPr>
            <w:delText>l</w:delText>
          </w:r>
          <w:r w:rsidRPr="009D2495" w:rsidDel="004E3631">
            <w:rPr>
              <w:bCs/>
              <w:color w:val="000000" w:themeColor="text1"/>
              <w:highlight w:val="yellow"/>
            </w:rPr>
            <w:delText xml:space="preserve"> (</w:delText>
          </w:r>
          <w:r w:rsidRPr="009D2495" w:rsidDel="004E3631">
            <w:rPr>
              <w:bCs/>
              <w:color w:val="000000" w:themeColor="text1"/>
              <w:highlight w:val="yellow"/>
              <w:lang w:val="id-ID"/>
            </w:rPr>
            <w:delText>88%</w:delText>
          </w:r>
          <w:r w:rsidRPr="009D2495" w:rsidDel="004E3631">
            <w:rPr>
              <w:bCs/>
              <w:color w:val="000000" w:themeColor="text1"/>
              <w:highlight w:val="yellow"/>
            </w:rPr>
            <w:delText>),</w:delText>
          </w:r>
          <w:r w:rsidRPr="009D2495" w:rsidDel="004E3631">
            <w:rPr>
              <w:bCs/>
              <w:color w:val="000000" w:themeColor="text1"/>
              <w:highlight w:val="yellow"/>
              <w:lang w:val="id-ID"/>
            </w:rPr>
            <w:delText xml:space="preserve"> and F1 score</w:delText>
          </w:r>
          <w:r w:rsidRPr="009D2495" w:rsidDel="004E3631">
            <w:rPr>
              <w:bCs/>
              <w:color w:val="000000" w:themeColor="text1"/>
              <w:highlight w:val="yellow"/>
            </w:rPr>
            <w:delText xml:space="preserve"> (</w:delText>
          </w:r>
          <w:r w:rsidRPr="009D2495" w:rsidDel="004E3631">
            <w:rPr>
              <w:bCs/>
              <w:color w:val="000000" w:themeColor="text1"/>
              <w:highlight w:val="yellow"/>
              <w:lang w:val="id-ID"/>
            </w:rPr>
            <w:delText>89%</w:delText>
          </w:r>
          <w:r w:rsidRPr="009D2495" w:rsidDel="004E3631">
            <w:rPr>
              <w:bCs/>
              <w:color w:val="000000" w:themeColor="text1"/>
              <w:highlight w:val="yellow"/>
            </w:rPr>
            <w:delText>).</w:delText>
          </w:r>
        </w:del>
      </w:ins>
    </w:p>
    <w:p w14:paraId="6BA7B47E" w14:textId="77777777" w:rsidR="00AE3255" w:rsidRDefault="00AE3255" w:rsidP="00AE3255">
      <w:pPr>
        <w:spacing w:line="240" w:lineRule="exact"/>
        <w:jc w:val="both"/>
        <w:rPr>
          <w:ins w:id="1579" w:author="Ahmed, Manik" w:date="2021-10-19T22:28:00Z"/>
          <w:bCs/>
          <w:color w:val="000000" w:themeColor="text1"/>
        </w:rPr>
      </w:pPr>
    </w:p>
    <w:p w14:paraId="733A00CE" w14:textId="77777777" w:rsidR="003403BF" w:rsidRDefault="003403BF" w:rsidP="00AE3255">
      <w:pPr>
        <w:spacing w:line="240" w:lineRule="exact"/>
        <w:jc w:val="both"/>
        <w:rPr>
          <w:ins w:id="1580" w:author="Ahmed, Manik" w:date="2021-10-19T22:32:00Z"/>
          <w:bCs/>
          <w:color w:val="000000" w:themeColor="text1"/>
        </w:rPr>
        <w:sectPr w:rsidR="003403BF" w:rsidSect="003403BF">
          <w:type w:val="continuous"/>
          <w:pgSz w:w="11906" w:h="16838"/>
          <w:pgMar w:top="1296" w:right="734" w:bottom="1037" w:left="734" w:header="360" w:footer="634" w:gutter="0"/>
          <w:pgNumType w:start="1"/>
          <w:cols w:num="2" w:space="514"/>
          <w:formProt w:val="0"/>
          <w:titlePg/>
          <w:docGrid w:linePitch="360" w:charSpace="16384"/>
          <w:sectPrChange w:id="1581" w:author="Ahmed, Manik" w:date="2021-10-19T22:32:00Z">
            <w:sectPr w:rsidR="003403BF" w:rsidSect="003403BF">
              <w:pgMar w:top="1296" w:right="734" w:bottom="1037" w:left="734" w:header="360" w:footer="634" w:gutter="0"/>
              <w:cols w:num="1"/>
            </w:sectPr>
          </w:sectPrChange>
        </w:sectPr>
      </w:pPr>
    </w:p>
    <w:p w14:paraId="1BC42B9B" w14:textId="2D0D531B" w:rsidR="00AE3255" w:rsidRDefault="00AE3255" w:rsidP="00AE3255">
      <w:pPr>
        <w:spacing w:line="240" w:lineRule="exact"/>
        <w:jc w:val="both"/>
        <w:rPr>
          <w:ins w:id="1582" w:author="Ahmed, Manik" w:date="2021-10-19T22:28:00Z"/>
          <w:bCs/>
          <w:color w:val="000000" w:themeColor="text1"/>
        </w:rPr>
      </w:pPr>
    </w:p>
    <w:tbl>
      <w:tblPr>
        <w:tblW w:w="10540" w:type="dxa"/>
        <w:tblLook w:val="04A0" w:firstRow="1" w:lastRow="0" w:firstColumn="1" w:lastColumn="0" w:noHBand="0" w:noVBand="1"/>
      </w:tblPr>
      <w:tblGrid>
        <w:gridCol w:w="2420"/>
        <w:gridCol w:w="960"/>
        <w:gridCol w:w="960"/>
        <w:gridCol w:w="960"/>
        <w:gridCol w:w="960"/>
        <w:gridCol w:w="960"/>
        <w:gridCol w:w="960"/>
        <w:gridCol w:w="1400"/>
        <w:gridCol w:w="960"/>
      </w:tblGrid>
      <w:tr w:rsidR="003403BF" w:rsidRPr="003403BF" w14:paraId="7120C5E5" w14:textId="77777777" w:rsidTr="003403BF">
        <w:trPr>
          <w:trHeight w:val="315"/>
          <w:ins w:id="1583" w:author="Ahmed, Manik" w:date="2021-10-19T22:37:00Z"/>
        </w:trPr>
        <w:tc>
          <w:tcPr>
            <w:tcW w:w="2420" w:type="dxa"/>
            <w:tcBorders>
              <w:top w:val="single" w:sz="4" w:space="0" w:color="auto"/>
              <w:left w:val="nil"/>
              <w:bottom w:val="double" w:sz="6" w:space="0" w:color="auto"/>
              <w:right w:val="nil"/>
            </w:tcBorders>
            <w:shd w:val="clear" w:color="auto" w:fill="auto"/>
            <w:noWrap/>
            <w:vAlign w:val="center"/>
            <w:hideMark/>
          </w:tcPr>
          <w:p w14:paraId="7A5D30DF" w14:textId="77777777" w:rsidR="003403BF" w:rsidRPr="00AA039D" w:rsidRDefault="003403BF" w:rsidP="003403BF">
            <w:pPr>
              <w:suppressAutoHyphens w:val="0"/>
              <w:jc w:val="center"/>
              <w:rPr>
                <w:ins w:id="1584" w:author="Ahmed, Manik" w:date="2021-10-19T22:37:00Z"/>
                <w:color w:val="000000"/>
                <w:sz w:val="18"/>
                <w:szCs w:val="18"/>
                <w:rPrChange w:id="1585" w:author="Shamima Akter" w:date="2021-10-21T21:41:00Z">
                  <w:rPr>
                    <w:ins w:id="1586" w:author="Ahmed, Manik" w:date="2021-10-19T22:37:00Z"/>
                    <w:color w:val="000000"/>
                    <w:sz w:val="22"/>
                    <w:szCs w:val="22"/>
                  </w:rPr>
                </w:rPrChange>
              </w:rPr>
            </w:pPr>
            <w:ins w:id="1587" w:author="Ahmed, Manik" w:date="2021-10-19T22:37:00Z">
              <w:r w:rsidRPr="00AA039D">
                <w:rPr>
                  <w:color w:val="000000"/>
                  <w:sz w:val="18"/>
                  <w:szCs w:val="18"/>
                  <w:rPrChange w:id="1588" w:author="Shamima Akter" w:date="2021-10-21T21:41:00Z">
                    <w:rPr>
                      <w:color w:val="000000"/>
                      <w:sz w:val="22"/>
                      <w:szCs w:val="22"/>
                    </w:rPr>
                  </w:rPrChange>
                </w:rPr>
                <w:t>Algorithm Name</w:t>
              </w:r>
            </w:ins>
          </w:p>
        </w:tc>
        <w:tc>
          <w:tcPr>
            <w:tcW w:w="960" w:type="dxa"/>
            <w:tcBorders>
              <w:top w:val="single" w:sz="4" w:space="0" w:color="auto"/>
              <w:left w:val="nil"/>
              <w:bottom w:val="double" w:sz="6" w:space="0" w:color="auto"/>
              <w:right w:val="nil"/>
            </w:tcBorders>
            <w:shd w:val="clear" w:color="auto" w:fill="auto"/>
            <w:noWrap/>
            <w:vAlign w:val="center"/>
            <w:hideMark/>
          </w:tcPr>
          <w:p w14:paraId="6428C928" w14:textId="77777777" w:rsidR="003403BF" w:rsidRPr="00AA039D" w:rsidRDefault="003403BF" w:rsidP="003403BF">
            <w:pPr>
              <w:suppressAutoHyphens w:val="0"/>
              <w:jc w:val="center"/>
              <w:rPr>
                <w:ins w:id="1589" w:author="Ahmed, Manik" w:date="2021-10-19T22:37:00Z"/>
                <w:color w:val="000000"/>
                <w:sz w:val="18"/>
                <w:szCs w:val="18"/>
                <w:rPrChange w:id="1590" w:author="Shamima Akter" w:date="2021-10-21T21:41:00Z">
                  <w:rPr>
                    <w:ins w:id="1591" w:author="Ahmed, Manik" w:date="2021-10-19T22:37:00Z"/>
                    <w:color w:val="000000"/>
                    <w:sz w:val="22"/>
                    <w:szCs w:val="22"/>
                  </w:rPr>
                </w:rPrChange>
              </w:rPr>
            </w:pPr>
            <w:ins w:id="1592" w:author="Ahmed, Manik" w:date="2021-10-19T22:37:00Z">
              <w:r w:rsidRPr="00AA039D">
                <w:rPr>
                  <w:color w:val="000000"/>
                  <w:sz w:val="18"/>
                  <w:szCs w:val="18"/>
                  <w:rPrChange w:id="1593" w:author="Shamima Akter" w:date="2021-10-21T21:41:00Z">
                    <w:rPr>
                      <w:color w:val="000000"/>
                      <w:sz w:val="22"/>
                      <w:szCs w:val="22"/>
                    </w:rPr>
                  </w:rPrChange>
                </w:rPr>
                <w:t>Accuracy</w:t>
              </w:r>
            </w:ins>
          </w:p>
        </w:tc>
        <w:tc>
          <w:tcPr>
            <w:tcW w:w="960" w:type="dxa"/>
            <w:tcBorders>
              <w:top w:val="single" w:sz="4" w:space="0" w:color="auto"/>
              <w:left w:val="nil"/>
              <w:bottom w:val="double" w:sz="6" w:space="0" w:color="auto"/>
              <w:right w:val="nil"/>
            </w:tcBorders>
            <w:shd w:val="clear" w:color="auto" w:fill="auto"/>
            <w:noWrap/>
            <w:vAlign w:val="center"/>
            <w:hideMark/>
          </w:tcPr>
          <w:p w14:paraId="0BB9DDF9" w14:textId="77777777" w:rsidR="003403BF" w:rsidRPr="00AA039D" w:rsidRDefault="003403BF" w:rsidP="003403BF">
            <w:pPr>
              <w:suppressAutoHyphens w:val="0"/>
              <w:jc w:val="center"/>
              <w:rPr>
                <w:ins w:id="1594" w:author="Ahmed, Manik" w:date="2021-10-19T22:37:00Z"/>
                <w:color w:val="000000"/>
                <w:sz w:val="18"/>
                <w:szCs w:val="18"/>
                <w:rPrChange w:id="1595" w:author="Shamima Akter" w:date="2021-10-21T21:41:00Z">
                  <w:rPr>
                    <w:ins w:id="1596" w:author="Ahmed, Manik" w:date="2021-10-19T22:37:00Z"/>
                    <w:color w:val="000000"/>
                    <w:sz w:val="22"/>
                    <w:szCs w:val="22"/>
                  </w:rPr>
                </w:rPrChange>
              </w:rPr>
            </w:pPr>
            <w:ins w:id="1597" w:author="Ahmed, Manik" w:date="2021-10-19T22:37:00Z">
              <w:r w:rsidRPr="00AA039D">
                <w:rPr>
                  <w:color w:val="000000"/>
                  <w:sz w:val="18"/>
                  <w:szCs w:val="18"/>
                  <w:rPrChange w:id="1598" w:author="Shamima Akter" w:date="2021-10-21T21:41:00Z">
                    <w:rPr>
                      <w:color w:val="000000"/>
                      <w:sz w:val="22"/>
                      <w:szCs w:val="22"/>
                    </w:rPr>
                  </w:rPrChange>
                </w:rPr>
                <w:t>Precision</w:t>
              </w:r>
            </w:ins>
          </w:p>
        </w:tc>
        <w:tc>
          <w:tcPr>
            <w:tcW w:w="960" w:type="dxa"/>
            <w:tcBorders>
              <w:top w:val="single" w:sz="4" w:space="0" w:color="auto"/>
              <w:left w:val="nil"/>
              <w:bottom w:val="double" w:sz="6" w:space="0" w:color="auto"/>
              <w:right w:val="nil"/>
            </w:tcBorders>
            <w:shd w:val="clear" w:color="auto" w:fill="auto"/>
            <w:noWrap/>
            <w:vAlign w:val="center"/>
            <w:hideMark/>
          </w:tcPr>
          <w:p w14:paraId="74855625" w14:textId="77777777" w:rsidR="003403BF" w:rsidRPr="00AA039D" w:rsidRDefault="003403BF" w:rsidP="003403BF">
            <w:pPr>
              <w:suppressAutoHyphens w:val="0"/>
              <w:jc w:val="center"/>
              <w:rPr>
                <w:ins w:id="1599" w:author="Ahmed, Manik" w:date="2021-10-19T22:37:00Z"/>
                <w:color w:val="000000"/>
                <w:sz w:val="18"/>
                <w:szCs w:val="18"/>
                <w:rPrChange w:id="1600" w:author="Shamima Akter" w:date="2021-10-21T21:41:00Z">
                  <w:rPr>
                    <w:ins w:id="1601" w:author="Ahmed, Manik" w:date="2021-10-19T22:37:00Z"/>
                    <w:color w:val="000000"/>
                    <w:sz w:val="22"/>
                    <w:szCs w:val="22"/>
                  </w:rPr>
                </w:rPrChange>
              </w:rPr>
            </w:pPr>
            <w:ins w:id="1602" w:author="Ahmed, Manik" w:date="2021-10-19T22:37:00Z">
              <w:r w:rsidRPr="00AA039D">
                <w:rPr>
                  <w:color w:val="000000"/>
                  <w:sz w:val="18"/>
                  <w:szCs w:val="18"/>
                  <w:rPrChange w:id="1603" w:author="Shamima Akter" w:date="2021-10-21T21:41:00Z">
                    <w:rPr>
                      <w:color w:val="000000"/>
                      <w:sz w:val="22"/>
                      <w:szCs w:val="22"/>
                    </w:rPr>
                  </w:rPrChange>
                </w:rPr>
                <w:t>Recall</w:t>
              </w:r>
            </w:ins>
          </w:p>
        </w:tc>
        <w:tc>
          <w:tcPr>
            <w:tcW w:w="960" w:type="dxa"/>
            <w:tcBorders>
              <w:top w:val="single" w:sz="4" w:space="0" w:color="auto"/>
              <w:left w:val="nil"/>
              <w:bottom w:val="double" w:sz="6" w:space="0" w:color="auto"/>
              <w:right w:val="nil"/>
            </w:tcBorders>
            <w:shd w:val="clear" w:color="auto" w:fill="auto"/>
            <w:noWrap/>
            <w:vAlign w:val="center"/>
            <w:hideMark/>
          </w:tcPr>
          <w:p w14:paraId="3A46CE97" w14:textId="77777777" w:rsidR="003403BF" w:rsidRPr="00AA039D" w:rsidRDefault="003403BF" w:rsidP="003403BF">
            <w:pPr>
              <w:suppressAutoHyphens w:val="0"/>
              <w:jc w:val="center"/>
              <w:rPr>
                <w:ins w:id="1604" w:author="Ahmed, Manik" w:date="2021-10-19T22:37:00Z"/>
                <w:color w:val="000000"/>
                <w:sz w:val="18"/>
                <w:szCs w:val="18"/>
                <w:rPrChange w:id="1605" w:author="Shamima Akter" w:date="2021-10-21T21:41:00Z">
                  <w:rPr>
                    <w:ins w:id="1606" w:author="Ahmed, Manik" w:date="2021-10-19T22:37:00Z"/>
                    <w:color w:val="000000"/>
                    <w:sz w:val="22"/>
                    <w:szCs w:val="22"/>
                  </w:rPr>
                </w:rPrChange>
              </w:rPr>
            </w:pPr>
            <w:ins w:id="1607" w:author="Ahmed, Manik" w:date="2021-10-19T22:37:00Z">
              <w:r w:rsidRPr="00AA039D">
                <w:rPr>
                  <w:color w:val="000000"/>
                  <w:sz w:val="18"/>
                  <w:szCs w:val="18"/>
                  <w:rPrChange w:id="1608" w:author="Shamima Akter" w:date="2021-10-21T21:41:00Z">
                    <w:rPr>
                      <w:color w:val="000000"/>
                      <w:sz w:val="22"/>
                      <w:szCs w:val="22"/>
                    </w:rPr>
                  </w:rPrChange>
                </w:rPr>
                <w:t>F1 Score</w:t>
              </w:r>
            </w:ins>
          </w:p>
        </w:tc>
        <w:tc>
          <w:tcPr>
            <w:tcW w:w="960" w:type="dxa"/>
            <w:tcBorders>
              <w:top w:val="single" w:sz="4" w:space="0" w:color="auto"/>
              <w:left w:val="nil"/>
              <w:bottom w:val="double" w:sz="6" w:space="0" w:color="auto"/>
              <w:right w:val="nil"/>
            </w:tcBorders>
            <w:shd w:val="clear" w:color="auto" w:fill="auto"/>
            <w:noWrap/>
            <w:vAlign w:val="center"/>
            <w:hideMark/>
          </w:tcPr>
          <w:p w14:paraId="49704827" w14:textId="77777777" w:rsidR="003403BF" w:rsidRPr="00AA039D" w:rsidRDefault="003403BF" w:rsidP="003403BF">
            <w:pPr>
              <w:suppressAutoHyphens w:val="0"/>
              <w:jc w:val="center"/>
              <w:rPr>
                <w:ins w:id="1609" w:author="Ahmed, Manik" w:date="2021-10-19T22:37:00Z"/>
                <w:color w:val="000000"/>
                <w:sz w:val="18"/>
                <w:szCs w:val="18"/>
                <w:rPrChange w:id="1610" w:author="Shamima Akter" w:date="2021-10-21T21:41:00Z">
                  <w:rPr>
                    <w:ins w:id="1611" w:author="Ahmed, Manik" w:date="2021-10-19T22:37:00Z"/>
                    <w:color w:val="000000"/>
                    <w:sz w:val="22"/>
                    <w:szCs w:val="22"/>
                  </w:rPr>
                </w:rPrChange>
              </w:rPr>
            </w:pPr>
            <w:ins w:id="1612" w:author="Ahmed, Manik" w:date="2021-10-19T22:37:00Z">
              <w:r w:rsidRPr="00AA039D">
                <w:rPr>
                  <w:color w:val="000000"/>
                  <w:sz w:val="18"/>
                  <w:szCs w:val="18"/>
                  <w:rPrChange w:id="1613" w:author="Shamima Akter" w:date="2021-10-21T21:41:00Z">
                    <w:rPr>
                      <w:color w:val="000000"/>
                      <w:sz w:val="22"/>
                      <w:szCs w:val="22"/>
                    </w:rPr>
                  </w:rPrChange>
                </w:rPr>
                <w:t>AUC</w:t>
              </w:r>
            </w:ins>
          </w:p>
        </w:tc>
        <w:tc>
          <w:tcPr>
            <w:tcW w:w="960" w:type="dxa"/>
            <w:tcBorders>
              <w:top w:val="single" w:sz="4" w:space="0" w:color="auto"/>
              <w:left w:val="nil"/>
              <w:bottom w:val="double" w:sz="6" w:space="0" w:color="auto"/>
              <w:right w:val="nil"/>
            </w:tcBorders>
            <w:shd w:val="clear" w:color="auto" w:fill="auto"/>
            <w:noWrap/>
            <w:vAlign w:val="center"/>
            <w:hideMark/>
          </w:tcPr>
          <w:p w14:paraId="738CDD14" w14:textId="77777777" w:rsidR="003403BF" w:rsidRPr="00AA039D" w:rsidRDefault="003403BF" w:rsidP="003403BF">
            <w:pPr>
              <w:suppressAutoHyphens w:val="0"/>
              <w:jc w:val="center"/>
              <w:rPr>
                <w:ins w:id="1614" w:author="Ahmed, Manik" w:date="2021-10-19T22:37:00Z"/>
                <w:color w:val="000000"/>
                <w:sz w:val="18"/>
                <w:szCs w:val="18"/>
                <w:rPrChange w:id="1615" w:author="Shamima Akter" w:date="2021-10-21T21:41:00Z">
                  <w:rPr>
                    <w:ins w:id="1616" w:author="Ahmed, Manik" w:date="2021-10-19T22:37:00Z"/>
                    <w:color w:val="000000"/>
                    <w:sz w:val="22"/>
                    <w:szCs w:val="22"/>
                  </w:rPr>
                </w:rPrChange>
              </w:rPr>
            </w:pPr>
            <w:ins w:id="1617" w:author="Ahmed, Manik" w:date="2021-10-19T22:37:00Z">
              <w:r w:rsidRPr="00AA039D">
                <w:rPr>
                  <w:color w:val="000000"/>
                  <w:sz w:val="18"/>
                  <w:szCs w:val="18"/>
                  <w:rPrChange w:id="1618" w:author="Shamima Akter" w:date="2021-10-21T21:41:00Z">
                    <w:rPr>
                      <w:color w:val="000000"/>
                      <w:sz w:val="22"/>
                      <w:szCs w:val="22"/>
                    </w:rPr>
                  </w:rPrChange>
                </w:rPr>
                <w:t>Loss</w:t>
              </w:r>
            </w:ins>
          </w:p>
        </w:tc>
        <w:tc>
          <w:tcPr>
            <w:tcW w:w="1400" w:type="dxa"/>
            <w:tcBorders>
              <w:top w:val="single" w:sz="4" w:space="0" w:color="auto"/>
              <w:left w:val="nil"/>
              <w:bottom w:val="double" w:sz="6" w:space="0" w:color="auto"/>
              <w:right w:val="nil"/>
            </w:tcBorders>
            <w:shd w:val="clear" w:color="auto" w:fill="auto"/>
            <w:noWrap/>
            <w:vAlign w:val="center"/>
            <w:hideMark/>
          </w:tcPr>
          <w:p w14:paraId="7E0A2B18" w14:textId="77777777" w:rsidR="003403BF" w:rsidRPr="00AA039D" w:rsidRDefault="003403BF" w:rsidP="003403BF">
            <w:pPr>
              <w:suppressAutoHyphens w:val="0"/>
              <w:jc w:val="center"/>
              <w:rPr>
                <w:ins w:id="1619" w:author="Ahmed, Manik" w:date="2021-10-19T22:37:00Z"/>
                <w:color w:val="000000"/>
                <w:sz w:val="18"/>
                <w:szCs w:val="18"/>
                <w:rPrChange w:id="1620" w:author="Shamima Akter" w:date="2021-10-21T21:41:00Z">
                  <w:rPr>
                    <w:ins w:id="1621" w:author="Ahmed, Manik" w:date="2021-10-19T22:37:00Z"/>
                    <w:color w:val="000000"/>
                    <w:sz w:val="22"/>
                    <w:szCs w:val="22"/>
                  </w:rPr>
                </w:rPrChange>
              </w:rPr>
            </w:pPr>
            <w:ins w:id="1622" w:author="Ahmed, Manik" w:date="2021-10-19T22:37:00Z">
              <w:r w:rsidRPr="00AA039D">
                <w:rPr>
                  <w:color w:val="000000"/>
                  <w:sz w:val="18"/>
                  <w:szCs w:val="18"/>
                  <w:rPrChange w:id="1623" w:author="Shamima Akter" w:date="2021-10-21T21:41:00Z">
                    <w:rPr>
                      <w:color w:val="000000"/>
                      <w:sz w:val="22"/>
                      <w:szCs w:val="22"/>
                    </w:rPr>
                  </w:rPrChange>
                </w:rPr>
                <w:t>Validation loss</w:t>
              </w:r>
            </w:ins>
          </w:p>
        </w:tc>
        <w:tc>
          <w:tcPr>
            <w:tcW w:w="960" w:type="dxa"/>
            <w:tcBorders>
              <w:top w:val="single" w:sz="4" w:space="0" w:color="auto"/>
              <w:left w:val="nil"/>
              <w:bottom w:val="double" w:sz="6" w:space="0" w:color="auto"/>
              <w:right w:val="nil"/>
            </w:tcBorders>
            <w:shd w:val="clear" w:color="auto" w:fill="auto"/>
            <w:noWrap/>
            <w:vAlign w:val="center"/>
            <w:hideMark/>
          </w:tcPr>
          <w:p w14:paraId="67242809" w14:textId="77777777" w:rsidR="003403BF" w:rsidRPr="00AA039D" w:rsidRDefault="003403BF" w:rsidP="003403BF">
            <w:pPr>
              <w:suppressAutoHyphens w:val="0"/>
              <w:jc w:val="center"/>
              <w:rPr>
                <w:ins w:id="1624" w:author="Ahmed, Manik" w:date="2021-10-19T22:37:00Z"/>
                <w:color w:val="000000"/>
                <w:sz w:val="18"/>
                <w:szCs w:val="18"/>
                <w:rPrChange w:id="1625" w:author="Shamima Akter" w:date="2021-10-21T21:41:00Z">
                  <w:rPr>
                    <w:ins w:id="1626" w:author="Ahmed, Manik" w:date="2021-10-19T22:37:00Z"/>
                    <w:color w:val="000000"/>
                    <w:sz w:val="22"/>
                    <w:szCs w:val="22"/>
                  </w:rPr>
                </w:rPrChange>
              </w:rPr>
            </w:pPr>
            <w:ins w:id="1627" w:author="Ahmed, Manik" w:date="2021-10-19T22:37:00Z">
              <w:r w:rsidRPr="00AA039D">
                <w:rPr>
                  <w:color w:val="000000"/>
                  <w:sz w:val="18"/>
                  <w:szCs w:val="18"/>
                  <w:rPrChange w:id="1628" w:author="Shamima Akter" w:date="2021-10-21T21:41:00Z">
                    <w:rPr>
                      <w:color w:val="000000"/>
                      <w:sz w:val="22"/>
                      <w:szCs w:val="22"/>
                    </w:rPr>
                  </w:rPrChange>
                </w:rPr>
                <w:t>Time</w:t>
              </w:r>
            </w:ins>
          </w:p>
        </w:tc>
      </w:tr>
      <w:tr w:rsidR="003403BF" w:rsidRPr="003403BF" w14:paraId="470D90F9" w14:textId="77777777" w:rsidTr="003403BF">
        <w:trPr>
          <w:trHeight w:val="315"/>
          <w:ins w:id="1629" w:author="Ahmed, Manik" w:date="2021-10-19T22:37:00Z"/>
        </w:trPr>
        <w:tc>
          <w:tcPr>
            <w:tcW w:w="2420" w:type="dxa"/>
            <w:tcBorders>
              <w:top w:val="nil"/>
              <w:left w:val="nil"/>
              <w:bottom w:val="single" w:sz="4" w:space="0" w:color="auto"/>
              <w:right w:val="nil"/>
            </w:tcBorders>
            <w:shd w:val="clear" w:color="auto" w:fill="auto"/>
            <w:noWrap/>
            <w:vAlign w:val="center"/>
            <w:hideMark/>
          </w:tcPr>
          <w:p w14:paraId="1154E039" w14:textId="77777777" w:rsidR="003403BF" w:rsidRPr="00AA039D" w:rsidRDefault="003403BF" w:rsidP="003403BF">
            <w:pPr>
              <w:suppressAutoHyphens w:val="0"/>
              <w:jc w:val="center"/>
              <w:rPr>
                <w:ins w:id="1630" w:author="Ahmed, Manik" w:date="2021-10-19T22:37:00Z"/>
                <w:color w:val="000000"/>
                <w:sz w:val="18"/>
                <w:szCs w:val="18"/>
                <w:rPrChange w:id="1631" w:author="Shamima Akter" w:date="2021-10-21T21:41:00Z">
                  <w:rPr>
                    <w:ins w:id="1632" w:author="Ahmed, Manik" w:date="2021-10-19T22:37:00Z"/>
                    <w:color w:val="000000"/>
                    <w:sz w:val="22"/>
                    <w:szCs w:val="22"/>
                  </w:rPr>
                </w:rPrChange>
              </w:rPr>
            </w:pPr>
            <w:ins w:id="1633" w:author="Ahmed, Manik" w:date="2021-10-19T22:37:00Z">
              <w:r w:rsidRPr="00AA039D">
                <w:rPr>
                  <w:color w:val="000000"/>
                  <w:sz w:val="18"/>
                  <w:szCs w:val="18"/>
                  <w:rPrChange w:id="1634" w:author="Shamima Akter" w:date="2021-10-21T21:41:00Z">
                    <w:rPr>
                      <w:color w:val="000000"/>
                      <w:sz w:val="22"/>
                      <w:szCs w:val="22"/>
                    </w:rPr>
                  </w:rPrChange>
                </w:rPr>
                <w:t>ANN</w:t>
              </w:r>
            </w:ins>
          </w:p>
        </w:tc>
        <w:tc>
          <w:tcPr>
            <w:tcW w:w="960" w:type="dxa"/>
            <w:tcBorders>
              <w:top w:val="nil"/>
              <w:left w:val="nil"/>
              <w:bottom w:val="single" w:sz="4" w:space="0" w:color="auto"/>
              <w:right w:val="nil"/>
            </w:tcBorders>
            <w:shd w:val="clear" w:color="auto" w:fill="auto"/>
            <w:noWrap/>
            <w:vAlign w:val="center"/>
            <w:hideMark/>
          </w:tcPr>
          <w:p w14:paraId="002AB245" w14:textId="77777777" w:rsidR="003403BF" w:rsidRPr="00AA039D" w:rsidRDefault="003403BF" w:rsidP="003403BF">
            <w:pPr>
              <w:suppressAutoHyphens w:val="0"/>
              <w:jc w:val="center"/>
              <w:rPr>
                <w:ins w:id="1635" w:author="Ahmed, Manik" w:date="2021-10-19T22:37:00Z"/>
                <w:color w:val="000000"/>
                <w:sz w:val="18"/>
                <w:szCs w:val="18"/>
                <w:rPrChange w:id="1636" w:author="Shamima Akter" w:date="2021-10-21T21:41:00Z">
                  <w:rPr>
                    <w:ins w:id="1637" w:author="Ahmed, Manik" w:date="2021-10-19T22:37:00Z"/>
                    <w:color w:val="000000"/>
                    <w:sz w:val="22"/>
                    <w:szCs w:val="22"/>
                  </w:rPr>
                </w:rPrChange>
              </w:rPr>
            </w:pPr>
            <w:ins w:id="1638" w:author="Ahmed, Manik" w:date="2021-10-19T22:37:00Z">
              <w:r w:rsidRPr="00AA039D">
                <w:rPr>
                  <w:color w:val="000000"/>
                  <w:sz w:val="18"/>
                  <w:szCs w:val="18"/>
                  <w:rPrChange w:id="1639" w:author="Shamima Akter" w:date="2021-10-21T21:41:00Z">
                    <w:rPr>
                      <w:color w:val="000000"/>
                      <w:sz w:val="22"/>
                      <w:szCs w:val="22"/>
                    </w:rPr>
                  </w:rPrChange>
                </w:rPr>
                <w:t>99%</w:t>
              </w:r>
            </w:ins>
          </w:p>
        </w:tc>
        <w:tc>
          <w:tcPr>
            <w:tcW w:w="960" w:type="dxa"/>
            <w:tcBorders>
              <w:top w:val="nil"/>
              <w:left w:val="nil"/>
              <w:bottom w:val="single" w:sz="4" w:space="0" w:color="auto"/>
              <w:right w:val="nil"/>
            </w:tcBorders>
            <w:shd w:val="clear" w:color="auto" w:fill="auto"/>
            <w:noWrap/>
            <w:vAlign w:val="center"/>
            <w:hideMark/>
          </w:tcPr>
          <w:p w14:paraId="0105A017" w14:textId="77777777" w:rsidR="003403BF" w:rsidRPr="00AA039D" w:rsidRDefault="003403BF" w:rsidP="003403BF">
            <w:pPr>
              <w:suppressAutoHyphens w:val="0"/>
              <w:jc w:val="center"/>
              <w:rPr>
                <w:ins w:id="1640" w:author="Ahmed, Manik" w:date="2021-10-19T22:37:00Z"/>
                <w:color w:val="000000"/>
                <w:sz w:val="18"/>
                <w:szCs w:val="18"/>
                <w:rPrChange w:id="1641" w:author="Shamima Akter" w:date="2021-10-21T21:41:00Z">
                  <w:rPr>
                    <w:ins w:id="1642" w:author="Ahmed, Manik" w:date="2021-10-19T22:37:00Z"/>
                    <w:color w:val="000000"/>
                    <w:sz w:val="22"/>
                    <w:szCs w:val="22"/>
                  </w:rPr>
                </w:rPrChange>
              </w:rPr>
            </w:pPr>
            <w:ins w:id="1643" w:author="Ahmed, Manik" w:date="2021-10-19T22:37:00Z">
              <w:r w:rsidRPr="00AA039D">
                <w:rPr>
                  <w:color w:val="000000"/>
                  <w:sz w:val="18"/>
                  <w:szCs w:val="18"/>
                  <w:rPrChange w:id="1644" w:author="Shamima Akter" w:date="2021-10-21T21:41:00Z">
                    <w:rPr>
                      <w:color w:val="000000"/>
                      <w:sz w:val="22"/>
                      <w:szCs w:val="22"/>
                    </w:rPr>
                  </w:rPrChange>
                </w:rPr>
                <w:t>98%</w:t>
              </w:r>
            </w:ins>
          </w:p>
        </w:tc>
        <w:tc>
          <w:tcPr>
            <w:tcW w:w="960" w:type="dxa"/>
            <w:tcBorders>
              <w:top w:val="nil"/>
              <w:left w:val="nil"/>
              <w:bottom w:val="single" w:sz="4" w:space="0" w:color="auto"/>
              <w:right w:val="nil"/>
            </w:tcBorders>
            <w:shd w:val="clear" w:color="auto" w:fill="auto"/>
            <w:noWrap/>
            <w:vAlign w:val="center"/>
            <w:hideMark/>
          </w:tcPr>
          <w:p w14:paraId="4FDB4D7A" w14:textId="77777777" w:rsidR="003403BF" w:rsidRPr="00AA039D" w:rsidRDefault="003403BF" w:rsidP="003403BF">
            <w:pPr>
              <w:suppressAutoHyphens w:val="0"/>
              <w:jc w:val="center"/>
              <w:rPr>
                <w:ins w:id="1645" w:author="Ahmed, Manik" w:date="2021-10-19T22:37:00Z"/>
                <w:color w:val="000000"/>
                <w:sz w:val="18"/>
                <w:szCs w:val="18"/>
                <w:rPrChange w:id="1646" w:author="Shamima Akter" w:date="2021-10-21T21:41:00Z">
                  <w:rPr>
                    <w:ins w:id="1647" w:author="Ahmed, Manik" w:date="2021-10-19T22:37:00Z"/>
                    <w:color w:val="000000"/>
                    <w:sz w:val="22"/>
                    <w:szCs w:val="22"/>
                  </w:rPr>
                </w:rPrChange>
              </w:rPr>
            </w:pPr>
            <w:ins w:id="1648" w:author="Ahmed, Manik" w:date="2021-10-19T22:37:00Z">
              <w:r w:rsidRPr="00AA039D">
                <w:rPr>
                  <w:color w:val="000000"/>
                  <w:sz w:val="18"/>
                  <w:szCs w:val="18"/>
                  <w:rPrChange w:id="1649" w:author="Shamima Akter" w:date="2021-10-21T21:41:00Z">
                    <w:rPr>
                      <w:color w:val="000000"/>
                      <w:sz w:val="22"/>
                      <w:szCs w:val="22"/>
                    </w:rPr>
                  </w:rPrChange>
                </w:rPr>
                <w:t>99%</w:t>
              </w:r>
            </w:ins>
          </w:p>
        </w:tc>
        <w:tc>
          <w:tcPr>
            <w:tcW w:w="960" w:type="dxa"/>
            <w:tcBorders>
              <w:top w:val="nil"/>
              <w:left w:val="nil"/>
              <w:bottom w:val="single" w:sz="4" w:space="0" w:color="auto"/>
              <w:right w:val="nil"/>
            </w:tcBorders>
            <w:shd w:val="clear" w:color="auto" w:fill="auto"/>
            <w:noWrap/>
            <w:vAlign w:val="center"/>
            <w:hideMark/>
          </w:tcPr>
          <w:p w14:paraId="2B380F3C" w14:textId="77777777" w:rsidR="003403BF" w:rsidRPr="00AA039D" w:rsidRDefault="003403BF" w:rsidP="003403BF">
            <w:pPr>
              <w:suppressAutoHyphens w:val="0"/>
              <w:jc w:val="center"/>
              <w:rPr>
                <w:ins w:id="1650" w:author="Ahmed, Manik" w:date="2021-10-19T22:37:00Z"/>
                <w:color w:val="000000"/>
                <w:sz w:val="18"/>
                <w:szCs w:val="18"/>
                <w:rPrChange w:id="1651" w:author="Shamima Akter" w:date="2021-10-21T21:41:00Z">
                  <w:rPr>
                    <w:ins w:id="1652" w:author="Ahmed, Manik" w:date="2021-10-19T22:37:00Z"/>
                    <w:color w:val="000000"/>
                    <w:sz w:val="22"/>
                    <w:szCs w:val="22"/>
                  </w:rPr>
                </w:rPrChange>
              </w:rPr>
            </w:pPr>
            <w:ins w:id="1653" w:author="Ahmed, Manik" w:date="2021-10-19T22:37:00Z">
              <w:r w:rsidRPr="00AA039D">
                <w:rPr>
                  <w:color w:val="000000"/>
                  <w:sz w:val="18"/>
                  <w:szCs w:val="18"/>
                  <w:rPrChange w:id="1654" w:author="Shamima Akter" w:date="2021-10-21T21:41:00Z">
                    <w:rPr>
                      <w:color w:val="000000"/>
                      <w:sz w:val="22"/>
                      <w:szCs w:val="22"/>
                    </w:rPr>
                  </w:rPrChange>
                </w:rPr>
                <w:t>99%</w:t>
              </w:r>
            </w:ins>
          </w:p>
        </w:tc>
        <w:tc>
          <w:tcPr>
            <w:tcW w:w="960" w:type="dxa"/>
            <w:tcBorders>
              <w:top w:val="nil"/>
              <w:left w:val="nil"/>
              <w:bottom w:val="single" w:sz="4" w:space="0" w:color="auto"/>
              <w:right w:val="nil"/>
            </w:tcBorders>
            <w:shd w:val="clear" w:color="auto" w:fill="auto"/>
            <w:noWrap/>
            <w:vAlign w:val="center"/>
            <w:hideMark/>
          </w:tcPr>
          <w:p w14:paraId="20AD3BA7" w14:textId="77777777" w:rsidR="003403BF" w:rsidRPr="00AA039D" w:rsidRDefault="003403BF" w:rsidP="003403BF">
            <w:pPr>
              <w:suppressAutoHyphens w:val="0"/>
              <w:jc w:val="center"/>
              <w:rPr>
                <w:ins w:id="1655" w:author="Ahmed, Manik" w:date="2021-10-19T22:37:00Z"/>
                <w:color w:val="000000"/>
                <w:sz w:val="18"/>
                <w:szCs w:val="18"/>
                <w:rPrChange w:id="1656" w:author="Shamima Akter" w:date="2021-10-21T21:41:00Z">
                  <w:rPr>
                    <w:ins w:id="1657" w:author="Ahmed, Manik" w:date="2021-10-19T22:37:00Z"/>
                    <w:color w:val="000000"/>
                    <w:sz w:val="22"/>
                    <w:szCs w:val="22"/>
                  </w:rPr>
                </w:rPrChange>
              </w:rPr>
            </w:pPr>
            <w:ins w:id="1658" w:author="Ahmed, Manik" w:date="2021-10-19T22:37:00Z">
              <w:r w:rsidRPr="00AA039D">
                <w:rPr>
                  <w:color w:val="000000"/>
                  <w:sz w:val="18"/>
                  <w:szCs w:val="18"/>
                  <w:rPrChange w:id="1659" w:author="Shamima Akter" w:date="2021-10-21T21:41:00Z">
                    <w:rPr>
                      <w:color w:val="000000"/>
                      <w:sz w:val="22"/>
                      <w:szCs w:val="22"/>
                    </w:rPr>
                  </w:rPrChange>
                </w:rPr>
                <w:t>0.99</w:t>
              </w:r>
            </w:ins>
          </w:p>
        </w:tc>
        <w:tc>
          <w:tcPr>
            <w:tcW w:w="960" w:type="dxa"/>
            <w:tcBorders>
              <w:top w:val="nil"/>
              <w:left w:val="nil"/>
              <w:bottom w:val="single" w:sz="4" w:space="0" w:color="auto"/>
              <w:right w:val="nil"/>
            </w:tcBorders>
            <w:shd w:val="clear" w:color="auto" w:fill="auto"/>
            <w:noWrap/>
            <w:vAlign w:val="center"/>
            <w:hideMark/>
          </w:tcPr>
          <w:p w14:paraId="30D63AC1" w14:textId="77777777" w:rsidR="003403BF" w:rsidRPr="00AA039D" w:rsidRDefault="003403BF" w:rsidP="003403BF">
            <w:pPr>
              <w:suppressAutoHyphens w:val="0"/>
              <w:jc w:val="center"/>
              <w:rPr>
                <w:ins w:id="1660" w:author="Ahmed, Manik" w:date="2021-10-19T22:37:00Z"/>
                <w:color w:val="000000"/>
                <w:sz w:val="18"/>
                <w:szCs w:val="18"/>
                <w:rPrChange w:id="1661" w:author="Shamima Akter" w:date="2021-10-21T21:41:00Z">
                  <w:rPr>
                    <w:ins w:id="1662" w:author="Ahmed, Manik" w:date="2021-10-19T22:37:00Z"/>
                    <w:color w:val="000000"/>
                    <w:sz w:val="22"/>
                    <w:szCs w:val="22"/>
                  </w:rPr>
                </w:rPrChange>
              </w:rPr>
            </w:pPr>
            <w:ins w:id="1663" w:author="Ahmed, Manik" w:date="2021-10-19T22:37:00Z">
              <w:r w:rsidRPr="00AA039D">
                <w:rPr>
                  <w:color w:val="000000"/>
                  <w:sz w:val="18"/>
                  <w:szCs w:val="18"/>
                  <w:rPrChange w:id="1664" w:author="Shamima Akter" w:date="2021-10-21T21:41:00Z">
                    <w:rPr>
                      <w:color w:val="000000"/>
                      <w:sz w:val="22"/>
                      <w:szCs w:val="22"/>
                    </w:rPr>
                  </w:rPrChange>
                </w:rPr>
                <w:t>0.0175</w:t>
              </w:r>
            </w:ins>
          </w:p>
        </w:tc>
        <w:tc>
          <w:tcPr>
            <w:tcW w:w="1400" w:type="dxa"/>
            <w:tcBorders>
              <w:top w:val="nil"/>
              <w:left w:val="nil"/>
              <w:bottom w:val="single" w:sz="4" w:space="0" w:color="auto"/>
              <w:right w:val="nil"/>
            </w:tcBorders>
            <w:shd w:val="clear" w:color="auto" w:fill="auto"/>
            <w:noWrap/>
            <w:vAlign w:val="center"/>
            <w:hideMark/>
          </w:tcPr>
          <w:p w14:paraId="2598C3B9" w14:textId="77777777" w:rsidR="003403BF" w:rsidRPr="00AA039D" w:rsidRDefault="003403BF" w:rsidP="003403BF">
            <w:pPr>
              <w:suppressAutoHyphens w:val="0"/>
              <w:jc w:val="center"/>
              <w:rPr>
                <w:ins w:id="1665" w:author="Ahmed, Manik" w:date="2021-10-19T22:37:00Z"/>
                <w:color w:val="000000"/>
                <w:sz w:val="18"/>
                <w:szCs w:val="18"/>
                <w:rPrChange w:id="1666" w:author="Shamima Akter" w:date="2021-10-21T21:41:00Z">
                  <w:rPr>
                    <w:ins w:id="1667" w:author="Ahmed, Manik" w:date="2021-10-19T22:37:00Z"/>
                    <w:color w:val="000000"/>
                    <w:sz w:val="22"/>
                    <w:szCs w:val="22"/>
                  </w:rPr>
                </w:rPrChange>
              </w:rPr>
            </w:pPr>
            <w:ins w:id="1668" w:author="Ahmed, Manik" w:date="2021-10-19T22:37:00Z">
              <w:r w:rsidRPr="00AA039D">
                <w:rPr>
                  <w:color w:val="000000"/>
                  <w:sz w:val="18"/>
                  <w:szCs w:val="18"/>
                  <w:rPrChange w:id="1669" w:author="Shamima Akter" w:date="2021-10-21T21:41:00Z">
                    <w:rPr>
                      <w:color w:val="000000"/>
                      <w:sz w:val="22"/>
                      <w:szCs w:val="22"/>
                    </w:rPr>
                  </w:rPrChange>
                </w:rPr>
                <w:t>0.0887</w:t>
              </w:r>
            </w:ins>
          </w:p>
        </w:tc>
        <w:tc>
          <w:tcPr>
            <w:tcW w:w="960" w:type="dxa"/>
            <w:tcBorders>
              <w:top w:val="nil"/>
              <w:left w:val="nil"/>
              <w:bottom w:val="single" w:sz="4" w:space="0" w:color="auto"/>
              <w:right w:val="nil"/>
            </w:tcBorders>
            <w:shd w:val="clear" w:color="auto" w:fill="auto"/>
            <w:noWrap/>
            <w:vAlign w:val="center"/>
            <w:hideMark/>
          </w:tcPr>
          <w:p w14:paraId="7099603A" w14:textId="77777777" w:rsidR="003403BF" w:rsidRPr="00AA039D" w:rsidRDefault="003403BF" w:rsidP="003403BF">
            <w:pPr>
              <w:suppressAutoHyphens w:val="0"/>
              <w:jc w:val="center"/>
              <w:rPr>
                <w:ins w:id="1670" w:author="Ahmed, Manik" w:date="2021-10-19T22:37:00Z"/>
                <w:color w:val="000000"/>
                <w:sz w:val="18"/>
                <w:szCs w:val="18"/>
                <w:rPrChange w:id="1671" w:author="Shamima Akter" w:date="2021-10-21T21:41:00Z">
                  <w:rPr>
                    <w:ins w:id="1672" w:author="Ahmed, Manik" w:date="2021-10-19T22:37:00Z"/>
                    <w:color w:val="000000"/>
                    <w:sz w:val="22"/>
                    <w:szCs w:val="22"/>
                  </w:rPr>
                </w:rPrChange>
              </w:rPr>
            </w:pPr>
            <w:ins w:id="1673" w:author="Ahmed, Manik" w:date="2021-10-19T22:37:00Z">
              <w:r w:rsidRPr="00AA039D">
                <w:rPr>
                  <w:color w:val="000000"/>
                  <w:sz w:val="18"/>
                  <w:szCs w:val="18"/>
                  <w:rPrChange w:id="1674" w:author="Shamima Akter" w:date="2021-10-21T21:41:00Z">
                    <w:rPr>
                      <w:color w:val="000000"/>
                      <w:sz w:val="22"/>
                      <w:szCs w:val="22"/>
                    </w:rPr>
                  </w:rPrChange>
                </w:rPr>
                <w:t>10.88</w:t>
              </w:r>
            </w:ins>
          </w:p>
        </w:tc>
      </w:tr>
      <w:tr w:rsidR="003403BF" w:rsidRPr="003403BF" w14:paraId="4AD714D8" w14:textId="77777777" w:rsidTr="003403BF">
        <w:trPr>
          <w:trHeight w:val="300"/>
          <w:ins w:id="1675" w:author="Ahmed, Manik" w:date="2021-10-19T22:37:00Z"/>
        </w:trPr>
        <w:tc>
          <w:tcPr>
            <w:tcW w:w="2420" w:type="dxa"/>
            <w:tcBorders>
              <w:top w:val="nil"/>
              <w:left w:val="nil"/>
              <w:bottom w:val="single" w:sz="4" w:space="0" w:color="auto"/>
              <w:right w:val="nil"/>
            </w:tcBorders>
            <w:shd w:val="clear" w:color="auto" w:fill="auto"/>
            <w:noWrap/>
            <w:vAlign w:val="center"/>
            <w:hideMark/>
          </w:tcPr>
          <w:p w14:paraId="6E7F7CB1" w14:textId="77777777" w:rsidR="003403BF" w:rsidRPr="00AA039D" w:rsidRDefault="003403BF" w:rsidP="003403BF">
            <w:pPr>
              <w:suppressAutoHyphens w:val="0"/>
              <w:jc w:val="center"/>
              <w:rPr>
                <w:ins w:id="1676" w:author="Ahmed, Manik" w:date="2021-10-19T22:37:00Z"/>
                <w:color w:val="000000"/>
                <w:sz w:val="18"/>
                <w:szCs w:val="18"/>
                <w:rPrChange w:id="1677" w:author="Shamima Akter" w:date="2021-10-21T21:41:00Z">
                  <w:rPr>
                    <w:ins w:id="1678" w:author="Ahmed, Manik" w:date="2021-10-19T22:37:00Z"/>
                    <w:color w:val="000000"/>
                    <w:sz w:val="22"/>
                    <w:szCs w:val="22"/>
                  </w:rPr>
                </w:rPrChange>
              </w:rPr>
            </w:pPr>
            <w:ins w:id="1679" w:author="Ahmed, Manik" w:date="2021-10-19T22:37:00Z">
              <w:r w:rsidRPr="00AA039D">
                <w:rPr>
                  <w:color w:val="000000"/>
                  <w:sz w:val="18"/>
                  <w:szCs w:val="18"/>
                  <w:rPrChange w:id="1680" w:author="Shamima Akter" w:date="2021-10-21T21:41:00Z">
                    <w:rPr>
                      <w:color w:val="000000"/>
                      <w:sz w:val="22"/>
                      <w:szCs w:val="22"/>
                    </w:rPr>
                  </w:rPrChange>
                </w:rPr>
                <w:t>LSTM</w:t>
              </w:r>
            </w:ins>
          </w:p>
        </w:tc>
        <w:tc>
          <w:tcPr>
            <w:tcW w:w="960" w:type="dxa"/>
            <w:tcBorders>
              <w:top w:val="nil"/>
              <w:left w:val="nil"/>
              <w:bottom w:val="single" w:sz="4" w:space="0" w:color="auto"/>
              <w:right w:val="nil"/>
            </w:tcBorders>
            <w:shd w:val="clear" w:color="auto" w:fill="auto"/>
            <w:noWrap/>
            <w:vAlign w:val="center"/>
            <w:hideMark/>
          </w:tcPr>
          <w:p w14:paraId="2BDF8325" w14:textId="77777777" w:rsidR="003403BF" w:rsidRPr="00AA039D" w:rsidRDefault="003403BF" w:rsidP="003403BF">
            <w:pPr>
              <w:suppressAutoHyphens w:val="0"/>
              <w:jc w:val="center"/>
              <w:rPr>
                <w:ins w:id="1681" w:author="Ahmed, Manik" w:date="2021-10-19T22:37:00Z"/>
                <w:color w:val="000000"/>
                <w:sz w:val="18"/>
                <w:szCs w:val="18"/>
                <w:rPrChange w:id="1682" w:author="Shamima Akter" w:date="2021-10-21T21:41:00Z">
                  <w:rPr>
                    <w:ins w:id="1683" w:author="Ahmed, Manik" w:date="2021-10-19T22:37:00Z"/>
                    <w:color w:val="000000"/>
                    <w:sz w:val="22"/>
                    <w:szCs w:val="22"/>
                  </w:rPr>
                </w:rPrChange>
              </w:rPr>
            </w:pPr>
            <w:ins w:id="1684" w:author="Ahmed, Manik" w:date="2021-10-19T22:37:00Z">
              <w:r w:rsidRPr="00AA039D">
                <w:rPr>
                  <w:color w:val="000000"/>
                  <w:sz w:val="18"/>
                  <w:szCs w:val="18"/>
                  <w:rPrChange w:id="1685" w:author="Shamima Akter" w:date="2021-10-21T21:41:00Z">
                    <w:rPr>
                      <w:color w:val="000000"/>
                      <w:sz w:val="22"/>
                      <w:szCs w:val="22"/>
                    </w:rPr>
                  </w:rPrChange>
                </w:rPr>
                <w:t>85%</w:t>
              </w:r>
            </w:ins>
          </w:p>
        </w:tc>
        <w:tc>
          <w:tcPr>
            <w:tcW w:w="960" w:type="dxa"/>
            <w:tcBorders>
              <w:top w:val="nil"/>
              <w:left w:val="nil"/>
              <w:bottom w:val="single" w:sz="4" w:space="0" w:color="auto"/>
              <w:right w:val="nil"/>
            </w:tcBorders>
            <w:shd w:val="clear" w:color="auto" w:fill="auto"/>
            <w:noWrap/>
            <w:vAlign w:val="center"/>
            <w:hideMark/>
          </w:tcPr>
          <w:p w14:paraId="38B6EB33" w14:textId="77777777" w:rsidR="003403BF" w:rsidRPr="00AA039D" w:rsidRDefault="003403BF" w:rsidP="003403BF">
            <w:pPr>
              <w:suppressAutoHyphens w:val="0"/>
              <w:jc w:val="center"/>
              <w:rPr>
                <w:ins w:id="1686" w:author="Ahmed, Manik" w:date="2021-10-19T22:37:00Z"/>
                <w:color w:val="000000"/>
                <w:sz w:val="18"/>
                <w:szCs w:val="18"/>
                <w:rPrChange w:id="1687" w:author="Shamima Akter" w:date="2021-10-21T21:41:00Z">
                  <w:rPr>
                    <w:ins w:id="1688" w:author="Ahmed, Manik" w:date="2021-10-19T22:37:00Z"/>
                    <w:color w:val="000000"/>
                    <w:sz w:val="22"/>
                    <w:szCs w:val="22"/>
                  </w:rPr>
                </w:rPrChange>
              </w:rPr>
            </w:pPr>
            <w:ins w:id="1689" w:author="Ahmed, Manik" w:date="2021-10-19T22:37:00Z">
              <w:r w:rsidRPr="00AA039D">
                <w:rPr>
                  <w:color w:val="000000"/>
                  <w:sz w:val="18"/>
                  <w:szCs w:val="18"/>
                  <w:rPrChange w:id="1690" w:author="Shamima Akter" w:date="2021-10-21T21:41:00Z">
                    <w:rPr>
                      <w:color w:val="000000"/>
                      <w:sz w:val="22"/>
                      <w:szCs w:val="22"/>
                    </w:rPr>
                  </w:rPrChange>
                </w:rPr>
                <w:t>84%</w:t>
              </w:r>
            </w:ins>
          </w:p>
        </w:tc>
        <w:tc>
          <w:tcPr>
            <w:tcW w:w="960" w:type="dxa"/>
            <w:tcBorders>
              <w:top w:val="nil"/>
              <w:left w:val="nil"/>
              <w:bottom w:val="single" w:sz="4" w:space="0" w:color="auto"/>
              <w:right w:val="nil"/>
            </w:tcBorders>
            <w:shd w:val="clear" w:color="auto" w:fill="auto"/>
            <w:noWrap/>
            <w:vAlign w:val="center"/>
            <w:hideMark/>
          </w:tcPr>
          <w:p w14:paraId="5C69C550" w14:textId="77777777" w:rsidR="003403BF" w:rsidRPr="00AA039D" w:rsidRDefault="003403BF" w:rsidP="003403BF">
            <w:pPr>
              <w:suppressAutoHyphens w:val="0"/>
              <w:jc w:val="center"/>
              <w:rPr>
                <w:ins w:id="1691" w:author="Ahmed, Manik" w:date="2021-10-19T22:37:00Z"/>
                <w:color w:val="000000"/>
                <w:sz w:val="18"/>
                <w:szCs w:val="18"/>
                <w:rPrChange w:id="1692" w:author="Shamima Akter" w:date="2021-10-21T21:41:00Z">
                  <w:rPr>
                    <w:ins w:id="1693" w:author="Ahmed, Manik" w:date="2021-10-19T22:37:00Z"/>
                    <w:color w:val="000000"/>
                    <w:sz w:val="22"/>
                    <w:szCs w:val="22"/>
                  </w:rPr>
                </w:rPrChange>
              </w:rPr>
            </w:pPr>
            <w:ins w:id="1694" w:author="Ahmed, Manik" w:date="2021-10-19T22:37:00Z">
              <w:r w:rsidRPr="00AA039D">
                <w:rPr>
                  <w:color w:val="000000"/>
                  <w:sz w:val="18"/>
                  <w:szCs w:val="18"/>
                  <w:rPrChange w:id="1695" w:author="Shamima Akter" w:date="2021-10-21T21:41:00Z">
                    <w:rPr>
                      <w:color w:val="000000"/>
                      <w:sz w:val="22"/>
                      <w:szCs w:val="22"/>
                    </w:rPr>
                  </w:rPrChange>
                </w:rPr>
                <w:t>86%</w:t>
              </w:r>
            </w:ins>
          </w:p>
        </w:tc>
        <w:tc>
          <w:tcPr>
            <w:tcW w:w="960" w:type="dxa"/>
            <w:tcBorders>
              <w:top w:val="nil"/>
              <w:left w:val="nil"/>
              <w:bottom w:val="single" w:sz="4" w:space="0" w:color="auto"/>
              <w:right w:val="nil"/>
            </w:tcBorders>
            <w:shd w:val="clear" w:color="auto" w:fill="auto"/>
            <w:noWrap/>
            <w:vAlign w:val="center"/>
            <w:hideMark/>
          </w:tcPr>
          <w:p w14:paraId="60C37A55" w14:textId="77777777" w:rsidR="003403BF" w:rsidRPr="00AA039D" w:rsidRDefault="003403BF" w:rsidP="003403BF">
            <w:pPr>
              <w:suppressAutoHyphens w:val="0"/>
              <w:jc w:val="center"/>
              <w:rPr>
                <w:ins w:id="1696" w:author="Ahmed, Manik" w:date="2021-10-19T22:37:00Z"/>
                <w:color w:val="000000"/>
                <w:sz w:val="18"/>
                <w:szCs w:val="18"/>
                <w:rPrChange w:id="1697" w:author="Shamima Akter" w:date="2021-10-21T21:41:00Z">
                  <w:rPr>
                    <w:ins w:id="1698" w:author="Ahmed, Manik" w:date="2021-10-19T22:37:00Z"/>
                    <w:color w:val="000000"/>
                    <w:sz w:val="22"/>
                    <w:szCs w:val="22"/>
                  </w:rPr>
                </w:rPrChange>
              </w:rPr>
            </w:pPr>
            <w:ins w:id="1699" w:author="Ahmed, Manik" w:date="2021-10-19T22:37:00Z">
              <w:r w:rsidRPr="00AA039D">
                <w:rPr>
                  <w:color w:val="000000"/>
                  <w:sz w:val="18"/>
                  <w:szCs w:val="18"/>
                  <w:rPrChange w:id="1700" w:author="Shamima Akter" w:date="2021-10-21T21:41:00Z">
                    <w:rPr>
                      <w:color w:val="000000"/>
                      <w:sz w:val="22"/>
                      <w:szCs w:val="22"/>
                    </w:rPr>
                  </w:rPrChange>
                </w:rPr>
                <w:t>84%</w:t>
              </w:r>
            </w:ins>
          </w:p>
        </w:tc>
        <w:tc>
          <w:tcPr>
            <w:tcW w:w="960" w:type="dxa"/>
            <w:tcBorders>
              <w:top w:val="nil"/>
              <w:left w:val="nil"/>
              <w:bottom w:val="single" w:sz="4" w:space="0" w:color="auto"/>
              <w:right w:val="nil"/>
            </w:tcBorders>
            <w:shd w:val="clear" w:color="auto" w:fill="auto"/>
            <w:noWrap/>
            <w:vAlign w:val="center"/>
            <w:hideMark/>
          </w:tcPr>
          <w:p w14:paraId="4638FAC7" w14:textId="77777777" w:rsidR="003403BF" w:rsidRPr="00AA039D" w:rsidRDefault="003403BF" w:rsidP="003403BF">
            <w:pPr>
              <w:suppressAutoHyphens w:val="0"/>
              <w:jc w:val="center"/>
              <w:rPr>
                <w:ins w:id="1701" w:author="Ahmed, Manik" w:date="2021-10-19T22:37:00Z"/>
                <w:color w:val="000000"/>
                <w:sz w:val="18"/>
                <w:szCs w:val="18"/>
                <w:rPrChange w:id="1702" w:author="Shamima Akter" w:date="2021-10-21T21:41:00Z">
                  <w:rPr>
                    <w:ins w:id="1703" w:author="Ahmed, Manik" w:date="2021-10-19T22:37:00Z"/>
                    <w:color w:val="000000"/>
                    <w:sz w:val="22"/>
                    <w:szCs w:val="22"/>
                  </w:rPr>
                </w:rPrChange>
              </w:rPr>
            </w:pPr>
            <w:ins w:id="1704" w:author="Ahmed, Manik" w:date="2021-10-19T22:37:00Z">
              <w:r w:rsidRPr="00AA039D">
                <w:rPr>
                  <w:color w:val="000000"/>
                  <w:sz w:val="18"/>
                  <w:szCs w:val="18"/>
                  <w:rPrChange w:id="1705" w:author="Shamima Akter" w:date="2021-10-21T21:41:00Z">
                    <w:rPr>
                      <w:color w:val="000000"/>
                      <w:sz w:val="22"/>
                      <w:szCs w:val="22"/>
                    </w:rPr>
                  </w:rPrChange>
                </w:rPr>
                <w:t>0.86</w:t>
              </w:r>
            </w:ins>
          </w:p>
        </w:tc>
        <w:tc>
          <w:tcPr>
            <w:tcW w:w="960" w:type="dxa"/>
            <w:tcBorders>
              <w:top w:val="nil"/>
              <w:left w:val="nil"/>
              <w:bottom w:val="single" w:sz="4" w:space="0" w:color="auto"/>
              <w:right w:val="nil"/>
            </w:tcBorders>
            <w:shd w:val="clear" w:color="auto" w:fill="auto"/>
            <w:noWrap/>
            <w:vAlign w:val="center"/>
            <w:hideMark/>
          </w:tcPr>
          <w:p w14:paraId="12F96D5A" w14:textId="77777777" w:rsidR="003403BF" w:rsidRPr="00AA039D" w:rsidRDefault="003403BF" w:rsidP="003403BF">
            <w:pPr>
              <w:suppressAutoHyphens w:val="0"/>
              <w:jc w:val="center"/>
              <w:rPr>
                <w:ins w:id="1706" w:author="Ahmed, Manik" w:date="2021-10-19T22:37:00Z"/>
                <w:color w:val="000000"/>
                <w:sz w:val="18"/>
                <w:szCs w:val="18"/>
                <w:rPrChange w:id="1707" w:author="Shamima Akter" w:date="2021-10-21T21:41:00Z">
                  <w:rPr>
                    <w:ins w:id="1708" w:author="Ahmed, Manik" w:date="2021-10-19T22:37:00Z"/>
                    <w:color w:val="000000"/>
                    <w:sz w:val="22"/>
                    <w:szCs w:val="22"/>
                  </w:rPr>
                </w:rPrChange>
              </w:rPr>
            </w:pPr>
            <w:ins w:id="1709" w:author="Ahmed, Manik" w:date="2021-10-19T22:37:00Z">
              <w:r w:rsidRPr="00AA039D">
                <w:rPr>
                  <w:color w:val="000000"/>
                  <w:sz w:val="18"/>
                  <w:szCs w:val="18"/>
                  <w:rPrChange w:id="1710" w:author="Shamima Akter" w:date="2021-10-21T21:41:00Z">
                    <w:rPr>
                      <w:color w:val="000000"/>
                      <w:sz w:val="22"/>
                      <w:szCs w:val="22"/>
                    </w:rPr>
                  </w:rPrChange>
                </w:rPr>
                <w:t>0.1501</w:t>
              </w:r>
            </w:ins>
          </w:p>
        </w:tc>
        <w:tc>
          <w:tcPr>
            <w:tcW w:w="1400" w:type="dxa"/>
            <w:tcBorders>
              <w:top w:val="nil"/>
              <w:left w:val="nil"/>
              <w:bottom w:val="single" w:sz="4" w:space="0" w:color="auto"/>
              <w:right w:val="nil"/>
            </w:tcBorders>
            <w:shd w:val="clear" w:color="auto" w:fill="auto"/>
            <w:noWrap/>
            <w:vAlign w:val="center"/>
            <w:hideMark/>
          </w:tcPr>
          <w:p w14:paraId="05E4CCFF" w14:textId="77777777" w:rsidR="003403BF" w:rsidRPr="00AA039D" w:rsidRDefault="003403BF" w:rsidP="003403BF">
            <w:pPr>
              <w:suppressAutoHyphens w:val="0"/>
              <w:jc w:val="center"/>
              <w:rPr>
                <w:ins w:id="1711" w:author="Ahmed, Manik" w:date="2021-10-19T22:37:00Z"/>
                <w:color w:val="000000"/>
                <w:sz w:val="18"/>
                <w:szCs w:val="18"/>
                <w:rPrChange w:id="1712" w:author="Shamima Akter" w:date="2021-10-21T21:41:00Z">
                  <w:rPr>
                    <w:ins w:id="1713" w:author="Ahmed, Manik" w:date="2021-10-19T22:37:00Z"/>
                    <w:color w:val="000000"/>
                    <w:sz w:val="22"/>
                    <w:szCs w:val="22"/>
                  </w:rPr>
                </w:rPrChange>
              </w:rPr>
            </w:pPr>
            <w:ins w:id="1714" w:author="Ahmed, Manik" w:date="2021-10-19T22:37:00Z">
              <w:r w:rsidRPr="00AA039D">
                <w:rPr>
                  <w:color w:val="000000"/>
                  <w:sz w:val="18"/>
                  <w:szCs w:val="18"/>
                  <w:rPrChange w:id="1715" w:author="Shamima Akter" w:date="2021-10-21T21:41:00Z">
                    <w:rPr>
                      <w:color w:val="000000"/>
                      <w:sz w:val="22"/>
                      <w:szCs w:val="22"/>
                    </w:rPr>
                  </w:rPrChange>
                </w:rPr>
                <w:t>0.1499</w:t>
              </w:r>
            </w:ins>
          </w:p>
        </w:tc>
        <w:tc>
          <w:tcPr>
            <w:tcW w:w="960" w:type="dxa"/>
            <w:tcBorders>
              <w:top w:val="nil"/>
              <w:left w:val="nil"/>
              <w:bottom w:val="single" w:sz="4" w:space="0" w:color="auto"/>
              <w:right w:val="nil"/>
            </w:tcBorders>
            <w:shd w:val="clear" w:color="auto" w:fill="auto"/>
            <w:noWrap/>
            <w:vAlign w:val="center"/>
            <w:hideMark/>
          </w:tcPr>
          <w:p w14:paraId="35990810" w14:textId="77777777" w:rsidR="003403BF" w:rsidRPr="00AA039D" w:rsidRDefault="003403BF" w:rsidP="003403BF">
            <w:pPr>
              <w:suppressAutoHyphens w:val="0"/>
              <w:jc w:val="center"/>
              <w:rPr>
                <w:ins w:id="1716" w:author="Ahmed, Manik" w:date="2021-10-19T22:37:00Z"/>
                <w:color w:val="000000"/>
                <w:sz w:val="18"/>
                <w:szCs w:val="18"/>
                <w:rPrChange w:id="1717" w:author="Shamima Akter" w:date="2021-10-21T21:41:00Z">
                  <w:rPr>
                    <w:ins w:id="1718" w:author="Ahmed, Manik" w:date="2021-10-19T22:37:00Z"/>
                    <w:color w:val="000000"/>
                    <w:sz w:val="22"/>
                    <w:szCs w:val="22"/>
                  </w:rPr>
                </w:rPrChange>
              </w:rPr>
            </w:pPr>
            <w:ins w:id="1719" w:author="Ahmed, Manik" w:date="2021-10-19T22:37:00Z">
              <w:r w:rsidRPr="00AA039D">
                <w:rPr>
                  <w:color w:val="000000"/>
                  <w:sz w:val="18"/>
                  <w:szCs w:val="18"/>
                  <w:rPrChange w:id="1720" w:author="Shamima Akter" w:date="2021-10-21T21:41:00Z">
                    <w:rPr>
                      <w:color w:val="000000"/>
                      <w:sz w:val="22"/>
                      <w:szCs w:val="22"/>
                    </w:rPr>
                  </w:rPrChange>
                </w:rPr>
                <w:t>29.056</w:t>
              </w:r>
            </w:ins>
          </w:p>
        </w:tc>
      </w:tr>
      <w:tr w:rsidR="003403BF" w:rsidRPr="003403BF" w14:paraId="4655CECB" w14:textId="77777777" w:rsidTr="003403BF">
        <w:trPr>
          <w:trHeight w:val="300"/>
          <w:ins w:id="1721" w:author="Ahmed, Manik" w:date="2021-10-19T22:37:00Z"/>
        </w:trPr>
        <w:tc>
          <w:tcPr>
            <w:tcW w:w="2420" w:type="dxa"/>
            <w:tcBorders>
              <w:top w:val="nil"/>
              <w:left w:val="nil"/>
              <w:bottom w:val="single" w:sz="4" w:space="0" w:color="auto"/>
              <w:right w:val="nil"/>
            </w:tcBorders>
            <w:shd w:val="clear" w:color="auto" w:fill="auto"/>
            <w:noWrap/>
            <w:vAlign w:val="center"/>
            <w:hideMark/>
          </w:tcPr>
          <w:p w14:paraId="384783CD" w14:textId="77777777" w:rsidR="003403BF" w:rsidRPr="00AA039D" w:rsidRDefault="003403BF" w:rsidP="003403BF">
            <w:pPr>
              <w:suppressAutoHyphens w:val="0"/>
              <w:jc w:val="center"/>
              <w:rPr>
                <w:ins w:id="1722" w:author="Ahmed, Manik" w:date="2021-10-19T22:37:00Z"/>
                <w:color w:val="000000"/>
                <w:sz w:val="18"/>
                <w:szCs w:val="18"/>
                <w:rPrChange w:id="1723" w:author="Shamima Akter" w:date="2021-10-21T21:41:00Z">
                  <w:rPr>
                    <w:ins w:id="1724" w:author="Ahmed, Manik" w:date="2021-10-19T22:37:00Z"/>
                    <w:color w:val="000000"/>
                    <w:sz w:val="22"/>
                    <w:szCs w:val="22"/>
                  </w:rPr>
                </w:rPrChange>
              </w:rPr>
            </w:pPr>
            <w:ins w:id="1725" w:author="Ahmed, Manik" w:date="2021-10-19T22:37:00Z">
              <w:r w:rsidRPr="00AA039D">
                <w:rPr>
                  <w:color w:val="000000"/>
                  <w:sz w:val="18"/>
                  <w:szCs w:val="18"/>
                  <w:rPrChange w:id="1726" w:author="Shamima Akter" w:date="2021-10-21T21:41:00Z">
                    <w:rPr>
                      <w:color w:val="000000"/>
                      <w:sz w:val="22"/>
                      <w:szCs w:val="22"/>
                    </w:rPr>
                  </w:rPrChange>
                </w:rPr>
                <w:t>Bidirectional LSTM</w:t>
              </w:r>
            </w:ins>
          </w:p>
        </w:tc>
        <w:tc>
          <w:tcPr>
            <w:tcW w:w="960" w:type="dxa"/>
            <w:tcBorders>
              <w:top w:val="nil"/>
              <w:left w:val="nil"/>
              <w:bottom w:val="single" w:sz="4" w:space="0" w:color="auto"/>
              <w:right w:val="nil"/>
            </w:tcBorders>
            <w:shd w:val="clear" w:color="auto" w:fill="auto"/>
            <w:noWrap/>
            <w:vAlign w:val="center"/>
            <w:hideMark/>
          </w:tcPr>
          <w:p w14:paraId="2A982771" w14:textId="77777777" w:rsidR="003403BF" w:rsidRPr="00AA039D" w:rsidRDefault="003403BF" w:rsidP="003403BF">
            <w:pPr>
              <w:suppressAutoHyphens w:val="0"/>
              <w:jc w:val="center"/>
              <w:rPr>
                <w:ins w:id="1727" w:author="Ahmed, Manik" w:date="2021-10-19T22:37:00Z"/>
                <w:color w:val="000000"/>
                <w:sz w:val="18"/>
                <w:szCs w:val="18"/>
                <w:rPrChange w:id="1728" w:author="Shamima Akter" w:date="2021-10-21T21:41:00Z">
                  <w:rPr>
                    <w:ins w:id="1729" w:author="Ahmed, Manik" w:date="2021-10-19T22:37:00Z"/>
                    <w:color w:val="000000"/>
                    <w:sz w:val="22"/>
                    <w:szCs w:val="22"/>
                  </w:rPr>
                </w:rPrChange>
              </w:rPr>
            </w:pPr>
            <w:ins w:id="1730" w:author="Ahmed, Manik" w:date="2021-10-19T22:37:00Z">
              <w:r w:rsidRPr="00AA039D">
                <w:rPr>
                  <w:color w:val="000000"/>
                  <w:sz w:val="18"/>
                  <w:szCs w:val="18"/>
                  <w:rPrChange w:id="1731" w:author="Shamima Akter" w:date="2021-10-21T21:41:00Z">
                    <w:rPr>
                      <w:color w:val="000000"/>
                      <w:sz w:val="22"/>
                      <w:szCs w:val="22"/>
                    </w:rPr>
                  </w:rPrChange>
                </w:rPr>
                <w:t>88%</w:t>
              </w:r>
            </w:ins>
          </w:p>
        </w:tc>
        <w:tc>
          <w:tcPr>
            <w:tcW w:w="960" w:type="dxa"/>
            <w:tcBorders>
              <w:top w:val="nil"/>
              <w:left w:val="nil"/>
              <w:bottom w:val="single" w:sz="4" w:space="0" w:color="auto"/>
              <w:right w:val="nil"/>
            </w:tcBorders>
            <w:shd w:val="clear" w:color="auto" w:fill="auto"/>
            <w:noWrap/>
            <w:vAlign w:val="center"/>
            <w:hideMark/>
          </w:tcPr>
          <w:p w14:paraId="2A2DD6F8" w14:textId="77777777" w:rsidR="003403BF" w:rsidRPr="00AA039D" w:rsidRDefault="003403BF" w:rsidP="003403BF">
            <w:pPr>
              <w:suppressAutoHyphens w:val="0"/>
              <w:jc w:val="center"/>
              <w:rPr>
                <w:ins w:id="1732" w:author="Ahmed, Manik" w:date="2021-10-19T22:37:00Z"/>
                <w:color w:val="000000"/>
                <w:sz w:val="18"/>
                <w:szCs w:val="18"/>
                <w:rPrChange w:id="1733" w:author="Shamima Akter" w:date="2021-10-21T21:41:00Z">
                  <w:rPr>
                    <w:ins w:id="1734" w:author="Ahmed, Manik" w:date="2021-10-19T22:37:00Z"/>
                    <w:color w:val="000000"/>
                    <w:sz w:val="22"/>
                    <w:szCs w:val="22"/>
                  </w:rPr>
                </w:rPrChange>
              </w:rPr>
            </w:pPr>
            <w:ins w:id="1735" w:author="Ahmed, Manik" w:date="2021-10-19T22:37:00Z">
              <w:r w:rsidRPr="00AA039D">
                <w:rPr>
                  <w:color w:val="000000"/>
                  <w:sz w:val="18"/>
                  <w:szCs w:val="18"/>
                  <w:rPrChange w:id="1736" w:author="Shamima Akter" w:date="2021-10-21T21:41:00Z">
                    <w:rPr>
                      <w:color w:val="000000"/>
                      <w:sz w:val="22"/>
                      <w:szCs w:val="22"/>
                    </w:rPr>
                  </w:rPrChange>
                </w:rPr>
                <w:t>87%</w:t>
              </w:r>
            </w:ins>
          </w:p>
        </w:tc>
        <w:tc>
          <w:tcPr>
            <w:tcW w:w="960" w:type="dxa"/>
            <w:tcBorders>
              <w:top w:val="nil"/>
              <w:left w:val="nil"/>
              <w:bottom w:val="single" w:sz="4" w:space="0" w:color="auto"/>
              <w:right w:val="nil"/>
            </w:tcBorders>
            <w:shd w:val="clear" w:color="auto" w:fill="auto"/>
            <w:noWrap/>
            <w:vAlign w:val="center"/>
            <w:hideMark/>
          </w:tcPr>
          <w:p w14:paraId="3B9CB56C" w14:textId="77777777" w:rsidR="003403BF" w:rsidRPr="00AA039D" w:rsidRDefault="003403BF" w:rsidP="003403BF">
            <w:pPr>
              <w:suppressAutoHyphens w:val="0"/>
              <w:jc w:val="center"/>
              <w:rPr>
                <w:ins w:id="1737" w:author="Ahmed, Manik" w:date="2021-10-19T22:37:00Z"/>
                <w:color w:val="000000"/>
                <w:sz w:val="18"/>
                <w:szCs w:val="18"/>
                <w:rPrChange w:id="1738" w:author="Shamima Akter" w:date="2021-10-21T21:41:00Z">
                  <w:rPr>
                    <w:ins w:id="1739" w:author="Ahmed, Manik" w:date="2021-10-19T22:37:00Z"/>
                    <w:color w:val="000000"/>
                    <w:sz w:val="22"/>
                    <w:szCs w:val="22"/>
                  </w:rPr>
                </w:rPrChange>
              </w:rPr>
            </w:pPr>
            <w:ins w:id="1740" w:author="Ahmed, Manik" w:date="2021-10-19T22:37:00Z">
              <w:r w:rsidRPr="00AA039D">
                <w:rPr>
                  <w:color w:val="000000"/>
                  <w:sz w:val="18"/>
                  <w:szCs w:val="18"/>
                  <w:rPrChange w:id="1741" w:author="Shamima Akter" w:date="2021-10-21T21:41:00Z">
                    <w:rPr>
                      <w:color w:val="000000"/>
                      <w:sz w:val="22"/>
                      <w:szCs w:val="22"/>
                    </w:rPr>
                  </w:rPrChange>
                </w:rPr>
                <w:t>90%</w:t>
              </w:r>
            </w:ins>
          </w:p>
        </w:tc>
        <w:tc>
          <w:tcPr>
            <w:tcW w:w="960" w:type="dxa"/>
            <w:tcBorders>
              <w:top w:val="nil"/>
              <w:left w:val="nil"/>
              <w:bottom w:val="single" w:sz="4" w:space="0" w:color="auto"/>
              <w:right w:val="nil"/>
            </w:tcBorders>
            <w:shd w:val="clear" w:color="auto" w:fill="auto"/>
            <w:noWrap/>
            <w:vAlign w:val="center"/>
            <w:hideMark/>
          </w:tcPr>
          <w:p w14:paraId="05E8B519" w14:textId="77777777" w:rsidR="003403BF" w:rsidRPr="00AA039D" w:rsidRDefault="003403BF" w:rsidP="003403BF">
            <w:pPr>
              <w:suppressAutoHyphens w:val="0"/>
              <w:jc w:val="center"/>
              <w:rPr>
                <w:ins w:id="1742" w:author="Ahmed, Manik" w:date="2021-10-19T22:37:00Z"/>
                <w:color w:val="000000"/>
                <w:sz w:val="18"/>
                <w:szCs w:val="18"/>
                <w:rPrChange w:id="1743" w:author="Shamima Akter" w:date="2021-10-21T21:41:00Z">
                  <w:rPr>
                    <w:ins w:id="1744" w:author="Ahmed, Manik" w:date="2021-10-19T22:37:00Z"/>
                    <w:color w:val="000000"/>
                    <w:sz w:val="22"/>
                    <w:szCs w:val="22"/>
                  </w:rPr>
                </w:rPrChange>
              </w:rPr>
            </w:pPr>
            <w:ins w:id="1745" w:author="Ahmed, Manik" w:date="2021-10-19T22:37:00Z">
              <w:r w:rsidRPr="00AA039D">
                <w:rPr>
                  <w:color w:val="000000"/>
                  <w:sz w:val="18"/>
                  <w:szCs w:val="18"/>
                  <w:rPrChange w:id="1746" w:author="Shamima Akter" w:date="2021-10-21T21:41:00Z">
                    <w:rPr>
                      <w:color w:val="000000"/>
                      <w:sz w:val="22"/>
                      <w:szCs w:val="22"/>
                    </w:rPr>
                  </w:rPrChange>
                </w:rPr>
                <w:t>87%</w:t>
              </w:r>
            </w:ins>
          </w:p>
        </w:tc>
        <w:tc>
          <w:tcPr>
            <w:tcW w:w="960" w:type="dxa"/>
            <w:tcBorders>
              <w:top w:val="nil"/>
              <w:left w:val="nil"/>
              <w:bottom w:val="single" w:sz="4" w:space="0" w:color="auto"/>
              <w:right w:val="nil"/>
            </w:tcBorders>
            <w:shd w:val="clear" w:color="auto" w:fill="auto"/>
            <w:noWrap/>
            <w:vAlign w:val="center"/>
            <w:hideMark/>
          </w:tcPr>
          <w:p w14:paraId="4B7830C9" w14:textId="77777777" w:rsidR="003403BF" w:rsidRPr="00AA039D" w:rsidRDefault="003403BF" w:rsidP="003403BF">
            <w:pPr>
              <w:suppressAutoHyphens w:val="0"/>
              <w:jc w:val="center"/>
              <w:rPr>
                <w:ins w:id="1747" w:author="Ahmed, Manik" w:date="2021-10-19T22:37:00Z"/>
                <w:color w:val="000000"/>
                <w:sz w:val="18"/>
                <w:szCs w:val="18"/>
                <w:rPrChange w:id="1748" w:author="Shamima Akter" w:date="2021-10-21T21:41:00Z">
                  <w:rPr>
                    <w:ins w:id="1749" w:author="Ahmed, Manik" w:date="2021-10-19T22:37:00Z"/>
                    <w:color w:val="000000"/>
                    <w:sz w:val="22"/>
                    <w:szCs w:val="22"/>
                  </w:rPr>
                </w:rPrChange>
              </w:rPr>
            </w:pPr>
            <w:ins w:id="1750" w:author="Ahmed, Manik" w:date="2021-10-19T22:37:00Z">
              <w:r w:rsidRPr="00AA039D">
                <w:rPr>
                  <w:color w:val="000000"/>
                  <w:sz w:val="18"/>
                  <w:szCs w:val="18"/>
                  <w:rPrChange w:id="1751" w:author="Shamima Akter" w:date="2021-10-21T21:41:00Z">
                    <w:rPr>
                      <w:color w:val="000000"/>
                      <w:sz w:val="22"/>
                      <w:szCs w:val="22"/>
                    </w:rPr>
                  </w:rPrChange>
                </w:rPr>
                <w:t>0.90</w:t>
              </w:r>
            </w:ins>
          </w:p>
        </w:tc>
        <w:tc>
          <w:tcPr>
            <w:tcW w:w="960" w:type="dxa"/>
            <w:tcBorders>
              <w:top w:val="nil"/>
              <w:left w:val="nil"/>
              <w:bottom w:val="single" w:sz="4" w:space="0" w:color="auto"/>
              <w:right w:val="nil"/>
            </w:tcBorders>
            <w:shd w:val="clear" w:color="auto" w:fill="auto"/>
            <w:noWrap/>
            <w:vAlign w:val="center"/>
            <w:hideMark/>
          </w:tcPr>
          <w:p w14:paraId="5CF46B68" w14:textId="77777777" w:rsidR="003403BF" w:rsidRPr="00AA039D" w:rsidRDefault="003403BF" w:rsidP="003403BF">
            <w:pPr>
              <w:suppressAutoHyphens w:val="0"/>
              <w:jc w:val="center"/>
              <w:rPr>
                <w:ins w:id="1752" w:author="Ahmed, Manik" w:date="2021-10-19T22:37:00Z"/>
                <w:color w:val="000000"/>
                <w:sz w:val="18"/>
                <w:szCs w:val="18"/>
                <w:rPrChange w:id="1753" w:author="Shamima Akter" w:date="2021-10-21T21:41:00Z">
                  <w:rPr>
                    <w:ins w:id="1754" w:author="Ahmed, Manik" w:date="2021-10-19T22:37:00Z"/>
                    <w:color w:val="000000"/>
                    <w:sz w:val="22"/>
                    <w:szCs w:val="22"/>
                  </w:rPr>
                </w:rPrChange>
              </w:rPr>
            </w:pPr>
            <w:ins w:id="1755" w:author="Ahmed, Manik" w:date="2021-10-19T22:37:00Z">
              <w:r w:rsidRPr="00AA039D">
                <w:rPr>
                  <w:color w:val="000000"/>
                  <w:sz w:val="18"/>
                  <w:szCs w:val="18"/>
                  <w:rPrChange w:id="1756" w:author="Shamima Akter" w:date="2021-10-21T21:41:00Z">
                    <w:rPr>
                      <w:color w:val="000000"/>
                      <w:sz w:val="22"/>
                      <w:szCs w:val="22"/>
                    </w:rPr>
                  </w:rPrChange>
                </w:rPr>
                <w:t>0.134</w:t>
              </w:r>
            </w:ins>
          </w:p>
        </w:tc>
        <w:tc>
          <w:tcPr>
            <w:tcW w:w="1400" w:type="dxa"/>
            <w:tcBorders>
              <w:top w:val="nil"/>
              <w:left w:val="nil"/>
              <w:bottom w:val="single" w:sz="4" w:space="0" w:color="auto"/>
              <w:right w:val="nil"/>
            </w:tcBorders>
            <w:shd w:val="clear" w:color="auto" w:fill="auto"/>
            <w:noWrap/>
            <w:vAlign w:val="center"/>
            <w:hideMark/>
          </w:tcPr>
          <w:p w14:paraId="27C94D33" w14:textId="77777777" w:rsidR="003403BF" w:rsidRPr="00AA039D" w:rsidRDefault="003403BF" w:rsidP="003403BF">
            <w:pPr>
              <w:suppressAutoHyphens w:val="0"/>
              <w:jc w:val="center"/>
              <w:rPr>
                <w:ins w:id="1757" w:author="Ahmed, Manik" w:date="2021-10-19T22:37:00Z"/>
                <w:color w:val="000000"/>
                <w:sz w:val="18"/>
                <w:szCs w:val="18"/>
                <w:rPrChange w:id="1758" w:author="Shamima Akter" w:date="2021-10-21T21:41:00Z">
                  <w:rPr>
                    <w:ins w:id="1759" w:author="Ahmed, Manik" w:date="2021-10-19T22:37:00Z"/>
                    <w:color w:val="000000"/>
                    <w:sz w:val="22"/>
                    <w:szCs w:val="22"/>
                  </w:rPr>
                </w:rPrChange>
              </w:rPr>
            </w:pPr>
            <w:ins w:id="1760" w:author="Ahmed, Manik" w:date="2021-10-19T22:37:00Z">
              <w:r w:rsidRPr="00AA039D">
                <w:rPr>
                  <w:color w:val="000000"/>
                  <w:sz w:val="18"/>
                  <w:szCs w:val="18"/>
                  <w:rPrChange w:id="1761" w:author="Shamima Akter" w:date="2021-10-21T21:41:00Z">
                    <w:rPr>
                      <w:color w:val="000000"/>
                      <w:sz w:val="22"/>
                      <w:szCs w:val="22"/>
                    </w:rPr>
                  </w:rPrChange>
                </w:rPr>
                <w:t>0.15</w:t>
              </w:r>
            </w:ins>
          </w:p>
        </w:tc>
        <w:tc>
          <w:tcPr>
            <w:tcW w:w="960" w:type="dxa"/>
            <w:tcBorders>
              <w:top w:val="nil"/>
              <w:left w:val="nil"/>
              <w:bottom w:val="single" w:sz="4" w:space="0" w:color="auto"/>
              <w:right w:val="nil"/>
            </w:tcBorders>
            <w:shd w:val="clear" w:color="auto" w:fill="auto"/>
            <w:noWrap/>
            <w:vAlign w:val="center"/>
            <w:hideMark/>
          </w:tcPr>
          <w:p w14:paraId="70A35DE3" w14:textId="77777777" w:rsidR="003403BF" w:rsidRPr="00AA039D" w:rsidRDefault="003403BF" w:rsidP="003403BF">
            <w:pPr>
              <w:suppressAutoHyphens w:val="0"/>
              <w:jc w:val="center"/>
              <w:rPr>
                <w:ins w:id="1762" w:author="Ahmed, Manik" w:date="2021-10-19T22:37:00Z"/>
                <w:color w:val="000000"/>
                <w:sz w:val="18"/>
                <w:szCs w:val="18"/>
                <w:rPrChange w:id="1763" w:author="Shamima Akter" w:date="2021-10-21T21:41:00Z">
                  <w:rPr>
                    <w:ins w:id="1764" w:author="Ahmed, Manik" w:date="2021-10-19T22:37:00Z"/>
                    <w:color w:val="000000"/>
                    <w:sz w:val="22"/>
                    <w:szCs w:val="22"/>
                  </w:rPr>
                </w:rPrChange>
              </w:rPr>
            </w:pPr>
            <w:ins w:id="1765" w:author="Ahmed, Manik" w:date="2021-10-19T22:37:00Z">
              <w:r w:rsidRPr="00AA039D">
                <w:rPr>
                  <w:color w:val="000000"/>
                  <w:sz w:val="18"/>
                  <w:szCs w:val="18"/>
                  <w:rPrChange w:id="1766" w:author="Shamima Akter" w:date="2021-10-21T21:41:00Z">
                    <w:rPr>
                      <w:color w:val="000000"/>
                      <w:sz w:val="22"/>
                      <w:szCs w:val="22"/>
                    </w:rPr>
                  </w:rPrChange>
                </w:rPr>
                <w:t>87.58</w:t>
              </w:r>
            </w:ins>
          </w:p>
        </w:tc>
      </w:tr>
      <w:tr w:rsidR="003403BF" w:rsidRPr="003403BF" w14:paraId="1CE8676D" w14:textId="77777777" w:rsidTr="003403BF">
        <w:trPr>
          <w:trHeight w:val="300"/>
          <w:ins w:id="1767" w:author="Ahmed, Manik" w:date="2021-10-19T22:37:00Z"/>
        </w:trPr>
        <w:tc>
          <w:tcPr>
            <w:tcW w:w="2420" w:type="dxa"/>
            <w:tcBorders>
              <w:top w:val="nil"/>
              <w:left w:val="nil"/>
              <w:bottom w:val="single" w:sz="4" w:space="0" w:color="auto"/>
              <w:right w:val="nil"/>
            </w:tcBorders>
            <w:shd w:val="clear" w:color="auto" w:fill="auto"/>
            <w:noWrap/>
            <w:vAlign w:val="center"/>
            <w:hideMark/>
          </w:tcPr>
          <w:p w14:paraId="64EB0900" w14:textId="77777777" w:rsidR="003403BF" w:rsidRPr="00AA039D" w:rsidRDefault="003403BF" w:rsidP="003403BF">
            <w:pPr>
              <w:suppressAutoHyphens w:val="0"/>
              <w:jc w:val="center"/>
              <w:rPr>
                <w:ins w:id="1768" w:author="Ahmed, Manik" w:date="2021-10-19T22:37:00Z"/>
                <w:color w:val="000000"/>
                <w:sz w:val="18"/>
                <w:szCs w:val="18"/>
                <w:rPrChange w:id="1769" w:author="Shamima Akter" w:date="2021-10-21T21:41:00Z">
                  <w:rPr>
                    <w:ins w:id="1770" w:author="Ahmed, Manik" w:date="2021-10-19T22:37:00Z"/>
                    <w:color w:val="000000"/>
                    <w:sz w:val="22"/>
                    <w:szCs w:val="22"/>
                  </w:rPr>
                </w:rPrChange>
              </w:rPr>
            </w:pPr>
            <w:ins w:id="1771" w:author="Ahmed, Manik" w:date="2021-10-19T22:37:00Z">
              <w:r w:rsidRPr="00AA039D">
                <w:rPr>
                  <w:color w:val="000000"/>
                  <w:sz w:val="18"/>
                  <w:szCs w:val="18"/>
                  <w:rPrChange w:id="1772" w:author="Shamima Akter" w:date="2021-10-21T21:41:00Z">
                    <w:rPr>
                      <w:color w:val="000000"/>
                      <w:sz w:val="22"/>
                      <w:szCs w:val="22"/>
                    </w:rPr>
                  </w:rPrChange>
                </w:rPr>
                <w:t>GRU</w:t>
              </w:r>
            </w:ins>
          </w:p>
        </w:tc>
        <w:tc>
          <w:tcPr>
            <w:tcW w:w="960" w:type="dxa"/>
            <w:tcBorders>
              <w:top w:val="nil"/>
              <w:left w:val="nil"/>
              <w:bottom w:val="single" w:sz="4" w:space="0" w:color="auto"/>
              <w:right w:val="nil"/>
            </w:tcBorders>
            <w:shd w:val="clear" w:color="auto" w:fill="auto"/>
            <w:noWrap/>
            <w:vAlign w:val="center"/>
            <w:hideMark/>
          </w:tcPr>
          <w:p w14:paraId="27C53B3D" w14:textId="77777777" w:rsidR="003403BF" w:rsidRPr="00AA039D" w:rsidRDefault="003403BF" w:rsidP="003403BF">
            <w:pPr>
              <w:suppressAutoHyphens w:val="0"/>
              <w:jc w:val="center"/>
              <w:rPr>
                <w:ins w:id="1773" w:author="Ahmed, Manik" w:date="2021-10-19T22:37:00Z"/>
                <w:color w:val="000000"/>
                <w:sz w:val="18"/>
                <w:szCs w:val="18"/>
                <w:rPrChange w:id="1774" w:author="Shamima Akter" w:date="2021-10-21T21:41:00Z">
                  <w:rPr>
                    <w:ins w:id="1775" w:author="Ahmed, Manik" w:date="2021-10-19T22:37:00Z"/>
                    <w:color w:val="000000"/>
                    <w:sz w:val="22"/>
                    <w:szCs w:val="22"/>
                  </w:rPr>
                </w:rPrChange>
              </w:rPr>
            </w:pPr>
            <w:ins w:id="1776" w:author="Ahmed, Manik" w:date="2021-10-19T22:37:00Z">
              <w:r w:rsidRPr="00AA039D">
                <w:rPr>
                  <w:color w:val="000000"/>
                  <w:sz w:val="18"/>
                  <w:szCs w:val="18"/>
                  <w:rPrChange w:id="1777" w:author="Shamima Akter" w:date="2021-10-21T21:41:00Z">
                    <w:rPr>
                      <w:color w:val="000000"/>
                      <w:sz w:val="22"/>
                      <w:szCs w:val="22"/>
                    </w:rPr>
                  </w:rPrChange>
                </w:rPr>
                <w:t>85%</w:t>
              </w:r>
            </w:ins>
          </w:p>
        </w:tc>
        <w:tc>
          <w:tcPr>
            <w:tcW w:w="960" w:type="dxa"/>
            <w:tcBorders>
              <w:top w:val="nil"/>
              <w:left w:val="nil"/>
              <w:bottom w:val="single" w:sz="4" w:space="0" w:color="auto"/>
              <w:right w:val="nil"/>
            </w:tcBorders>
            <w:shd w:val="clear" w:color="auto" w:fill="auto"/>
            <w:noWrap/>
            <w:vAlign w:val="center"/>
            <w:hideMark/>
          </w:tcPr>
          <w:p w14:paraId="547E5EC3" w14:textId="77777777" w:rsidR="003403BF" w:rsidRPr="00AA039D" w:rsidRDefault="003403BF" w:rsidP="003403BF">
            <w:pPr>
              <w:suppressAutoHyphens w:val="0"/>
              <w:jc w:val="center"/>
              <w:rPr>
                <w:ins w:id="1778" w:author="Ahmed, Manik" w:date="2021-10-19T22:37:00Z"/>
                <w:color w:val="000000"/>
                <w:sz w:val="18"/>
                <w:szCs w:val="18"/>
                <w:rPrChange w:id="1779" w:author="Shamima Akter" w:date="2021-10-21T21:41:00Z">
                  <w:rPr>
                    <w:ins w:id="1780" w:author="Ahmed, Manik" w:date="2021-10-19T22:37:00Z"/>
                    <w:color w:val="000000"/>
                    <w:sz w:val="22"/>
                    <w:szCs w:val="22"/>
                  </w:rPr>
                </w:rPrChange>
              </w:rPr>
            </w:pPr>
            <w:ins w:id="1781" w:author="Ahmed, Manik" w:date="2021-10-19T22:37:00Z">
              <w:r w:rsidRPr="00AA039D">
                <w:rPr>
                  <w:color w:val="000000"/>
                  <w:sz w:val="18"/>
                  <w:szCs w:val="18"/>
                  <w:rPrChange w:id="1782" w:author="Shamima Akter" w:date="2021-10-21T21:41:00Z">
                    <w:rPr>
                      <w:color w:val="000000"/>
                      <w:sz w:val="22"/>
                      <w:szCs w:val="22"/>
                    </w:rPr>
                  </w:rPrChange>
                </w:rPr>
                <w:t>85%</w:t>
              </w:r>
            </w:ins>
          </w:p>
        </w:tc>
        <w:tc>
          <w:tcPr>
            <w:tcW w:w="960" w:type="dxa"/>
            <w:tcBorders>
              <w:top w:val="nil"/>
              <w:left w:val="nil"/>
              <w:bottom w:val="single" w:sz="4" w:space="0" w:color="auto"/>
              <w:right w:val="nil"/>
            </w:tcBorders>
            <w:shd w:val="clear" w:color="auto" w:fill="auto"/>
            <w:noWrap/>
            <w:vAlign w:val="center"/>
            <w:hideMark/>
          </w:tcPr>
          <w:p w14:paraId="0F06433F" w14:textId="77777777" w:rsidR="003403BF" w:rsidRPr="00AA039D" w:rsidRDefault="003403BF" w:rsidP="003403BF">
            <w:pPr>
              <w:suppressAutoHyphens w:val="0"/>
              <w:jc w:val="center"/>
              <w:rPr>
                <w:ins w:id="1783" w:author="Ahmed, Manik" w:date="2021-10-19T22:37:00Z"/>
                <w:color w:val="000000"/>
                <w:sz w:val="18"/>
                <w:szCs w:val="18"/>
                <w:rPrChange w:id="1784" w:author="Shamima Akter" w:date="2021-10-21T21:41:00Z">
                  <w:rPr>
                    <w:ins w:id="1785" w:author="Ahmed, Manik" w:date="2021-10-19T22:37:00Z"/>
                    <w:color w:val="000000"/>
                    <w:sz w:val="22"/>
                    <w:szCs w:val="22"/>
                  </w:rPr>
                </w:rPrChange>
              </w:rPr>
            </w:pPr>
            <w:ins w:id="1786" w:author="Ahmed, Manik" w:date="2021-10-19T22:37:00Z">
              <w:r w:rsidRPr="00AA039D">
                <w:rPr>
                  <w:color w:val="000000"/>
                  <w:sz w:val="18"/>
                  <w:szCs w:val="18"/>
                  <w:rPrChange w:id="1787" w:author="Shamima Akter" w:date="2021-10-21T21:41:00Z">
                    <w:rPr>
                      <w:color w:val="000000"/>
                      <w:sz w:val="22"/>
                      <w:szCs w:val="22"/>
                    </w:rPr>
                  </w:rPrChange>
                </w:rPr>
                <w:t>88%</w:t>
              </w:r>
            </w:ins>
          </w:p>
        </w:tc>
        <w:tc>
          <w:tcPr>
            <w:tcW w:w="960" w:type="dxa"/>
            <w:tcBorders>
              <w:top w:val="nil"/>
              <w:left w:val="nil"/>
              <w:bottom w:val="single" w:sz="4" w:space="0" w:color="auto"/>
              <w:right w:val="nil"/>
            </w:tcBorders>
            <w:shd w:val="clear" w:color="auto" w:fill="auto"/>
            <w:noWrap/>
            <w:vAlign w:val="center"/>
            <w:hideMark/>
          </w:tcPr>
          <w:p w14:paraId="7E4E8AA5" w14:textId="77777777" w:rsidR="003403BF" w:rsidRPr="00AA039D" w:rsidRDefault="003403BF" w:rsidP="003403BF">
            <w:pPr>
              <w:suppressAutoHyphens w:val="0"/>
              <w:jc w:val="center"/>
              <w:rPr>
                <w:ins w:id="1788" w:author="Ahmed, Manik" w:date="2021-10-19T22:37:00Z"/>
                <w:color w:val="000000"/>
                <w:sz w:val="18"/>
                <w:szCs w:val="18"/>
                <w:rPrChange w:id="1789" w:author="Shamima Akter" w:date="2021-10-21T21:41:00Z">
                  <w:rPr>
                    <w:ins w:id="1790" w:author="Ahmed, Manik" w:date="2021-10-19T22:37:00Z"/>
                    <w:color w:val="000000"/>
                    <w:sz w:val="22"/>
                    <w:szCs w:val="22"/>
                  </w:rPr>
                </w:rPrChange>
              </w:rPr>
            </w:pPr>
            <w:ins w:id="1791" w:author="Ahmed, Manik" w:date="2021-10-19T22:37:00Z">
              <w:r w:rsidRPr="00AA039D">
                <w:rPr>
                  <w:color w:val="000000"/>
                  <w:sz w:val="18"/>
                  <w:szCs w:val="18"/>
                  <w:rPrChange w:id="1792" w:author="Shamima Akter" w:date="2021-10-21T21:41:00Z">
                    <w:rPr>
                      <w:color w:val="000000"/>
                      <w:sz w:val="22"/>
                      <w:szCs w:val="22"/>
                    </w:rPr>
                  </w:rPrChange>
                </w:rPr>
                <w:t>85%</w:t>
              </w:r>
            </w:ins>
          </w:p>
        </w:tc>
        <w:tc>
          <w:tcPr>
            <w:tcW w:w="960" w:type="dxa"/>
            <w:tcBorders>
              <w:top w:val="nil"/>
              <w:left w:val="nil"/>
              <w:bottom w:val="single" w:sz="4" w:space="0" w:color="auto"/>
              <w:right w:val="nil"/>
            </w:tcBorders>
            <w:shd w:val="clear" w:color="auto" w:fill="auto"/>
            <w:noWrap/>
            <w:vAlign w:val="center"/>
            <w:hideMark/>
          </w:tcPr>
          <w:p w14:paraId="2629D614" w14:textId="77777777" w:rsidR="003403BF" w:rsidRPr="00AA039D" w:rsidRDefault="003403BF" w:rsidP="003403BF">
            <w:pPr>
              <w:suppressAutoHyphens w:val="0"/>
              <w:jc w:val="center"/>
              <w:rPr>
                <w:ins w:id="1793" w:author="Ahmed, Manik" w:date="2021-10-19T22:37:00Z"/>
                <w:color w:val="000000"/>
                <w:sz w:val="18"/>
                <w:szCs w:val="18"/>
                <w:rPrChange w:id="1794" w:author="Shamima Akter" w:date="2021-10-21T21:41:00Z">
                  <w:rPr>
                    <w:ins w:id="1795" w:author="Ahmed, Manik" w:date="2021-10-19T22:37:00Z"/>
                    <w:color w:val="000000"/>
                    <w:sz w:val="22"/>
                    <w:szCs w:val="22"/>
                  </w:rPr>
                </w:rPrChange>
              </w:rPr>
            </w:pPr>
            <w:ins w:id="1796" w:author="Ahmed, Manik" w:date="2021-10-19T22:37:00Z">
              <w:r w:rsidRPr="00AA039D">
                <w:rPr>
                  <w:color w:val="000000"/>
                  <w:sz w:val="18"/>
                  <w:szCs w:val="18"/>
                  <w:rPrChange w:id="1797" w:author="Shamima Akter" w:date="2021-10-21T21:41:00Z">
                    <w:rPr>
                      <w:color w:val="000000"/>
                      <w:sz w:val="22"/>
                      <w:szCs w:val="22"/>
                    </w:rPr>
                  </w:rPrChange>
                </w:rPr>
                <w:t>0.88</w:t>
              </w:r>
            </w:ins>
          </w:p>
        </w:tc>
        <w:tc>
          <w:tcPr>
            <w:tcW w:w="960" w:type="dxa"/>
            <w:tcBorders>
              <w:top w:val="nil"/>
              <w:left w:val="nil"/>
              <w:bottom w:val="single" w:sz="4" w:space="0" w:color="auto"/>
              <w:right w:val="nil"/>
            </w:tcBorders>
            <w:shd w:val="clear" w:color="auto" w:fill="auto"/>
            <w:noWrap/>
            <w:vAlign w:val="center"/>
            <w:hideMark/>
          </w:tcPr>
          <w:p w14:paraId="2E0673BD" w14:textId="77777777" w:rsidR="003403BF" w:rsidRPr="00AA039D" w:rsidRDefault="003403BF" w:rsidP="003403BF">
            <w:pPr>
              <w:suppressAutoHyphens w:val="0"/>
              <w:jc w:val="center"/>
              <w:rPr>
                <w:ins w:id="1798" w:author="Ahmed, Manik" w:date="2021-10-19T22:37:00Z"/>
                <w:color w:val="000000"/>
                <w:sz w:val="18"/>
                <w:szCs w:val="18"/>
                <w:rPrChange w:id="1799" w:author="Shamima Akter" w:date="2021-10-21T21:41:00Z">
                  <w:rPr>
                    <w:ins w:id="1800" w:author="Ahmed, Manik" w:date="2021-10-19T22:37:00Z"/>
                    <w:color w:val="000000"/>
                    <w:sz w:val="22"/>
                    <w:szCs w:val="22"/>
                  </w:rPr>
                </w:rPrChange>
              </w:rPr>
            </w:pPr>
            <w:ins w:id="1801" w:author="Ahmed, Manik" w:date="2021-10-19T22:37:00Z">
              <w:r w:rsidRPr="00AA039D">
                <w:rPr>
                  <w:color w:val="000000"/>
                  <w:sz w:val="18"/>
                  <w:szCs w:val="18"/>
                  <w:rPrChange w:id="1802" w:author="Shamima Akter" w:date="2021-10-21T21:41:00Z">
                    <w:rPr>
                      <w:color w:val="000000"/>
                      <w:sz w:val="22"/>
                      <w:szCs w:val="22"/>
                    </w:rPr>
                  </w:rPrChange>
                </w:rPr>
                <w:t>0.1363</w:t>
              </w:r>
            </w:ins>
          </w:p>
        </w:tc>
        <w:tc>
          <w:tcPr>
            <w:tcW w:w="1400" w:type="dxa"/>
            <w:tcBorders>
              <w:top w:val="nil"/>
              <w:left w:val="nil"/>
              <w:bottom w:val="single" w:sz="4" w:space="0" w:color="auto"/>
              <w:right w:val="nil"/>
            </w:tcBorders>
            <w:shd w:val="clear" w:color="auto" w:fill="auto"/>
            <w:noWrap/>
            <w:vAlign w:val="center"/>
            <w:hideMark/>
          </w:tcPr>
          <w:p w14:paraId="4892F586" w14:textId="77777777" w:rsidR="003403BF" w:rsidRPr="00AA039D" w:rsidRDefault="003403BF" w:rsidP="003403BF">
            <w:pPr>
              <w:suppressAutoHyphens w:val="0"/>
              <w:jc w:val="center"/>
              <w:rPr>
                <w:ins w:id="1803" w:author="Ahmed, Manik" w:date="2021-10-19T22:37:00Z"/>
                <w:color w:val="000000"/>
                <w:sz w:val="18"/>
                <w:szCs w:val="18"/>
                <w:rPrChange w:id="1804" w:author="Shamima Akter" w:date="2021-10-21T21:41:00Z">
                  <w:rPr>
                    <w:ins w:id="1805" w:author="Ahmed, Manik" w:date="2021-10-19T22:37:00Z"/>
                    <w:color w:val="000000"/>
                    <w:sz w:val="22"/>
                    <w:szCs w:val="22"/>
                  </w:rPr>
                </w:rPrChange>
              </w:rPr>
            </w:pPr>
            <w:ins w:id="1806" w:author="Ahmed, Manik" w:date="2021-10-19T22:37:00Z">
              <w:r w:rsidRPr="00AA039D">
                <w:rPr>
                  <w:color w:val="000000"/>
                  <w:sz w:val="18"/>
                  <w:szCs w:val="18"/>
                  <w:rPrChange w:id="1807" w:author="Shamima Akter" w:date="2021-10-21T21:41:00Z">
                    <w:rPr>
                      <w:color w:val="000000"/>
                      <w:sz w:val="22"/>
                      <w:szCs w:val="22"/>
                    </w:rPr>
                  </w:rPrChange>
                </w:rPr>
                <w:t>0.1398</w:t>
              </w:r>
            </w:ins>
          </w:p>
        </w:tc>
        <w:tc>
          <w:tcPr>
            <w:tcW w:w="960" w:type="dxa"/>
            <w:tcBorders>
              <w:top w:val="nil"/>
              <w:left w:val="nil"/>
              <w:bottom w:val="single" w:sz="4" w:space="0" w:color="auto"/>
              <w:right w:val="nil"/>
            </w:tcBorders>
            <w:shd w:val="clear" w:color="auto" w:fill="auto"/>
            <w:noWrap/>
            <w:vAlign w:val="center"/>
            <w:hideMark/>
          </w:tcPr>
          <w:p w14:paraId="48E1E3AE" w14:textId="77777777" w:rsidR="003403BF" w:rsidRPr="00AA039D" w:rsidRDefault="003403BF" w:rsidP="003403BF">
            <w:pPr>
              <w:suppressAutoHyphens w:val="0"/>
              <w:jc w:val="center"/>
              <w:rPr>
                <w:ins w:id="1808" w:author="Ahmed, Manik" w:date="2021-10-19T22:37:00Z"/>
                <w:color w:val="000000"/>
                <w:sz w:val="18"/>
                <w:szCs w:val="18"/>
                <w:rPrChange w:id="1809" w:author="Shamima Akter" w:date="2021-10-21T21:41:00Z">
                  <w:rPr>
                    <w:ins w:id="1810" w:author="Ahmed, Manik" w:date="2021-10-19T22:37:00Z"/>
                    <w:color w:val="000000"/>
                    <w:sz w:val="22"/>
                    <w:szCs w:val="22"/>
                  </w:rPr>
                </w:rPrChange>
              </w:rPr>
            </w:pPr>
            <w:ins w:id="1811" w:author="Ahmed, Manik" w:date="2021-10-19T22:37:00Z">
              <w:r w:rsidRPr="00AA039D">
                <w:rPr>
                  <w:color w:val="000000"/>
                  <w:sz w:val="18"/>
                  <w:szCs w:val="18"/>
                  <w:rPrChange w:id="1812" w:author="Shamima Akter" w:date="2021-10-21T21:41:00Z">
                    <w:rPr>
                      <w:color w:val="000000"/>
                      <w:sz w:val="22"/>
                      <w:szCs w:val="22"/>
                    </w:rPr>
                  </w:rPrChange>
                </w:rPr>
                <w:t>63.29</w:t>
              </w:r>
            </w:ins>
          </w:p>
        </w:tc>
      </w:tr>
      <w:tr w:rsidR="003403BF" w:rsidRPr="003403BF" w14:paraId="65AB5071" w14:textId="77777777" w:rsidTr="003403BF">
        <w:trPr>
          <w:trHeight w:val="300"/>
          <w:ins w:id="1813" w:author="Ahmed, Manik" w:date="2021-10-19T22:37:00Z"/>
        </w:trPr>
        <w:tc>
          <w:tcPr>
            <w:tcW w:w="2420" w:type="dxa"/>
            <w:tcBorders>
              <w:top w:val="nil"/>
              <w:left w:val="nil"/>
              <w:bottom w:val="single" w:sz="4" w:space="0" w:color="auto"/>
              <w:right w:val="nil"/>
            </w:tcBorders>
            <w:shd w:val="clear" w:color="auto" w:fill="auto"/>
            <w:noWrap/>
            <w:vAlign w:val="center"/>
            <w:hideMark/>
          </w:tcPr>
          <w:p w14:paraId="1AD47294" w14:textId="77777777" w:rsidR="003403BF" w:rsidRPr="00AA039D" w:rsidRDefault="003403BF" w:rsidP="003403BF">
            <w:pPr>
              <w:suppressAutoHyphens w:val="0"/>
              <w:jc w:val="center"/>
              <w:rPr>
                <w:ins w:id="1814" w:author="Ahmed, Manik" w:date="2021-10-19T22:37:00Z"/>
                <w:color w:val="000000"/>
                <w:sz w:val="18"/>
                <w:szCs w:val="18"/>
                <w:rPrChange w:id="1815" w:author="Shamima Akter" w:date="2021-10-21T21:41:00Z">
                  <w:rPr>
                    <w:ins w:id="1816" w:author="Ahmed, Manik" w:date="2021-10-19T22:37:00Z"/>
                    <w:color w:val="000000"/>
                    <w:sz w:val="22"/>
                    <w:szCs w:val="22"/>
                  </w:rPr>
                </w:rPrChange>
              </w:rPr>
            </w:pPr>
            <w:ins w:id="1817" w:author="Ahmed, Manik" w:date="2021-10-19T22:37:00Z">
              <w:r w:rsidRPr="00AA039D">
                <w:rPr>
                  <w:color w:val="000000"/>
                  <w:sz w:val="18"/>
                  <w:szCs w:val="18"/>
                  <w:rPrChange w:id="1818" w:author="Shamima Akter" w:date="2021-10-21T21:41:00Z">
                    <w:rPr>
                      <w:color w:val="000000"/>
                      <w:sz w:val="22"/>
                      <w:szCs w:val="22"/>
                    </w:rPr>
                  </w:rPrChange>
                </w:rPr>
                <w:t>Bidirectional GRU</w:t>
              </w:r>
            </w:ins>
          </w:p>
        </w:tc>
        <w:tc>
          <w:tcPr>
            <w:tcW w:w="960" w:type="dxa"/>
            <w:tcBorders>
              <w:top w:val="nil"/>
              <w:left w:val="nil"/>
              <w:bottom w:val="single" w:sz="4" w:space="0" w:color="auto"/>
              <w:right w:val="nil"/>
            </w:tcBorders>
            <w:shd w:val="clear" w:color="auto" w:fill="auto"/>
            <w:noWrap/>
            <w:vAlign w:val="center"/>
            <w:hideMark/>
          </w:tcPr>
          <w:p w14:paraId="633C5129" w14:textId="77777777" w:rsidR="003403BF" w:rsidRPr="00AA039D" w:rsidRDefault="003403BF" w:rsidP="003403BF">
            <w:pPr>
              <w:suppressAutoHyphens w:val="0"/>
              <w:jc w:val="center"/>
              <w:rPr>
                <w:ins w:id="1819" w:author="Ahmed, Manik" w:date="2021-10-19T22:37:00Z"/>
                <w:color w:val="000000"/>
                <w:sz w:val="18"/>
                <w:szCs w:val="18"/>
                <w:rPrChange w:id="1820" w:author="Shamima Akter" w:date="2021-10-21T21:41:00Z">
                  <w:rPr>
                    <w:ins w:id="1821" w:author="Ahmed, Manik" w:date="2021-10-19T22:37:00Z"/>
                    <w:color w:val="000000"/>
                    <w:sz w:val="22"/>
                    <w:szCs w:val="22"/>
                  </w:rPr>
                </w:rPrChange>
              </w:rPr>
            </w:pPr>
            <w:ins w:id="1822" w:author="Ahmed, Manik" w:date="2021-10-19T22:37:00Z">
              <w:r w:rsidRPr="00AA039D">
                <w:rPr>
                  <w:color w:val="000000"/>
                  <w:sz w:val="18"/>
                  <w:szCs w:val="18"/>
                  <w:rPrChange w:id="1823" w:author="Shamima Akter" w:date="2021-10-21T21:41:00Z">
                    <w:rPr>
                      <w:color w:val="000000"/>
                      <w:sz w:val="22"/>
                      <w:szCs w:val="22"/>
                    </w:rPr>
                  </w:rPrChange>
                </w:rPr>
                <w:t>89%</w:t>
              </w:r>
            </w:ins>
          </w:p>
        </w:tc>
        <w:tc>
          <w:tcPr>
            <w:tcW w:w="960" w:type="dxa"/>
            <w:tcBorders>
              <w:top w:val="nil"/>
              <w:left w:val="nil"/>
              <w:bottom w:val="single" w:sz="4" w:space="0" w:color="auto"/>
              <w:right w:val="nil"/>
            </w:tcBorders>
            <w:shd w:val="clear" w:color="auto" w:fill="auto"/>
            <w:noWrap/>
            <w:vAlign w:val="center"/>
            <w:hideMark/>
          </w:tcPr>
          <w:p w14:paraId="1C0270FB" w14:textId="77777777" w:rsidR="003403BF" w:rsidRPr="00AA039D" w:rsidRDefault="003403BF" w:rsidP="003403BF">
            <w:pPr>
              <w:suppressAutoHyphens w:val="0"/>
              <w:jc w:val="center"/>
              <w:rPr>
                <w:ins w:id="1824" w:author="Ahmed, Manik" w:date="2021-10-19T22:37:00Z"/>
                <w:color w:val="000000"/>
                <w:sz w:val="18"/>
                <w:szCs w:val="18"/>
                <w:rPrChange w:id="1825" w:author="Shamima Akter" w:date="2021-10-21T21:41:00Z">
                  <w:rPr>
                    <w:ins w:id="1826" w:author="Ahmed, Manik" w:date="2021-10-19T22:37:00Z"/>
                    <w:color w:val="000000"/>
                    <w:sz w:val="22"/>
                    <w:szCs w:val="22"/>
                  </w:rPr>
                </w:rPrChange>
              </w:rPr>
            </w:pPr>
            <w:ins w:id="1827" w:author="Ahmed, Manik" w:date="2021-10-19T22:37:00Z">
              <w:r w:rsidRPr="00AA039D">
                <w:rPr>
                  <w:color w:val="000000"/>
                  <w:sz w:val="18"/>
                  <w:szCs w:val="18"/>
                  <w:rPrChange w:id="1828" w:author="Shamima Akter" w:date="2021-10-21T21:41:00Z">
                    <w:rPr>
                      <w:color w:val="000000"/>
                      <w:sz w:val="22"/>
                      <w:szCs w:val="22"/>
                    </w:rPr>
                  </w:rPrChange>
                </w:rPr>
                <w:t>88%</w:t>
              </w:r>
            </w:ins>
          </w:p>
        </w:tc>
        <w:tc>
          <w:tcPr>
            <w:tcW w:w="960" w:type="dxa"/>
            <w:tcBorders>
              <w:top w:val="nil"/>
              <w:left w:val="nil"/>
              <w:bottom w:val="single" w:sz="4" w:space="0" w:color="auto"/>
              <w:right w:val="nil"/>
            </w:tcBorders>
            <w:shd w:val="clear" w:color="auto" w:fill="auto"/>
            <w:noWrap/>
            <w:vAlign w:val="center"/>
            <w:hideMark/>
          </w:tcPr>
          <w:p w14:paraId="24B513EB" w14:textId="77777777" w:rsidR="003403BF" w:rsidRPr="00AA039D" w:rsidRDefault="003403BF" w:rsidP="003403BF">
            <w:pPr>
              <w:suppressAutoHyphens w:val="0"/>
              <w:jc w:val="center"/>
              <w:rPr>
                <w:ins w:id="1829" w:author="Ahmed, Manik" w:date="2021-10-19T22:37:00Z"/>
                <w:color w:val="000000"/>
                <w:sz w:val="18"/>
                <w:szCs w:val="18"/>
                <w:rPrChange w:id="1830" w:author="Shamima Akter" w:date="2021-10-21T21:41:00Z">
                  <w:rPr>
                    <w:ins w:id="1831" w:author="Ahmed, Manik" w:date="2021-10-19T22:37:00Z"/>
                    <w:color w:val="000000"/>
                    <w:sz w:val="22"/>
                    <w:szCs w:val="22"/>
                  </w:rPr>
                </w:rPrChange>
              </w:rPr>
            </w:pPr>
            <w:ins w:id="1832" w:author="Ahmed, Manik" w:date="2021-10-19T22:37:00Z">
              <w:r w:rsidRPr="00AA039D">
                <w:rPr>
                  <w:color w:val="000000"/>
                  <w:sz w:val="18"/>
                  <w:szCs w:val="18"/>
                  <w:rPrChange w:id="1833" w:author="Shamima Akter" w:date="2021-10-21T21:41:00Z">
                    <w:rPr>
                      <w:color w:val="000000"/>
                      <w:sz w:val="22"/>
                      <w:szCs w:val="22"/>
                    </w:rPr>
                  </w:rPrChange>
                </w:rPr>
                <w:t>91%</w:t>
              </w:r>
            </w:ins>
          </w:p>
        </w:tc>
        <w:tc>
          <w:tcPr>
            <w:tcW w:w="960" w:type="dxa"/>
            <w:tcBorders>
              <w:top w:val="nil"/>
              <w:left w:val="nil"/>
              <w:bottom w:val="single" w:sz="4" w:space="0" w:color="auto"/>
              <w:right w:val="nil"/>
            </w:tcBorders>
            <w:shd w:val="clear" w:color="auto" w:fill="auto"/>
            <w:noWrap/>
            <w:vAlign w:val="center"/>
            <w:hideMark/>
          </w:tcPr>
          <w:p w14:paraId="51C9E3D4" w14:textId="77777777" w:rsidR="003403BF" w:rsidRPr="00AA039D" w:rsidRDefault="003403BF" w:rsidP="003403BF">
            <w:pPr>
              <w:suppressAutoHyphens w:val="0"/>
              <w:jc w:val="center"/>
              <w:rPr>
                <w:ins w:id="1834" w:author="Ahmed, Manik" w:date="2021-10-19T22:37:00Z"/>
                <w:color w:val="000000"/>
                <w:sz w:val="18"/>
                <w:szCs w:val="18"/>
                <w:rPrChange w:id="1835" w:author="Shamima Akter" w:date="2021-10-21T21:41:00Z">
                  <w:rPr>
                    <w:ins w:id="1836" w:author="Ahmed, Manik" w:date="2021-10-19T22:37:00Z"/>
                    <w:color w:val="000000"/>
                    <w:sz w:val="22"/>
                    <w:szCs w:val="22"/>
                  </w:rPr>
                </w:rPrChange>
              </w:rPr>
            </w:pPr>
            <w:ins w:id="1837" w:author="Ahmed, Manik" w:date="2021-10-19T22:37:00Z">
              <w:r w:rsidRPr="00AA039D">
                <w:rPr>
                  <w:color w:val="000000"/>
                  <w:sz w:val="18"/>
                  <w:szCs w:val="18"/>
                  <w:rPrChange w:id="1838" w:author="Shamima Akter" w:date="2021-10-21T21:41:00Z">
                    <w:rPr>
                      <w:color w:val="000000"/>
                      <w:sz w:val="22"/>
                      <w:szCs w:val="22"/>
                    </w:rPr>
                  </w:rPrChange>
                </w:rPr>
                <w:t>88%</w:t>
              </w:r>
            </w:ins>
          </w:p>
        </w:tc>
        <w:tc>
          <w:tcPr>
            <w:tcW w:w="960" w:type="dxa"/>
            <w:tcBorders>
              <w:top w:val="nil"/>
              <w:left w:val="nil"/>
              <w:bottom w:val="single" w:sz="4" w:space="0" w:color="auto"/>
              <w:right w:val="nil"/>
            </w:tcBorders>
            <w:shd w:val="clear" w:color="auto" w:fill="auto"/>
            <w:noWrap/>
            <w:vAlign w:val="center"/>
            <w:hideMark/>
          </w:tcPr>
          <w:p w14:paraId="49362477" w14:textId="77777777" w:rsidR="003403BF" w:rsidRPr="00AA039D" w:rsidRDefault="003403BF" w:rsidP="003403BF">
            <w:pPr>
              <w:suppressAutoHyphens w:val="0"/>
              <w:jc w:val="center"/>
              <w:rPr>
                <w:ins w:id="1839" w:author="Ahmed, Manik" w:date="2021-10-19T22:37:00Z"/>
                <w:color w:val="000000"/>
                <w:sz w:val="18"/>
                <w:szCs w:val="18"/>
                <w:rPrChange w:id="1840" w:author="Shamima Akter" w:date="2021-10-21T21:41:00Z">
                  <w:rPr>
                    <w:ins w:id="1841" w:author="Ahmed, Manik" w:date="2021-10-19T22:37:00Z"/>
                    <w:color w:val="000000"/>
                    <w:sz w:val="22"/>
                    <w:szCs w:val="22"/>
                  </w:rPr>
                </w:rPrChange>
              </w:rPr>
            </w:pPr>
            <w:ins w:id="1842" w:author="Ahmed, Manik" w:date="2021-10-19T22:37:00Z">
              <w:r w:rsidRPr="00AA039D">
                <w:rPr>
                  <w:color w:val="000000"/>
                  <w:sz w:val="18"/>
                  <w:szCs w:val="18"/>
                  <w:rPrChange w:id="1843" w:author="Shamima Akter" w:date="2021-10-21T21:41:00Z">
                    <w:rPr>
                      <w:color w:val="000000"/>
                      <w:sz w:val="22"/>
                      <w:szCs w:val="22"/>
                    </w:rPr>
                  </w:rPrChange>
                </w:rPr>
                <w:t>0.91</w:t>
              </w:r>
            </w:ins>
          </w:p>
        </w:tc>
        <w:tc>
          <w:tcPr>
            <w:tcW w:w="960" w:type="dxa"/>
            <w:tcBorders>
              <w:top w:val="nil"/>
              <w:left w:val="nil"/>
              <w:bottom w:val="single" w:sz="4" w:space="0" w:color="auto"/>
              <w:right w:val="nil"/>
            </w:tcBorders>
            <w:shd w:val="clear" w:color="auto" w:fill="auto"/>
            <w:noWrap/>
            <w:vAlign w:val="center"/>
            <w:hideMark/>
          </w:tcPr>
          <w:p w14:paraId="3D21CB03" w14:textId="77777777" w:rsidR="003403BF" w:rsidRPr="00AA039D" w:rsidRDefault="003403BF" w:rsidP="003403BF">
            <w:pPr>
              <w:suppressAutoHyphens w:val="0"/>
              <w:jc w:val="center"/>
              <w:rPr>
                <w:ins w:id="1844" w:author="Ahmed, Manik" w:date="2021-10-19T22:37:00Z"/>
                <w:color w:val="000000"/>
                <w:sz w:val="18"/>
                <w:szCs w:val="18"/>
                <w:rPrChange w:id="1845" w:author="Shamima Akter" w:date="2021-10-21T21:41:00Z">
                  <w:rPr>
                    <w:ins w:id="1846" w:author="Ahmed, Manik" w:date="2021-10-19T22:37:00Z"/>
                    <w:color w:val="000000"/>
                    <w:sz w:val="22"/>
                    <w:szCs w:val="22"/>
                  </w:rPr>
                </w:rPrChange>
              </w:rPr>
            </w:pPr>
            <w:ins w:id="1847" w:author="Ahmed, Manik" w:date="2021-10-19T22:37:00Z">
              <w:r w:rsidRPr="00AA039D">
                <w:rPr>
                  <w:color w:val="000000"/>
                  <w:sz w:val="18"/>
                  <w:szCs w:val="18"/>
                  <w:rPrChange w:id="1848" w:author="Shamima Akter" w:date="2021-10-21T21:41:00Z">
                    <w:rPr>
                      <w:color w:val="000000"/>
                      <w:sz w:val="22"/>
                      <w:szCs w:val="22"/>
                    </w:rPr>
                  </w:rPrChange>
                </w:rPr>
                <w:t>0.1437</w:t>
              </w:r>
            </w:ins>
          </w:p>
        </w:tc>
        <w:tc>
          <w:tcPr>
            <w:tcW w:w="1400" w:type="dxa"/>
            <w:tcBorders>
              <w:top w:val="nil"/>
              <w:left w:val="nil"/>
              <w:bottom w:val="single" w:sz="4" w:space="0" w:color="auto"/>
              <w:right w:val="nil"/>
            </w:tcBorders>
            <w:shd w:val="clear" w:color="auto" w:fill="auto"/>
            <w:noWrap/>
            <w:vAlign w:val="center"/>
            <w:hideMark/>
          </w:tcPr>
          <w:p w14:paraId="54760D80" w14:textId="77777777" w:rsidR="003403BF" w:rsidRPr="00AA039D" w:rsidRDefault="003403BF" w:rsidP="003403BF">
            <w:pPr>
              <w:suppressAutoHyphens w:val="0"/>
              <w:jc w:val="center"/>
              <w:rPr>
                <w:ins w:id="1849" w:author="Ahmed, Manik" w:date="2021-10-19T22:37:00Z"/>
                <w:color w:val="000000"/>
                <w:sz w:val="18"/>
                <w:szCs w:val="18"/>
                <w:rPrChange w:id="1850" w:author="Shamima Akter" w:date="2021-10-21T21:41:00Z">
                  <w:rPr>
                    <w:ins w:id="1851" w:author="Ahmed, Manik" w:date="2021-10-19T22:37:00Z"/>
                    <w:color w:val="000000"/>
                    <w:sz w:val="22"/>
                    <w:szCs w:val="22"/>
                  </w:rPr>
                </w:rPrChange>
              </w:rPr>
            </w:pPr>
            <w:ins w:id="1852" w:author="Ahmed, Manik" w:date="2021-10-19T22:37:00Z">
              <w:r w:rsidRPr="00AA039D">
                <w:rPr>
                  <w:color w:val="000000"/>
                  <w:sz w:val="18"/>
                  <w:szCs w:val="18"/>
                  <w:rPrChange w:id="1853" w:author="Shamima Akter" w:date="2021-10-21T21:41:00Z">
                    <w:rPr>
                      <w:color w:val="000000"/>
                      <w:sz w:val="22"/>
                      <w:szCs w:val="22"/>
                    </w:rPr>
                  </w:rPrChange>
                </w:rPr>
                <w:t>0.1492</w:t>
              </w:r>
            </w:ins>
          </w:p>
        </w:tc>
        <w:tc>
          <w:tcPr>
            <w:tcW w:w="960" w:type="dxa"/>
            <w:tcBorders>
              <w:top w:val="nil"/>
              <w:left w:val="nil"/>
              <w:bottom w:val="single" w:sz="4" w:space="0" w:color="auto"/>
              <w:right w:val="nil"/>
            </w:tcBorders>
            <w:shd w:val="clear" w:color="auto" w:fill="auto"/>
            <w:noWrap/>
            <w:vAlign w:val="center"/>
            <w:hideMark/>
          </w:tcPr>
          <w:p w14:paraId="4FF0D86B" w14:textId="77777777" w:rsidR="003403BF" w:rsidRPr="00AA039D" w:rsidRDefault="003403BF" w:rsidP="003403BF">
            <w:pPr>
              <w:suppressAutoHyphens w:val="0"/>
              <w:jc w:val="center"/>
              <w:rPr>
                <w:ins w:id="1854" w:author="Ahmed, Manik" w:date="2021-10-19T22:37:00Z"/>
                <w:color w:val="000000"/>
                <w:sz w:val="18"/>
                <w:szCs w:val="18"/>
                <w:rPrChange w:id="1855" w:author="Shamima Akter" w:date="2021-10-21T21:41:00Z">
                  <w:rPr>
                    <w:ins w:id="1856" w:author="Ahmed, Manik" w:date="2021-10-19T22:37:00Z"/>
                    <w:color w:val="000000"/>
                    <w:sz w:val="22"/>
                    <w:szCs w:val="22"/>
                  </w:rPr>
                </w:rPrChange>
              </w:rPr>
            </w:pPr>
            <w:ins w:id="1857" w:author="Ahmed, Manik" w:date="2021-10-19T22:37:00Z">
              <w:r w:rsidRPr="00AA039D">
                <w:rPr>
                  <w:color w:val="000000"/>
                  <w:sz w:val="18"/>
                  <w:szCs w:val="18"/>
                  <w:rPrChange w:id="1858" w:author="Shamima Akter" w:date="2021-10-21T21:41:00Z">
                    <w:rPr>
                      <w:color w:val="000000"/>
                      <w:sz w:val="22"/>
                      <w:szCs w:val="22"/>
                    </w:rPr>
                  </w:rPrChange>
                </w:rPr>
                <w:t>90.63</w:t>
              </w:r>
            </w:ins>
          </w:p>
        </w:tc>
      </w:tr>
      <w:tr w:rsidR="003403BF" w:rsidRPr="003403BF" w14:paraId="329B9FB8" w14:textId="77777777" w:rsidTr="003403BF">
        <w:trPr>
          <w:trHeight w:val="300"/>
          <w:ins w:id="1859" w:author="Ahmed, Manik" w:date="2021-10-19T22:37:00Z"/>
        </w:trPr>
        <w:tc>
          <w:tcPr>
            <w:tcW w:w="2420" w:type="dxa"/>
            <w:tcBorders>
              <w:top w:val="nil"/>
              <w:left w:val="nil"/>
              <w:bottom w:val="single" w:sz="4" w:space="0" w:color="auto"/>
              <w:right w:val="nil"/>
            </w:tcBorders>
            <w:shd w:val="clear" w:color="auto" w:fill="auto"/>
            <w:noWrap/>
            <w:vAlign w:val="center"/>
            <w:hideMark/>
          </w:tcPr>
          <w:p w14:paraId="7839FB81" w14:textId="77777777" w:rsidR="003403BF" w:rsidRPr="00AA039D" w:rsidRDefault="003403BF" w:rsidP="003403BF">
            <w:pPr>
              <w:suppressAutoHyphens w:val="0"/>
              <w:jc w:val="center"/>
              <w:rPr>
                <w:ins w:id="1860" w:author="Ahmed, Manik" w:date="2021-10-19T22:37:00Z"/>
                <w:color w:val="000000"/>
                <w:sz w:val="18"/>
                <w:szCs w:val="18"/>
                <w:rPrChange w:id="1861" w:author="Shamima Akter" w:date="2021-10-21T21:41:00Z">
                  <w:rPr>
                    <w:ins w:id="1862" w:author="Ahmed, Manik" w:date="2021-10-19T22:37:00Z"/>
                    <w:color w:val="000000"/>
                    <w:sz w:val="22"/>
                    <w:szCs w:val="22"/>
                  </w:rPr>
                </w:rPrChange>
              </w:rPr>
            </w:pPr>
            <w:ins w:id="1863" w:author="Ahmed, Manik" w:date="2021-10-19T22:37:00Z">
              <w:r w:rsidRPr="00AA039D">
                <w:rPr>
                  <w:color w:val="000000"/>
                  <w:sz w:val="18"/>
                  <w:szCs w:val="18"/>
                  <w:rPrChange w:id="1864" w:author="Shamima Akter" w:date="2021-10-21T21:41:00Z">
                    <w:rPr>
                      <w:color w:val="000000"/>
                      <w:sz w:val="22"/>
                      <w:szCs w:val="22"/>
                    </w:rPr>
                  </w:rPrChange>
                </w:rPr>
                <w:t>Simple RNN</w:t>
              </w:r>
            </w:ins>
          </w:p>
        </w:tc>
        <w:tc>
          <w:tcPr>
            <w:tcW w:w="960" w:type="dxa"/>
            <w:tcBorders>
              <w:top w:val="nil"/>
              <w:left w:val="nil"/>
              <w:bottom w:val="single" w:sz="4" w:space="0" w:color="auto"/>
              <w:right w:val="nil"/>
            </w:tcBorders>
            <w:shd w:val="clear" w:color="auto" w:fill="auto"/>
            <w:noWrap/>
            <w:vAlign w:val="center"/>
            <w:hideMark/>
          </w:tcPr>
          <w:p w14:paraId="637278C0" w14:textId="77777777" w:rsidR="003403BF" w:rsidRPr="00AA039D" w:rsidRDefault="003403BF" w:rsidP="003403BF">
            <w:pPr>
              <w:suppressAutoHyphens w:val="0"/>
              <w:jc w:val="center"/>
              <w:rPr>
                <w:ins w:id="1865" w:author="Ahmed, Manik" w:date="2021-10-19T22:37:00Z"/>
                <w:color w:val="000000"/>
                <w:sz w:val="18"/>
                <w:szCs w:val="18"/>
                <w:rPrChange w:id="1866" w:author="Shamima Akter" w:date="2021-10-21T21:41:00Z">
                  <w:rPr>
                    <w:ins w:id="1867" w:author="Ahmed, Manik" w:date="2021-10-19T22:37:00Z"/>
                    <w:color w:val="000000"/>
                    <w:sz w:val="22"/>
                    <w:szCs w:val="22"/>
                  </w:rPr>
                </w:rPrChange>
              </w:rPr>
            </w:pPr>
            <w:ins w:id="1868" w:author="Ahmed, Manik" w:date="2021-10-19T22:37:00Z">
              <w:r w:rsidRPr="00AA039D">
                <w:rPr>
                  <w:color w:val="000000"/>
                  <w:sz w:val="18"/>
                  <w:szCs w:val="18"/>
                  <w:rPrChange w:id="1869" w:author="Shamima Akter" w:date="2021-10-21T21:41:00Z">
                    <w:rPr>
                      <w:color w:val="000000"/>
                      <w:sz w:val="22"/>
                      <w:szCs w:val="22"/>
                    </w:rPr>
                  </w:rPrChange>
                </w:rPr>
                <w:t>96%</w:t>
              </w:r>
            </w:ins>
          </w:p>
        </w:tc>
        <w:tc>
          <w:tcPr>
            <w:tcW w:w="960" w:type="dxa"/>
            <w:tcBorders>
              <w:top w:val="nil"/>
              <w:left w:val="nil"/>
              <w:bottom w:val="single" w:sz="4" w:space="0" w:color="auto"/>
              <w:right w:val="nil"/>
            </w:tcBorders>
            <w:shd w:val="clear" w:color="auto" w:fill="auto"/>
            <w:noWrap/>
            <w:vAlign w:val="center"/>
            <w:hideMark/>
          </w:tcPr>
          <w:p w14:paraId="398F4560" w14:textId="77777777" w:rsidR="003403BF" w:rsidRPr="00AA039D" w:rsidRDefault="003403BF" w:rsidP="003403BF">
            <w:pPr>
              <w:suppressAutoHyphens w:val="0"/>
              <w:jc w:val="center"/>
              <w:rPr>
                <w:ins w:id="1870" w:author="Ahmed, Manik" w:date="2021-10-19T22:37:00Z"/>
                <w:color w:val="000000"/>
                <w:sz w:val="18"/>
                <w:szCs w:val="18"/>
                <w:rPrChange w:id="1871" w:author="Shamima Akter" w:date="2021-10-21T21:41:00Z">
                  <w:rPr>
                    <w:ins w:id="1872" w:author="Ahmed, Manik" w:date="2021-10-19T22:37:00Z"/>
                    <w:color w:val="000000"/>
                    <w:sz w:val="22"/>
                    <w:szCs w:val="22"/>
                  </w:rPr>
                </w:rPrChange>
              </w:rPr>
            </w:pPr>
            <w:ins w:id="1873" w:author="Ahmed, Manik" w:date="2021-10-19T22:37:00Z">
              <w:r w:rsidRPr="00AA039D">
                <w:rPr>
                  <w:color w:val="000000"/>
                  <w:sz w:val="18"/>
                  <w:szCs w:val="18"/>
                  <w:rPrChange w:id="1874" w:author="Shamima Akter" w:date="2021-10-21T21:41:00Z">
                    <w:rPr>
                      <w:color w:val="000000"/>
                      <w:sz w:val="22"/>
                      <w:szCs w:val="22"/>
                    </w:rPr>
                  </w:rPrChange>
                </w:rPr>
                <w:t>96%</w:t>
              </w:r>
            </w:ins>
          </w:p>
        </w:tc>
        <w:tc>
          <w:tcPr>
            <w:tcW w:w="960" w:type="dxa"/>
            <w:tcBorders>
              <w:top w:val="nil"/>
              <w:left w:val="nil"/>
              <w:bottom w:val="single" w:sz="4" w:space="0" w:color="auto"/>
              <w:right w:val="nil"/>
            </w:tcBorders>
            <w:shd w:val="clear" w:color="auto" w:fill="auto"/>
            <w:noWrap/>
            <w:vAlign w:val="center"/>
            <w:hideMark/>
          </w:tcPr>
          <w:p w14:paraId="486555BB" w14:textId="77777777" w:rsidR="003403BF" w:rsidRPr="00AA039D" w:rsidRDefault="003403BF" w:rsidP="003403BF">
            <w:pPr>
              <w:suppressAutoHyphens w:val="0"/>
              <w:jc w:val="center"/>
              <w:rPr>
                <w:ins w:id="1875" w:author="Ahmed, Manik" w:date="2021-10-19T22:37:00Z"/>
                <w:color w:val="000000"/>
                <w:sz w:val="18"/>
                <w:szCs w:val="18"/>
                <w:rPrChange w:id="1876" w:author="Shamima Akter" w:date="2021-10-21T21:41:00Z">
                  <w:rPr>
                    <w:ins w:id="1877" w:author="Ahmed, Manik" w:date="2021-10-19T22:37:00Z"/>
                    <w:color w:val="000000"/>
                    <w:sz w:val="22"/>
                    <w:szCs w:val="22"/>
                  </w:rPr>
                </w:rPrChange>
              </w:rPr>
            </w:pPr>
            <w:ins w:id="1878" w:author="Ahmed, Manik" w:date="2021-10-19T22:37:00Z">
              <w:r w:rsidRPr="00AA039D">
                <w:rPr>
                  <w:color w:val="000000"/>
                  <w:sz w:val="18"/>
                  <w:szCs w:val="18"/>
                  <w:rPrChange w:id="1879" w:author="Shamima Akter" w:date="2021-10-21T21:41:00Z">
                    <w:rPr>
                      <w:color w:val="000000"/>
                      <w:sz w:val="22"/>
                      <w:szCs w:val="22"/>
                    </w:rPr>
                  </w:rPrChange>
                </w:rPr>
                <w:t>96%</w:t>
              </w:r>
            </w:ins>
          </w:p>
        </w:tc>
        <w:tc>
          <w:tcPr>
            <w:tcW w:w="960" w:type="dxa"/>
            <w:tcBorders>
              <w:top w:val="nil"/>
              <w:left w:val="nil"/>
              <w:bottom w:val="single" w:sz="4" w:space="0" w:color="auto"/>
              <w:right w:val="nil"/>
            </w:tcBorders>
            <w:shd w:val="clear" w:color="auto" w:fill="auto"/>
            <w:noWrap/>
            <w:vAlign w:val="center"/>
            <w:hideMark/>
          </w:tcPr>
          <w:p w14:paraId="7296C950" w14:textId="77777777" w:rsidR="003403BF" w:rsidRPr="00AA039D" w:rsidRDefault="003403BF" w:rsidP="003403BF">
            <w:pPr>
              <w:suppressAutoHyphens w:val="0"/>
              <w:jc w:val="center"/>
              <w:rPr>
                <w:ins w:id="1880" w:author="Ahmed, Manik" w:date="2021-10-19T22:37:00Z"/>
                <w:color w:val="000000"/>
                <w:sz w:val="18"/>
                <w:szCs w:val="18"/>
                <w:rPrChange w:id="1881" w:author="Shamima Akter" w:date="2021-10-21T21:41:00Z">
                  <w:rPr>
                    <w:ins w:id="1882" w:author="Ahmed, Manik" w:date="2021-10-19T22:37:00Z"/>
                    <w:color w:val="000000"/>
                    <w:sz w:val="22"/>
                    <w:szCs w:val="22"/>
                  </w:rPr>
                </w:rPrChange>
              </w:rPr>
            </w:pPr>
            <w:ins w:id="1883" w:author="Ahmed, Manik" w:date="2021-10-19T22:37:00Z">
              <w:r w:rsidRPr="00AA039D">
                <w:rPr>
                  <w:color w:val="000000"/>
                  <w:sz w:val="18"/>
                  <w:szCs w:val="18"/>
                  <w:rPrChange w:id="1884" w:author="Shamima Akter" w:date="2021-10-21T21:41:00Z">
                    <w:rPr>
                      <w:color w:val="000000"/>
                      <w:sz w:val="22"/>
                      <w:szCs w:val="22"/>
                    </w:rPr>
                  </w:rPrChange>
                </w:rPr>
                <w:t>96%</w:t>
              </w:r>
            </w:ins>
          </w:p>
        </w:tc>
        <w:tc>
          <w:tcPr>
            <w:tcW w:w="960" w:type="dxa"/>
            <w:tcBorders>
              <w:top w:val="nil"/>
              <w:left w:val="nil"/>
              <w:bottom w:val="single" w:sz="4" w:space="0" w:color="auto"/>
              <w:right w:val="nil"/>
            </w:tcBorders>
            <w:shd w:val="clear" w:color="auto" w:fill="auto"/>
            <w:noWrap/>
            <w:vAlign w:val="center"/>
            <w:hideMark/>
          </w:tcPr>
          <w:p w14:paraId="1DB5EEDC" w14:textId="77777777" w:rsidR="003403BF" w:rsidRPr="00AA039D" w:rsidRDefault="003403BF" w:rsidP="003403BF">
            <w:pPr>
              <w:suppressAutoHyphens w:val="0"/>
              <w:jc w:val="center"/>
              <w:rPr>
                <w:ins w:id="1885" w:author="Ahmed, Manik" w:date="2021-10-19T22:37:00Z"/>
                <w:color w:val="000000"/>
                <w:sz w:val="18"/>
                <w:szCs w:val="18"/>
                <w:rPrChange w:id="1886" w:author="Shamima Akter" w:date="2021-10-21T21:41:00Z">
                  <w:rPr>
                    <w:ins w:id="1887" w:author="Ahmed, Manik" w:date="2021-10-19T22:37:00Z"/>
                    <w:color w:val="000000"/>
                    <w:sz w:val="22"/>
                    <w:szCs w:val="22"/>
                  </w:rPr>
                </w:rPrChange>
              </w:rPr>
            </w:pPr>
            <w:ins w:id="1888" w:author="Ahmed, Manik" w:date="2021-10-19T22:37:00Z">
              <w:r w:rsidRPr="00AA039D">
                <w:rPr>
                  <w:color w:val="000000"/>
                  <w:sz w:val="18"/>
                  <w:szCs w:val="18"/>
                  <w:rPrChange w:id="1889" w:author="Shamima Akter" w:date="2021-10-21T21:41:00Z">
                    <w:rPr>
                      <w:color w:val="000000"/>
                      <w:sz w:val="22"/>
                      <w:szCs w:val="22"/>
                    </w:rPr>
                  </w:rPrChange>
                </w:rPr>
                <w:t>0.96</w:t>
              </w:r>
            </w:ins>
          </w:p>
        </w:tc>
        <w:tc>
          <w:tcPr>
            <w:tcW w:w="960" w:type="dxa"/>
            <w:tcBorders>
              <w:top w:val="nil"/>
              <w:left w:val="nil"/>
              <w:bottom w:val="single" w:sz="4" w:space="0" w:color="auto"/>
              <w:right w:val="nil"/>
            </w:tcBorders>
            <w:shd w:val="clear" w:color="auto" w:fill="auto"/>
            <w:noWrap/>
            <w:vAlign w:val="center"/>
            <w:hideMark/>
          </w:tcPr>
          <w:p w14:paraId="67993DDE" w14:textId="77777777" w:rsidR="003403BF" w:rsidRPr="00AA039D" w:rsidRDefault="003403BF" w:rsidP="003403BF">
            <w:pPr>
              <w:suppressAutoHyphens w:val="0"/>
              <w:jc w:val="center"/>
              <w:rPr>
                <w:ins w:id="1890" w:author="Ahmed, Manik" w:date="2021-10-19T22:37:00Z"/>
                <w:color w:val="000000"/>
                <w:sz w:val="18"/>
                <w:szCs w:val="18"/>
                <w:rPrChange w:id="1891" w:author="Shamima Akter" w:date="2021-10-21T21:41:00Z">
                  <w:rPr>
                    <w:ins w:id="1892" w:author="Ahmed, Manik" w:date="2021-10-19T22:37:00Z"/>
                    <w:color w:val="000000"/>
                    <w:sz w:val="22"/>
                    <w:szCs w:val="22"/>
                  </w:rPr>
                </w:rPrChange>
              </w:rPr>
            </w:pPr>
            <w:ins w:id="1893" w:author="Ahmed, Manik" w:date="2021-10-19T22:37:00Z">
              <w:r w:rsidRPr="00AA039D">
                <w:rPr>
                  <w:color w:val="000000"/>
                  <w:sz w:val="18"/>
                  <w:szCs w:val="18"/>
                  <w:rPrChange w:id="1894" w:author="Shamima Akter" w:date="2021-10-21T21:41:00Z">
                    <w:rPr>
                      <w:color w:val="000000"/>
                      <w:sz w:val="22"/>
                      <w:szCs w:val="22"/>
                    </w:rPr>
                  </w:rPrChange>
                </w:rPr>
                <w:t>0.001</w:t>
              </w:r>
            </w:ins>
          </w:p>
        </w:tc>
        <w:tc>
          <w:tcPr>
            <w:tcW w:w="1400" w:type="dxa"/>
            <w:tcBorders>
              <w:top w:val="nil"/>
              <w:left w:val="nil"/>
              <w:bottom w:val="single" w:sz="4" w:space="0" w:color="auto"/>
              <w:right w:val="nil"/>
            </w:tcBorders>
            <w:shd w:val="clear" w:color="auto" w:fill="auto"/>
            <w:noWrap/>
            <w:vAlign w:val="center"/>
            <w:hideMark/>
          </w:tcPr>
          <w:p w14:paraId="7CE76694" w14:textId="77777777" w:rsidR="003403BF" w:rsidRPr="00AA039D" w:rsidRDefault="003403BF" w:rsidP="003403BF">
            <w:pPr>
              <w:suppressAutoHyphens w:val="0"/>
              <w:jc w:val="center"/>
              <w:rPr>
                <w:ins w:id="1895" w:author="Ahmed, Manik" w:date="2021-10-19T22:37:00Z"/>
                <w:color w:val="000000"/>
                <w:sz w:val="18"/>
                <w:szCs w:val="18"/>
                <w:rPrChange w:id="1896" w:author="Shamima Akter" w:date="2021-10-21T21:41:00Z">
                  <w:rPr>
                    <w:ins w:id="1897" w:author="Ahmed, Manik" w:date="2021-10-19T22:37:00Z"/>
                    <w:color w:val="000000"/>
                    <w:sz w:val="22"/>
                    <w:szCs w:val="22"/>
                  </w:rPr>
                </w:rPrChange>
              </w:rPr>
            </w:pPr>
            <w:ins w:id="1898" w:author="Ahmed, Manik" w:date="2021-10-19T22:37:00Z">
              <w:r w:rsidRPr="00AA039D">
                <w:rPr>
                  <w:color w:val="000000"/>
                  <w:sz w:val="18"/>
                  <w:szCs w:val="18"/>
                  <w:rPrChange w:id="1899" w:author="Shamima Akter" w:date="2021-10-21T21:41:00Z">
                    <w:rPr>
                      <w:color w:val="000000"/>
                      <w:sz w:val="22"/>
                      <w:szCs w:val="22"/>
                    </w:rPr>
                  </w:rPrChange>
                </w:rPr>
                <w:t>0.0186</w:t>
              </w:r>
            </w:ins>
          </w:p>
        </w:tc>
        <w:tc>
          <w:tcPr>
            <w:tcW w:w="960" w:type="dxa"/>
            <w:tcBorders>
              <w:top w:val="nil"/>
              <w:left w:val="nil"/>
              <w:bottom w:val="single" w:sz="4" w:space="0" w:color="auto"/>
              <w:right w:val="nil"/>
            </w:tcBorders>
            <w:shd w:val="clear" w:color="auto" w:fill="auto"/>
            <w:noWrap/>
            <w:vAlign w:val="center"/>
            <w:hideMark/>
          </w:tcPr>
          <w:p w14:paraId="54574269" w14:textId="77777777" w:rsidR="003403BF" w:rsidRPr="00AA039D" w:rsidRDefault="003403BF" w:rsidP="003403BF">
            <w:pPr>
              <w:suppressAutoHyphens w:val="0"/>
              <w:jc w:val="center"/>
              <w:rPr>
                <w:ins w:id="1900" w:author="Ahmed, Manik" w:date="2021-10-19T22:37:00Z"/>
                <w:color w:val="000000"/>
                <w:sz w:val="18"/>
                <w:szCs w:val="18"/>
                <w:rPrChange w:id="1901" w:author="Shamima Akter" w:date="2021-10-21T21:41:00Z">
                  <w:rPr>
                    <w:ins w:id="1902" w:author="Ahmed, Manik" w:date="2021-10-19T22:37:00Z"/>
                    <w:color w:val="000000"/>
                    <w:sz w:val="22"/>
                    <w:szCs w:val="22"/>
                  </w:rPr>
                </w:rPrChange>
              </w:rPr>
            </w:pPr>
            <w:ins w:id="1903" w:author="Ahmed, Manik" w:date="2021-10-19T22:37:00Z">
              <w:r w:rsidRPr="00AA039D">
                <w:rPr>
                  <w:color w:val="000000"/>
                  <w:sz w:val="18"/>
                  <w:szCs w:val="18"/>
                  <w:rPrChange w:id="1904" w:author="Shamima Akter" w:date="2021-10-21T21:41:00Z">
                    <w:rPr>
                      <w:color w:val="000000"/>
                      <w:sz w:val="22"/>
                      <w:szCs w:val="22"/>
                    </w:rPr>
                  </w:rPrChange>
                </w:rPr>
                <w:t>42.19</w:t>
              </w:r>
            </w:ins>
          </w:p>
        </w:tc>
      </w:tr>
      <w:tr w:rsidR="003403BF" w:rsidRPr="003403BF" w14:paraId="11DF705C" w14:textId="77777777" w:rsidTr="003403BF">
        <w:trPr>
          <w:trHeight w:val="300"/>
          <w:ins w:id="1905" w:author="Ahmed, Manik" w:date="2021-10-19T22:37:00Z"/>
        </w:trPr>
        <w:tc>
          <w:tcPr>
            <w:tcW w:w="2420" w:type="dxa"/>
            <w:tcBorders>
              <w:top w:val="nil"/>
              <w:left w:val="nil"/>
              <w:bottom w:val="single" w:sz="4" w:space="0" w:color="auto"/>
              <w:right w:val="nil"/>
            </w:tcBorders>
            <w:shd w:val="clear" w:color="auto" w:fill="auto"/>
            <w:noWrap/>
            <w:vAlign w:val="center"/>
            <w:hideMark/>
          </w:tcPr>
          <w:p w14:paraId="174B2D10" w14:textId="77777777" w:rsidR="003403BF" w:rsidRPr="00AA039D" w:rsidRDefault="003403BF" w:rsidP="003403BF">
            <w:pPr>
              <w:suppressAutoHyphens w:val="0"/>
              <w:jc w:val="center"/>
              <w:rPr>
                <w:ins w:id="1906" w:author="Ahmed, Manik" w:date="2021-10-19T22:37:00Z"/>
                <w:color w:val="000000"/>
                <w:sz w:val="18"/>
                <w:szCs w:val="18"/>
                <w:rPrChange w:id="1907" w:author="Shamima Akter" w:date="2021-10-21T21:41:00Z">
                  <w:rPr>
                    <w:ins w:id="1908" w:author="Ahmed, Manik" w:date="2021-10-19T22:37:00Z"/>
                    <w:color w:val="000000"/>
                    <w:sz w:val="22"/>
                    <w:szCs w:val="22"/>
                  </w:rPr>
                </w:rPrChange>
              </w:rPr>
            </w:pPr>
            <w:ins w:id="1909" w:author="Ahmed, Manik" w:date="2021-10-19T22:37:00Z">
              <w:r w:rsidRPr="00AA039D">
                <w:rPr>
                  <w:color w:val="000000"/>
                  <w:sz w:val="18"/>
                  <w:szCs w:val="18"/>
                  <w:rPrChange w:id="1910" w:author="Shamima Akter" w:date="2021-10-21T21:41:00Z">
                    <w:rPr>
                      <w:color w:val="000000"/>
                      <w:sz w:val="22"/>
                      <w:szCs w:val="22"/>
                    </w:rPr>
                  </w:rPrChange>
                </w:rPr>
                <w:t xml:space="preserve"> Multi-Layer Perceptron</w:t>
              </w:r>
            </w:ins>
          </w:p>
        </w:tc>
        <w:tc>
          <w:tcPr>
            <w:tcW w:w="960" w:type="dxa"/>
            <w:tcBorders>
              <w:top w:val="nil"/>
              <w:left w:val="nil"/>
              <w:bottom w:val="single" w:sz="4" w:space="0" w:color="auto"/>
              <w:right w:val="nil"/>
            </w:tcBorders>
            <w:shd w:val="clear" w:color="auto" w:fill="auto"/>
            <w:noWrap/>
            <w:vAlign w:val="center"/>
            <w:hideMark/>
          </w:tcPr>
          <w:p w14:paraId="3A0C82C6" w14:textId="77777777" w:rsidR="003403BF" w:rsidRPr="00AA039D" w:rsidRDefault="003403BF" w:rsidP="003403BF">
            <w:pPr>
              <w:suppressAutoHyphens w:val="0"/>
              <w:jc w:val="center"/>
              <w:rPr>
                <w:ins w:id="1911" w:author="Ahmed, Manik" w:date="2021-10-19T22:37:00Z"/>
                <w:color w:val="000000"/>
                <w:sz w:val="18"/>
                <w:szCs w:val="18"/>
                <w:rPrChange w:id="1912" w:author="Shamima Akter" w:date="2021-10-21T21:41:00Z">
                  <w:rPr>
                    <w:ins w:id="1913" w:author="Ahmed, Manik" w:date="2021-10-19T22:37:00Z"/>
                    <w:color w:val="000000"/>
                    <w:sz w:val="22"/>
                    <w:szCs w:val="22"/>
                  </w:rPr>
                </w:rPrChange>
              </w:rPr>
            </w:pPr>
            <w:ins w:id="1914" w:author="Ahmed, Manik" w:date="2021-10-19T22:37:00Z">
              <w:r w:rsidRPr="00AA039D">
                <w:rPr>
                  <w:color w:val="000000"/>
                  <w:sz w:val="18"/>
                  <w:szCs w:val="18"/>
                  <w:rPrChange w:id="1915" w:author="Shamima Akter" w:date="2021-10-21T21:41:00Z">
                    <w:rPr>
                      <w:color w:val="000000"/>
                      <w:sz w:val="22"/>
                      <w:szCs w:val="22"/>
                    </w:rPr>
                  </w:rPrChange>
                </w:rPr>
                <w:t>96%</w:t>
              </w:r>
            </w:ins>
          </w:p>
        </w:tc>
        <w:tc>
          <w:tcPr>
            <w:tcW w:w="960" w:type="dxa"/>
            <w:tcBorders>
              <w:top w:val="nil"/>
              <w:left w:val="nil"/>
              <w:bottom w:val="single" w:sz="4" w:space="0" w:color="auto"/>
              <w:right w:val="nil"/>
            </w:tcBorders>
            <w:shd w:val="clear" w:color="auto" w:fill="auto"/>
            <w:noWrap/>
            <w:vAlign w:val="center"/>
            <w:hideMark/>
          </w:tcPr>
          <w:p w14:paraId="0D01B61B" w14:textId="77777777" w:rsidR="003403BF" w:rsidRPr="00AA039D" w:rsidRDefault="003403BF" w:rsidP="003403BF">
            <w:pPr>
              <w:suppressAutoHyphens w:val="0"/>
              <w:jc w:val="center"/>
              <w:rPr>
                <w:ins w:id="1916" w:author="Ahmed, Manik" w:date="2021-10-19T22:37:00Z"/>
                <w:color w:val="000000"/>
                <w:sz w:val="18"/>
                <w:szCs w:val="18"/>
                <w:rPrChange w:id="1917" w:author="Shamima Akter" w:date="2021-10-21T21:41:00Z">
                  <w:rPr>
                    <w:ins w:id="1918" w:author="Ahmed, Manik" w:date="2021-10-19T22:37:00Z"/>
                    <w:color w:val="000000"/>
                    <w:sz w:val="22"/>
                    <w:szCs w:val="22"/>
                  </w:rPr>
                </w:rPrChange>
              </w:rPr>
            </w:pPr>
            <w:ins w:id="1919" w:author="Ahmed, Manik" w:date="2021-10-19T22:37:00Z">
              <w:r w:rsidRPr="00AA039D">
                <w:rPr>
                  <w:color w:val="000000"/>
                  <w:sz w:val="18"/>
                  <w:szCs w:val="18"/>
                  <w:rPrChange w:id="1920" w:author="Shamima Akter" w:date="2021-10-21T21:41:00Z">
                    <w:rPr>
                      <w:color w:val="000000"/>
                      <w:sz w:val="22"/>
                      <w:szCs w:val="22"/>
                    </w:rPr>
                  </w:rPrChange>
                </w:rPr>
                <w:t>95%</w:t>
              </w:r>
            </w:ins>
          </w:p>
        </w:tc>
        <w:tc>
          <w:tcPr>
            <w:tcW w:w="960" w:type="dxa"/>
            <w:tcBorders>
              <w:top w:val="nil"/>
              <w:left w:val="nil"/>
              <w:bottom w:val="single" w:sz="4" w:space="0" w:color="auto"/>
              <w:right w:val="nil"/>
            </w:tcBorders>
            <w:shd w:val="clear" w:color="auto" w:fill="auto"/>
            <w:noWrap/>
            <w:vAlign w:val="center"/>
            <w:hideMark/>
          </w:tcPr>
          <w:p w14:paraId="15B3EAED" w14:textId="77777777" w:rsidR="003403BF" w:rsidRPr="00AA039D" w:rsidRDefault="003403BF" w:rsidP="003403BF">
            <w:pPr>
              <w:suppressAutoHyphens w:val="0"/>
              <w:jc w:val="center"/>
              <w:rPr>
                <w:ins w:id="1921" w:author="Ahmed, Manik" w:date="2021-10-19T22:37:00Z"/>
                <w:color w:val="000000"/>
                <w:sz w:val="18"/>
                <w:szCs w:val="18"/>
                <w:rPrChange w:id="1922" w:author="Shamima Akter" w:date="2021-10-21T21:41:00Z">
                  <w:rPr>
                    <w:ins w:id="1923" w:author="Ahmed, Manik" w:date="2021-10-19T22:37:00Z"/>
                    <w:color w:val="000000"/>
                    <w:sz w:val="22"/>
                    <w:szCs w:val="22"/>
                  </w:rPr>
                </w:rPrChange>
              </w:rPr>
            </w:pPr>
            <w:ins w:id="1924" w:author="Ahmed, Manik" w:date="2021-10-19T22:37:00Z">
              <w:r w:rsidRPr="00AA039D">
                <w:rPr>
                  <w:color w:val="000000"/>
                  <w:sz w:val="18"/>
                  <w:szCs w:val="18"/>
                  <w:rPrChange w:id="1925" w:author="Shamima Akter" w:date="2021-10-21T21:41:00Z">
                    <w:rPr>
                      <w:color w:val="000000"/>
                      <w:sz w:val="22"/>
                      <w:szCs w:val="22"/>
                    </w:rPr>
                  </w:rPrChange>
                </w:rPr>
                <w:t>97%</w:t>
              </w:r>
            </w:ins>
          </w:p>
        </w:tc>
        <w:tc>
          <w:tcPr>
            <w:tcW w:w="960" w:type="dxa"/>
            <w:tcBorders>
              <w:top w:val="nil"/>
              <w:left w:val="nil"/>
              <w:bottom w:val="single" w:sz="4" w:space="0" w:color="auto"/>
              <w:right w:val="nil"/>
            </w:tcBorders>
            <w:shd w:val="clear" w:color="auto" w:fill="auto"/>
            <w:noWrap/>
            <w:vAlign w:val="center"/>
            <w:hideMark/>
          </w:tcPr>
          <w:p w14:paraId="324833A8" w14:textId="77777777" w:rsidR="003403BF" w:rsidRPr="00AA039D" w:rsidRDefault="003403BF" w:rsidP="003403BF">
            <w:pPr>
              <w:suppressAutoHyphens w:val="0"/>
              <w:jc w:val="center"/>
              <w:rPr>
                <w:ins w:id="1926" w:author="Ahmed, Manik" w:date="2021-10-19T22:37:00Z"/>
                <w:color w:val="000000"/>
                <w:sz w:val="18"/>
                <w:szCs w:val="18"/>
                <w:rPrChange w:id="1927" w:author="Shamima Akter" w:date="2021-10-21T21:41:00Z">
                  <w:rPr>
                    <w:ins w:id="1928" w:author="Ahmed, Manik" w:date="2021-10-19T22:37:00Z"/>
                    <w:color w:val="000000"/>
                    <w:sz w:val="22"/>
                    <w:szCs w:val="22"/>
                  </w:rPr>
                </w:rPrChange>
              </w:rPr>
            </w:pPr>
            <w:ins w:id="1929" w:author="Ahmed, Manik" w:date="2021-10-19T22:37:00Z">
              <w:r w:rsidRPr="00AA039D">
                <w:rPr>
                  <w:color w:val="000000"/>
                  <w:sz w:val="18"/>
                  <w:szCs w:val="18"/>
                  <w:rPrChange w:id="1930" w:author="Shamima Akter" w:date="2021-10-21T21:41:00Z">
                    <w:rPr>
                      <w:color w:val="000000"/>
                      <w:sz w:val="22"/>
                      <w:szCs w:val="22"/>
                    </w:rPr>
                  </w:rPrChange>
                </w:rPr>
                <w:t>96%</w:t>
              </w:r>
            </w:ins>
          </w:p>
        </w:tc>
        <w:tc>
          <w:tcPr>
            <w:tcW w:w="960" w:type="dxa"/>
            <w:tcBorders>
              <w:top w:val="nil"/>
              <w:left w:val="nil"/>
              <w:bottom w:val="single" w:sz="4" w:space="0" w:color="auto"/>
              <w:right w:val="nil"/>
            </w:tcBorders>
            <w:shd w:val="clear" w:color="auto" w:fill="auto"/>
            <w:noWrap/>
            <w:vAlign w:val="center"/>
            <w:hideMark/>
          </w:tcPr>
          <w:p w14:paraId="16F2784B" w14:textId="77777777" w:rsidR="003403BF" w:rsidRPr="00AA039D" w:rsidRDefault="003403BF" w:rsidP="003403BF">
            <w:pPr>
              <w:suppressAutoHyphens w:val="0"/>
              <w:jc w:val="center"/>
              <w:rPr>
                <w:ins w:id="1931" w:author="Ahmed, Manik" w:date="2021-10-19T22:37:00Z"/>
                <w:color w:val="000000"/>
                <w:sz w:val="18"/>
                <w:szCs w:val="18"/>
                <w:rPrChange w:id="1932" w:author="Shamima Akter" w:date="2021-10-21T21:41:00Z">
                  <w:rPr>
                    <w:ins w:id="1933" w:author="Ahmed, Manik" w:date="2021-10-19T22:37:00Z"/>
                    <w:color w:val="000000"/>
                    <w:sz w:val="22"/>
                    <w:szCs w:val="22"/>
                  </w:rPr>
                </w:rPrChange>
              </w:rPr>
            </w:pPr>
            <w:ins w:id="1934" w:author="Ahmed, Manik" w:date="2021-10-19T22:37:00Z">
              <w:r w:rsidRPr="00AA039D">
                <w:rPr>
                  <w:color w:val="000000"/>
                  <w:sz w:val="18"/>
                  <w:szCs w:val="18"/>
                  <w:rPrChange w:id="1935" w:author="Shamima Akter" w:date="2021-10-21T21:41:00Z">
                    <w:rPr>
                      <w:color w:val="000000"/>
                      <w:sz w:val="22"/>
                      <w:szCs w:val="22"/>
                    </w:rPr>
                  </w:rPrChange>
                </w:rPr>
                <w:t>0.97</w:t>
              </w:r>
            </w:ins>
          </w:p>
        </w:tc>
        <w:tc>
          <w:tcPr>
            <w:tcW w:w="960" w:type="dxa"/>
            <w:tcBorders>
              <w:top w:val="nil"/>
              <w:left w:val="nil"/>
              <w:bottom w:val="single" w:sz="4" w:space="0" w:color="auto"/>
              <w:right w:val="nil"/>
            </w:tcBorders>
            <w:shd w:val="clear" w:color="auto" w:fill="auto"/>
            <w:noWrap/>
            <w:vAlign w:val="center"/>
            <w:hideMark/>
          </w:tcPr>
          <w:p w14:paraId="6EFD9AED" w14:textId="77777777" w:rsidR="003403BF" w:rsidRPr="00AA039D" w:rsidRDefault="003403BF" w:rsidP="003403BF">
            <w:pPr>
              <w:suppressAutoHyphens w:val="0"/>
              <w:jc w:val="center"/>
              <w:rPr>
                <w:ins w:id="1936" w:author="Ahmed, Manik" w:date="2021-10-19T22:37:00Z"/>
                <w:color w:val="000000"/>
                <w:sz w:val="18"/>
                <w:szCs w:val="18"/>
                <w:rPrChange w:id="1937" w:author="Shamima Akter" w:date="2021-10-21T21:41:00Z">
                  <w:rPr>
                    <w:ins w:id="1938" w:author="Ahmed, Manik" w:date="2021-10-19T22:37:00Z"/>
                    <w:color w:val="000000"/>
                    <w:sz w:val="22"/>
                    <w:szCs w:val="22"/>
                  </w:rPr>
                </w:rPrChange>
              </w:rPr>
            </w:pPr>
            <w:ins w:id="1939" w:author="Ahmed, Manik" w:date="2021-10-19T22:37:00Z">
              <w:r w:rsidRPr="00AA039D">
                <w:rPr>
                  <w:color w:val="000000"/>
                  <w:sz w:val="18"/>
                  <w:szCs w:val="18"/>
                  <w:rPrChange w:id="1940" w:author="Shamima Akter" w:date="2021-10-21T21:41:00Z">
                    <w:rPr>
                      <w:color w:val="000000"/>
                      <w:sz w:val="22"/>
                      <w:szCs w:val="22"/>
                    </w:rPr>
                  </w:rPrChange>
                </w:rPr>
                <w:t>0.0795</w:t>
              </w:r>
            </w:ins>
          </w:p>
        </w:tc>
        <w:tc>
          <w:tcPr>
            <w:tcW w:w="1400" w:type="dxa"/>
            <w:tcBorders>
              <w:top w:val="nil"/>
              <w:left w:val="nil"/>
              <w:bottom w:val="single" w:sz="4" w:space="0" w:color="auto"/>
              <w:right w:val="nil"/>
            </w:tcBorders>
            <w:shd w:val="clear" w:color="auto" w:fill="auto"/>
            <w:noWrap/>
            <w:vAlign w:val="center"/>
            <w:hideMark/>
          </w:tcPr>
          <w:p w14:paraId="122D7375" w14:textId="77777777" w:rsidR="003403BF" w:rsidRPr="00AA039D" w:rsidRDefault="003403BF" w:rsidP="003403BF">
            <w:pPr>
              <w:suppressAutoHyphens w:val="0"/>
              <w:jc w:val="center"/>
              <w:rPr>
                <w:ins w:id="1941" w:author="Ahmed, Manik" w:date="2021-10-19T22:37:00Z"/>
                <w:color w:val="000000"/>
                <w:sz w:val="18"/>
                <w:szCs w:val="18"/>
                <w:rPrChange w:id="1942" w:author="Shamima Akter" w:date="2021-10-21T21:41:00Z">
                  <w:rPr>
                    <w:ins w:id="1943" w:author="Ahmed, Manik" w:date="2021-10-19T22:37:00Z"/>
                    <w:color w:val="000000"/>
                    <w:sz w:val="22"/>
                    <w:szCs w:val="22"/>
                  </w:rPr>
                </w:rPrChange>
              </w:rPr>
            </w:pPr>
            <w:ins w:id="1944" w:author="Ahmed, Manik" w:date="2021-10-19T22:37:00Z">
              <w:r w:rsidRPr="00AA039D">
                <w:rPr>
                  <w:color w:val="000000"/>
                  <w:sz w:val="18"/>
                  <w:szCs w:val="18"/>
                  <w:rPrChange w:id="1945" w:author="Shamima Akter" w:date="2021-10-21T21:41:00Z">
                    <w:rPr>
                      <w:color w:val="000000"/>
                      <w:sz w:val="22"/>
                      <w:szCs w:val="22"/>
                    </w:rPr>
                  </w:rPrChange>
                </w:rPr>
                <w:t>0.01317</w:t>
              </w:r>
            </w:ins>
          </w:p>
        </w:tc>
        <w:tc>
          <w:tcPr>
            <w:tcW w:w="960" w:type="dxa"/>
            <w:tcBorders>
              <w:top w:val="nil"/>
              <w:left w:val="nil"/>
              <w:bottom w:val="single" w:sz="4" w:space="0" w:color="auto"/>
              <w:right w:val="nil"/>
            </w:tcBorders>
            <w:shd w:val="clear" w:color="auto" w:fill="auto"/>
            <w:noWrap/>
            <w:vAlign w:val="center"/>
            <w:hideMark/>
          </w:tcPr>
          <w:p w14:paraId="74B2FEA2" w14:textId="77777777" w:rsidR="003403BF" w:rsidRPr="00AA039D" w:rsidRDefault="003403BF" w:rsidP="003403BF">
            <w:pPr>
              <w:suppressAutoHyphens w:val="0"/>
              <w:jc w:val="center"/>
              <w:rPr>
                <w:ins w:id="1946" w:author="Ahmed, Manik" w:date="2021-10-19T22:37:00Z"/>
                <w:color w:val="000000"/>
                <w:sz w:val="18"/>
                <w:szCs w:val="18"/>
                <w:rPrChange w:id="1947" w:author="Shamima Akter" w:date="2021-10-21T21:41:00Z">
                  <w:rPr>
                    <w:ins w:id="1948" w:author="Ahmed, Manik" w:date="2021-10-19T22:37:00Z"/>
                    <w:color w:val="000000"/>
                    <w:sz w:val="22"/>
                    <w:szCs w:val="22"/>
                  </w:rPr>
                </w:rPrChange>
              </w:rPr>
            </w:pPr>
            <w:ins w:id="1949" w:author="Ahmed, Manik" w:date="2021-10-19T22:37:00Z">
              <w:r w:rsidRPr="00AA039D">
                <w:rPr>
                  <w:color w:val="000000"/>
                  <w:sz w:val="18"/>
                  <w:szCs w:val="18"/>
                  <w:rPrChange w:id="1950" w:author="Shamima Akter" w:date="2021-10-21T21:41:00Z">
                    <w:rPr>
                      <w:color w:val="000000"/>
                      <w:sz w:val="22"/>
                      <w:szCs w:val="22"/>
                    </w:rPr>
                  </w:rPrChange>
                </w:rPr>
                <w:t>11.06</w:t>
              </w:r>
            </w:ins>
          </w:p>
        </w:tc>
      </w:tr>
    </w:tbl>
    <w:p w14:paraId="0F1BFC4B" w14:textId="1E7A170B" w:rsidR="00AE3255" w:rsidRDefault="00AE3255" w:rsidP="00AE3255">
      <w:pPr>
        <w:rPr>
          <w:ins w:id="1951" w:author="Ahmed, Manik" w:date="2021-10-19T22:28:00Z"/>
        </w:rPr>
      </w:pPr>
    </w:p>
    <w:p w14:paraId="0AB08BB0" w14:textId="31EB8F91" w:rsidR="00AE3255" w:rsidRDefault="00AE3255" w:rsidP="00AE3255">
      <w:pPr>
        <w:rPr>
          <w:ins w:id="1952" w:author="Ahmed, Manik" w:date="2021-10-19T22:28:00Z"/>
        </w:rPr>
      </w:pPr>
    </w:p>
    <w:tbl>
      <w:tblPr>
        <w:tblStyle w:val="TableGrid"/>
        <w:tblW w:w="0" w:type="auto"/>
        <w:tblLook w:val="04A0" w:firstRow="1" w:lastRow="0" w:firstColumn="1" w:lastColumn="0" w:noHBand="0" w:noVBand="1"/>
      </w:tblPr>
      <w:tblGrid>
        <w:gridCol w:w="10428"/>
      </w:tblGrid>
      <w:tr w:rsidR="003403BF" w14:paraId="228E95A0" w14:textId="77777777" w:rsidTr="003403BF">
        <w:trPr>
          <w:ins w:id="1953" w:author="Ahmed, Manik" w:date="2021-10-19T22:35:00Z"/>
        </w:trPr>
        <w:tc>
          <w:tcPr>
            <w:tcW w:w="10428" w:type="dxa"/>
          </w:tcPr>
          <w:p w14:paraId="2E6CE4B4" w14:textId="77777777" w:rsidR="003403BF" w:rsidRDefault="003403BF" w:rsidP="00AE3255">
            <w:pPr>
              <w:rPr>
                <w:ins w:id="1954" w:author="Ahmed, Manik" w:date="2021-10-19T22:35:00Z"/>
              </w:rPr>
            </w:pPr>
          </w:p>
        </w:tc>
      </w:tr>
      <w:tr w:rsidR="003403BF" w14:paraId="7AAE34E4" w14:textId="77777777" w:rsidTr="003403BF">
        <w:trPr>
          <w:ins w:id="1955" w:author="Ahmed, Manik" w:date="2021-10-19T22:35:00Z"/>
        </w:trPr>
        <w:tc>
          <w:tcPr>
            <w:tcW w:w="10428" w:type="dxa"/>
          </w:tcPr>
          <w:p w14:paraId="530ED27F" w14:textId="4A6EF82D" w:rsidR="003403BF" w:rsidRDefault="003403BF" w:rsidP="00AE3255">
            <w:pPr>
              <w:rPr>
                <w:ins w:id="1956" w:author="Ahmed, Manik" w:date="2021-10-19T22:35:00Z"/>
              </w:rPr>
            </w:pPr>
            <w:ins w:id="1957" w:author="Ahmed, Manik" w:date="2021-10-19T22:35:00Z">
              <w:r>
                <w:rPr>
                  <w:noProof/>
                </w:rPr>
                <w:lastRenderedPageBreak/>
                <w:drawing>
                  <wp:inline distT="0" distB="0" distL="0" distR="0" wp14:anchorId="1E33AE77" wp14:editId="5D00E224">
                    <wp:extent cx="6628130" cy="2487295"/>
                    <wp:effectExtent l="0" t="0" r="1270" b="8255"/>
                    <wp:docPr id="34" name="Chart 34">
                      <a:extLst xmlns:a="http://schemas.openxmlformats.org/drawingml/2006/main">
                        <a:ext uri="{FF2B5EF4-FFF2-40B4-BE49-F238E27FC236}">
                          <a16:creationId xmlns:a16="http://schemas.microsoft.com/office/drawing/2014/main" id="{E56A965D-9558-4C1B-B3EA-65B68E100F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tc>
      </w:tr>
      <w:tr w:rsidR="003403BF" w14:paraId="334DDF3A" w14:textId="77777777" w:rsidTr="003403BF">
        <w:trPr>
          <w:ins w:id="1958" w:author="Ahmed, Manik" w:date="2021-10-19T22:35:00Z"/>
        </w:trPr>
        <w:tc>
          <w:tcPr>
            <w:tcW w:w="10428" w:type="dxa"/>
          </w:tcPr>
          <w:p w14:paraId="082FF81B" w14:textId="77777777" w:rsidR="003403BF" w:rsidRDefault="003403BF" w:rsidP="00AE3255">
            <w:pPr>
              <w:rPr>
                <w:ins w:id="1959" w:author="Ahmed, Manik" w:date="2021-10-19T22:35:00Z"/>
              </w:rPr>
            </w:pPr>
          </w:p>
        </w:tc>
      </w:tr>
      <w:tr w:rsidR="003403BF" w14:paraId="36C0A4C9" w14:textId="77777777" w:rsidTr="003403BF">
        <w:trPr>
          <w:ins w:id="1960" w:author="Ahmed, Manik" w:date="2021-10-19T22:38:00Z"/>
        </w:trPr>
        <w:tc>
          <w:tcPr>
            <w:tcW w:w="10428" w:type="dxa"/>
          </w:tcPr>
          <w:p w14:paraId="7BCB0661" w14:textId="6A6AC28F" w:rsidR="003403BF" w:rsidRDefault="003403BF" w:rsidP="00AE3255">
            <w:pPr>
              <w:rPr>
                <w:ins w:id="1961" w:author="Ahmed, Manik" w:date="2021-10-19T22:38:00Z"/>
              </w:rPr>
            </w:pPr>
            <w:ins w:id="1962" w:author="Ahmed, Manik" w:date="2021-10-19T22:38:00Z">
              <w:r>
                <w:rPr>
                  <w:noProof/>
                </w:rPr>
                <w:drawing>
                  <wp:inline distT="0" distB="0" distL="0" distR="0" wp14:anchorId="1CB6EA1A" wp14:editId="257A236B">
                    <wp:extent cx="6628130" cy="2495550"/>
                    <wp:effectExtent l="0" t="0" r="127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rotWithShape="1">
                            <a:blip r:embed="rId29">
                              <a:extLst>
                                <a:ext uri="{28A0092B-C50C-407E-A947-70E740481C1C}">
                                  <a14:useLocalDpi xmlns:a14="http://schemas.microsoft.com/office/drawing/2010/main" val="0"/>
                                </a:ext>
                              </a:extLst>
                            </a:blip>
                            <a:srcRect b="33061"/>
                            <a:stretch/>
                          </pic:blipFill>
                          <pic:spPr bwMode="auto">
                            <a:xfrm>
                              <a:off x="0" y="0"/>
                              <a:ext cx="6628130" cy="2495550"/>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34EF8318" w14:textId="63850C41" w:rsidR="00AE3255" w:rsidRDefault="00AE3255" w:rsidP="00AE3255">
      <w:pPr>
        <w:rPr>
          <w:ins w:id="1963" w:author="Ahmed, Manik" w:date="2021-10-19T22:28:00Z"/>
        </w:rPr>
      </w:pPr>
    </w:p>
    <w:p w14:paraId="0233FFF8" w14:textId="1FEF8538" w:rsidR="00AE3255" w:rsidRDefault="00AE3255" w:rsidP="00AE3255">
      <w:pPr>
        <w:rPr>
          <w:ins w:id="1964" w:author="Ahmed, Manik" w:date="2021-10-19T22:28:00Z"/>
        </w:rPr>
      </w:pPr>
    </w:p>
    <w:p w14:paraId="2424C46B" w14:textId="2E01CD72" w:rsidR="001718E0" w:rsidRPr="001718E0" w:rsidRDefault="001718E0" w:rsidP="001718E0">
      <w:pPr>
        <w:spacing w:line="240" w:lineRule="exact"/>
        <w:jc w:val="both"/>
        <w:rPr>
          <w:ins w:id="1965" w:author="Ahmed, Manik" w:date="2021-10-19T22:40:00Z"/>
          <w:bCs/>
          <w:color w:val="000000" w:themeColor="text1"/>
          <w:highlight w:val="yellow"/>
          <w:rPrChange w:id="1966" w:author="Ahmed, Manik" w:date="2021-10-19T22:40:00Z">
            <w:rPr>
              <w:ins w:id="1967" w:author="Ahmed, Manik" w:date="2021-10-19T22:40:00Z"/>
              <w:bCs/>
              <w:color w:val="000000" w:themeColor="text1"/>
              <w:highlight w:val="yellow"/>
              <w:lang w:val="id-ID"/>
            </w:rPr>
          </w:rPrChange>
        </w:rPr>
      </w:pPr>
      <w:ins w:id="1968" w:author="Ahmed, Manik" w:date="2021-10-19T22:40:00Z">
        <w:r>
          <w:rPr>
            <w:bCs/>
            <w:color w:val="000000" w:themeColor="text1"/>
            <w:highlight w:val="yellow"/>
          </w:rPr>
          <w:t>A2 RFE</w:t>
        </w:r>
      </w:ins>
    </w:p>
    <w:p w14:paraId="4BE3066A" w14:textId="77777777" w:rsidR="001718E0" w:rsidRDefault="001718E0" w:rsidP="001718E0">
      <w:pPr>
        <w:spacing w:line="240" w:lineRule="exact"/>
        <w:jc w:val="both"/>
        <w:rPr>
          <w:ins w:id="1969" w:author="Ahmed, Manik" w:date="2021-10-19T22:40:00Z"/>
          <w:bCs/>
          <w:color w:val="000000" w:themeColor="text1"/>
          <w:highlight w:val="yellow"/>
          <w:lang w:val="id-ID"/>
        </w:rPr>
        <w:sectPr w:rsidR="001718E0" w:rsidSect="006712D6">
          <w:type w:val="continuous"/>
          <w:pgSz w:w="11906" w:h="16838"/>
          <w:pgMar w:top="1296" w:right="734" w:bottom="1037" w:left="734" w:header="360" w:footer="634" w:gutter="0"/>
          <w:pgNumType w:start="1"/>
          <w:cols w:space="514"/>
          <w:formProt w:val="0"/>
          <w:titlePg/>
          <w:docGrid w:linePitch="360" w:charSpace="16384"/>
        </w:sectPr>
      </w:pPr>
    </w:p>
    <w:p w14:paraId="085D052E" w14:textId="77777777" w:rsidR="00C33DEF" w:rsidRDefault="00C33DEF" w:rsidP="00C33DEF">
      <w:pPr>
        <w:spacing w:line="240" w:lineRule="exact"/>
        <w:jc w:val="both"/>
        <w:rPr>
          <w:ins w:id="1970" w:author="Shamima Akter" w:date="2021-10-20T16:39:00Z"/>
          <w:bCs/>
          <w:color w:val="000000" w:themeColor="text1"/>
        </w:rPr>
      </w:pPr>
      <w:ins w:id="1971" w:author="Shamima Akter" w:date="2021-10-20T16:39:00Z">
        <w:r w:rsidRPr="009D2495">
          <w:rPr>
            <w:bCs/>
            <w:color w:val="000000" w:themeColor="text1"/>
            <w:highlight w:val="yellow"/>
            <w:lang w:val="id-ID"/>
          </w:rPr>
          <w:t>Table</w:t>
        </w:r>
        <w:r w:rsidRPr="009D2495">
          <w:rPr>
            <w:bCs/>
            <w:color w:val="000000" w:themeColor="text1"/>
            <w:highlight w:val="yellow"/>
          </w:rPr>
          <w:t xml:space="preserve"> 4</w:t>
        </w:r>
        <w:r w:rsidRPr="009D2495">
          <w:rPr>
            <w:bCs/>
            <w:color w:val="000000" w:themeColor="text1"/>
            <w:highlight w:val="yellow"/>
            <w:lang w:val="id-ID"/>
          </w:rPr>
          <w:t xml:space="preserve"> provides the experimental results of the proposed</w:t>
        </w:r>
        <w:r w:rsidRPr="009D2495">
          <w:rPr>
            <w:bCs/>
            <w:color w:val="000000" w:themeColor="text1"/>
            <w:highlight w:val="yellow"/>
          </w:rPr>
          <w:t xml:space="preserve"> seven DL</w:t>
        </w:r>
        <w:r w:rsidRPr="009D2495">
          <w:rPr>
            <w:bCs/>
            <w:color w:val="000000" w:themeColor="text1"/>
            <w:highlight w:val="yellow"/>
            <w:lang w:val="id-ID"/>
          </w:rPr>
          <w:t>classifier</w:t>
        </w:r>
        <w:r w:rsidRPr="009D2495">
          <w:rPr>
            <w:bCs/>
            <w:color w:val="000000" w:themeColor="text1"/>
            <w:highlight w:val="yellow"/>
          </w:rPr>
          <w:t>s and represents the d</w:t>
        </w:r>
        <w:r w:rsidRPr="009D2495">
          <w:rPr>
            <w:bCs/>
            <w:color w:val="000000" w:themeColor="text1"/>
            <w:highlight w:val="yellow"/>
            <w:lang w:val="id-ID"/>
          </w:rPr>
          <w:t>ifferent measures such as Accuracy</w:t>
        </w:r>
        <w:r w:rsidRPr="009D2495">
          <w:rPr>
            <w:bCs/>
            <w:color w:val="000000" w:themeColor="text1"/>
            <w:highlight w:val="yellow"/>
          </w:rPr>
          <w:t>,</w:t>
        </w:r>
        <w:r w:rsidRPr="009D2495">
          <w:rPr>
            <w:bCs/>
            <w:color w:val="000000" w:themeColor="text1"/>
            <w:highlight w:val="yellow"/>
            <w:lang w:val="id-ID"/>
          </w:rPr>
          <w:t>Precision, Recall, F1 Score, AUC, Loss,</w:t>
        </w:r>
        <w:r w:rsidRPr="009D2495">
          <w:rPr>
            <w:bCs/>
            <w:color w:val="000000" w:themeColor="text1"/>
            <w:highlight w:val="yellow"/>
          </w:rPr>
          <w:t xml:space="preserve"> </w:t>
        </w:r>
        <w:r w:rsidRPr="009D2495">
          <w:rPr>
            <w:bCs/>
            <w:color w:val="000000" w:themeColor="text1"/>
            <w:highlight w:val="yellow"/>
            <w:lang w:val="id-ID"/>
          </w:rPr>
          <w:t>and Val</w:t>
        </w:r>
        <w:proofErr w:type="spellStart"/>
        <w:r w:rsidRPr="009D2495">
          <w:rPr>
            <w:bCs/>
            <w:color w:val="000000" w:themeColor="text1"/>
            <w:highlight w:val="yellow"/>
          </w:rPr>
          <w:t>idation</w:t>
        </w:r>
        <w:proofErr w:type="spellEnd"/>
        <w:r w:rsidRPr="009D2495">
          <w:rPr>
            <w:bCs/>
            <w:color w:val="000000" w:themeColor="text1"/>
            <w:highlight w:val="yellow"/>
          </w:rPr>
          <w:t xml:space="preserve"> </w:t>
        </w:r>
        <w:r w:rsidRPr="009D2495">
          <w:rPr>
            <w:bCs/>
            <w:color w:val="000000" w:themeColor="text1"/>
            <w:highlight w:val="yellow"/>
            <w:lang w:val="id-ID"/>
          </w:rPr>
          <w:t>loss</w:t>
        </w:r>
        <w:r w:rsidRPr="009D2495">
          <w:rPr>
            <w:bCs/>
            <w:color w:val="000000" w:themeColor="text1"/>
            <w:highlight w:val="yellow"/>
          </w:rPr>
          <w:t xml:space="preserve"> (errors) </w:t>
        </w:r>
        <w:r w:rsidRPr="009D2495">
          <w:rPr>
            <w:bCs/>
            <w:color w:val="000000" w:themeColor="text1"/>
            <w:highlight w:val="yellow"/>
          </w:rPr>
          <w:fldChar w:fldCharType="begin" w:fldLock="1"/>
        </w:r>
        <w:r w:rsidRPr="009D2495">
          <w:rPr>
            <w:bCs/>
            <w:color w:val="000000" w:themeColor="text1"/>
            <w:highlight w:val="yellow"/>
          </w:rPr>
          <w: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instrText>
        </w:r>
        <w:r w:rsidRPr="009D2495">
          <w:rPr>
            <w:bCs/>
            <w:color w:val="000000" w:themeColor="text1"/>
            <w:highlight w:val="yellow"/>
          </w:rPr>
          <w:fldChar w:fldCharType="separate"/>
        </w:r>
        <w:r w:rsidRPr="009D2495">
          <w:rPr>
            <w:bCs/>
            <w:noProof/>
            <w:color w:val="000000" w:themeColor="text1"/>
            <w:highlight w:val="yellow"/>
          </w:rPr>
          <w:t>[35]</w:t>
        </w:r>
        <w:r w:rsidRPr="009D2495">
          <w:rPr>
            <w:bCs/>
            <w:color w:val="000000" w:themeColor="text1"/>
            <w:highlight w:val="yellow"/>
          </w:rPr>
          <w:fldChar w:fldCharType="end"/>
        </w:r>
        <w:r w:rsidRPr="009D2495">
          <w:rPr>
            <w:bCs/>
            <w:color w:val="000000" w:themeColor="text1"/>
            <w:highlight w:val="yellow"/>
            <w:lang w:val="id-ID"/>
          </w:rPr>
          <w:t xml:space="preserve">. All of these measurements should have values as </w:t>
        </w:r>
        <w:r w:rsidRPr="009D2495">
          <w:rPr>
            <w:bCs/>
            <w:color w:val="000000" w:themeColor="text1"/>
            <w:highlight w:val="yellow"/>
          </w:rPr>
          <w:t xml:space="preserve">close to </w:t>
        </w:r>
        <w:r w:rsidRPr="009D2495">
          <w:rPr>
            <w:bCs/>
            <w:color w:val="000000" w:themeColor="text1"/>
            <w:highlight w:val="yellow"/>
            <w:lang w:val="id-ID"/>
          </w:rPr>
          <w:t>100</w:t>
        </w:r>
        <w:r w:rsidRPr="009D2495">
          <w:rPr>
            <w:bCs/>
            <w:color w:val="000000" w:themeColor="text1"/>
            <w:highlight w:val="yellow"/>
          </w:rPr>
          <w:t>.</w:t>
        </w:r>
        <w:r w:rsidRPr="009D2495">
          <w:rPr>
            <w:bCs/>
            <w:color w:val="000000" w:themeColor="text1"/>
            <w:highlight w:val="yellow"/>
            <w:lang w:val="id-ID"/>
          </w:rPr>
          <w:t xml:space="preserve"> We consider</w:t>
        </w:r>
        <w:r w:rsidRPr="009D2495">
          <w:rPr>
            <w:bCs/>
            <w:color w:val="000000" w:themeColor="text1"/>
            <w:highlight w:val="yellow"/>
          </w:rPr>
          <w:t>ed</w:t>
        </w:r>
        <w:r w:rsidRPr="009D2495">
          <w:rPr>
            <w:bCs/>
            <w:color w:val="000000" w:themeColor="text1"/>
            <w:highlight w:val="yellow"/>
            <w:lang w:val="id-ID"/>
          </w:rPr>
          <w:t xml:space="preserve"> the classifier that </w:t>
        </w:r>
        <w:r w:rsidRPr="009D2495">
          <w:rPr>
            <w:bCs/>
            <w:color w:val="000000" w:themeColor="text1"/>
            <w:highlight w:val="yellow"/>
          </w:rPr>
          <w:t>handles</w:t>
        </w:r>
        <w:r w:rsidRPr="009D2495">
          <w:rPr>
            <w:bCs/>
            <w:color w:val="000000" w:themeColor="text1"/>
            <w:highlight w:val="yellow"/>
            <w:lang w:val="id-ID"/>
          </w:rPr>
          <w:t xml:space="preserve"> the greatest score to be the best classification algorithm.</w:t>
        </w:r>
        <w:r>
          <w:rPr>
            <w:bCs/>
            <w:color w:val="000000" w:themeColor="text1"/>
          </w:rPr>
          <w:t xml:space="preserve"> </w:t>
        </w:r>
        <w:r w:rsidRPr="00577BFD">
          <w:rPr>
            <w:color w:val="000000" w:themeColor="text1"/>
          </w:rPr>
          <w:t xml:space="preserve">All the models showed </w:t>
        </w:r>
        <w:r>
          <w:rPr>
            <w:color w:val="000000" w:themeColor="text1"/>
          </w:rPr>
          <w:t>80</w:t>
        </w:r>
        <w:r w:rsidRPr="00577BFD">
          <w:rPr>
            <w:color w:val="000000" w:themeColor="text1"/>
          </w:rPr>
          <w:t xml:space="preserve"> to over 90% accuracy, where three models showed 97% accuracy. Out of all algorithms, ANN showed the highest accuracy of 97%, followed by LSTM and Bidirectional LSTM -90% and 91% respectively, GRU-93% and BidirectionalGRU-91%, </w:t>
        </w:r>
        <w:r w:rsidRPr="00577BFD">
          <w:rPr>
            <w:color w:val="000000" w:themeColor="text1"/>
          </w:rPr>
          <w:t xml:space="preserve">Perceptron-97%, and Simple RNN-97%. Table 4 shows the overall accuracy, precision, recall, and F1 score for all </w:t>
        </w:r>
        <w:r>
          <w:rPr>
            <w:color w:val="000000" w:themeColor="text1"/>
          </w:rPr>
          <w:t>DL</w:t>
        </w:r>
        <w:r w:rsidRPr="00577BFD">
          <w:rPr>
            <w:color w:val="000000" w:themeColor="text1"/>
          </w:rPr>
          <w:t xml:space="preserve"> models</w:t>
        </w:r>
        <w:r>
          <w:rPr>
            <w:color w:val="000000" w:themeColor="text1"/>
          </w:rPr>
          <w:t xml:space="preserve">. </w:t>
        </w:r>
        <w:r w:rsidRPr="009D2495">
          <w:rPr>
            <w:bCs/>
            <w:color w:val="000000" w:themeColor="text1"/>
            <w:highlight w:val="yellow"/>
            <w:lang w:val="id-ID"/>
          </w:rPr>
          <w:t>ANN showed the same percentage of Precision and F1 scores (97%)</w:t>
        </w:r>
        <w:r w:rsidRPr="009D2495">
          <w:rPr>
            <w:bCs/>
            <w:color w:val="000000" w:themeColor="text1"/>
            <w:highlight w:val="yellow"/>
          </w:rPr>
          <w:t xml:space="preserve"> and </w:t>
        </w:r>
        <w:r w:rsidRPr="009D2495">
          <w:rPr>
            <w:bCs/>
            <w:color w:val="000000" w:themeColor="text1"/>
            <w:highlight w:val="yellow"/>
            <w:lang w:val="id-ID"/>
          </w:rPr>
          <w:t>Recall</w:t>
        </w:r>
        <w:r w:rsidRPr="009D2495">
          <w:rPr>
            <w:bCs/>
            <w:color w:val="000000" w:themeColor="text1"/>
            <w:highlight w:val="yellow"/>
          </w:rPr>
          <w:t xml:space="preserve"> (</w:t>
        </w:r>
        <w:r w:rsidRPr="009D2495">
          <w:rPr>
            <w:bCs/>
            <w:color w:val="000000" w:themeColor="text1"/>
            <w:highlight w:val="yellow"/>
            <w:lang w:val="id-ID"/>
          </w:rPr>
          <w:t>98%</w:t>
        </w:r>
        <w:r w:rsidRPr="009D2495">
          <w:rPr>
            <w:bCs/>
            <w:color w:val="000000" w:themeColor="text1"/>
            <w:highlight w:val="yellow"/>
          </w:rPr>
          <w:t xml:space="preserve">). The values of </w:t>
        </w:r>
        <w:r w:rsidRPr="009D2495">
          <w:rPr>
            <w:bCs/>
            <w:color w:val="000000" w:themeColor="text1"/>
            <w:highlight w:val="yellow"/>
            <w:lang w:val="id-ID"/>
          </w:rPr>
          <w:t xml:space="preserve">Precision, Recall, and F1 scores of </w:t>
        </w:r>
        <w:r w:rsidRPr="009D2495">
          <w:rPr>
            <w:bCs/>
            <w:color w:val="000000" w:themeColor="text1"/>
            <w:highlight w:val="yellow"/>
          </w:rPr>
          <w:t>Simple</w:t>
        </w:r>
        <w:r w:rsidRPr="009D2495">
          <w:rPr>
            <w:bCs/>
            <w:color w:val="000000" w:themeColor="text1"/>
            <w:highlight w:val="yellow"/>
            <w:lang w:val="id-ID"/>
          </w:rPr>
          <w:t xml:space="preserve"> RNN and MLP are the same as ANN.</w:t>
        </w:r>
        <w:r w:rsidRPr="009D2495">
          <w:rPr>
            <w:bCs/>
            <w:color w:val="000000" w:themeColor="text1"/>
            <w:highlight w:val="yellow"/>
          </w:rPr>
          <w:t xml:space="preserve">These </w:t>
        </w:r>
        <w:r w:rsidRPr="009D2495">
          <w:rPr>
            <w:bCs/>
            <w:color w:val="000000" w:themeColor="text1"/>
            <w:highlight w:val="yellow"/>
            <w:lang w:val="id-ID"/>
          </w:rPr>
          <w:t>three scores</w:t>
        </w:r>
        <w:r w:rsidRPr="009D2495">
          <w:rPr>
            <w:bCs/>
            <w:color w:val="000000" w:themeColor="text1"/>
            <w:highlight w:val="yellow"/>
          </w:rPr>
          <w:t xml:space="preserve"> </w:t>
        </w:r>
        <w:r w:rsidRPr="009D2495">
          <w:rPr>
            <w:bCs/>
            <w:color w:val="000000" w:themeColor="text1"/>
            <w:highlight w:val="yellow"/>
            <w:lang w:val="id-ID"/>
          </w:rPr>
          <w:t>are</w:t>
        </w:r>
        <w:r w:rsidRPr="009D2495">
          <w:rPr>
            <w:bCs/>
            <w:color w:val="000000" w:themeColor="text1"/>
            <w:highlight w:val="yellow"/>
          </w:rPr>
          <w:t xml:space="preserve"> 92%</w:t>
        </w:r>
        <w:r w:rsidRPr="009D2495">
          <w:rPr>
            <w:bCs/>
            <w:color w:val="000000" w:themeColor="text1"/>
            <w:highlight w:val="yellow"/>
            <w:lang w:val="id-ID"/>
          </w:rPr>
          <w:t xml:space="preserve"> for GRU. Precision, Recall, and F1 score of</w:t>
        </w:r>
        <w:r w:rsidRPr="009D2495">
          <w:rPr>
            <w:bCs/>
            <w:color w:val="000000" w:themeColor="text1"/>
            <w:highlight w:val="yellow"/>
          </w:rPr>
          <w:t xml:space="preserve"> both </w:t>
        </w:r>
        <w:r w:rsidRPr="009D2495">
          <w:rPr>
            <w:bCs/>
            <w:color w:val="000000" w:themeColor="text1"/>
            <w:highlight w:val="yellow"/>
            <w:lang w:val="id-ID"/>
          </w:rPr>
          <w:t xml:space="preserve">Bidirectional GRU </w:t>
        </w:r>
        <w:r w:rsidRPr="009D2495">
          <w:rPr>
            <w:bCs/>
            <w:color w:val="000000" w:themeColor="text1"/>
            <w:highlight w:val="yellow"/>
          </w:rPr>
          <w:t xml:space="preserve">and </w:t>
        </w:r>
        <w:r w:rsidRPr="009D2495">
          <w:rPr>
            <w:bCs/>
            <w:color w:val="000000" w:themeColor="text1"/>
            <w:highlight w:val="yellow"/>
            <w:lang w:val="id-ID"/>
          </w:rPr>
          <w:t xml:space="preserve">Bidirectional LSTM </w:t>
        </w:r>
        <w:r w:rsidRPr="009D2495">
          <w:rPr>
            <w:bCs/>
            <w:color w:val="000000" w:themeColor="text1"/>
            <w:highlight w:val="yellow"/>
          </w:rPr>
          <w:t xml:space="preserve">are the same i.e., </w:t>
        </w:r>
        <w:r w:rsidRPr="009D2495">
          <w:rPr>
            <w:bCs/>
            <w:color w:val="000000" w:themeColor="text1"/>
            <w:highlight w:val="yellow"/>
            <w:lang w:val="id-ID"/>
          </w:rPr>
          <w:t>91%, 90%, and 90% respectively</w:t>
        </w:r>
        <w:r w:rsidRPr="009D2495">
          <w:rPr>
            <w:bCs/>
            <w:color w:val="000000" w:themeColor="text1"/>
            <w:highlight w:val="yellow"/>
          </w:rPr>
          <w:t>. W</w:t>
        </w:r>
        <w:r w:rsidRPr="009D2495">
          <w:rPr>
            <w:bCs/>
            <w:color w:val="000000" w:themeColor="text1"/>
            <w:highlight w:val="yellow"/>
            <w:lang w:val="id-ID"/>
          </w:rPr>
          <w:t>hile predicting CKD disease</w:t>
        </w:r>
        <w:r w:rsidRPr="009D2495">
          <w:rPr>
            <w:bCs/>
            <w:color w:val="000000" w:themeColor="text1"/>
            <w:highlight w:val="yellow"/>
          </w:rPr>
          <w:t xml:space="preserve">, </w:t>
        </w:r>
        <w:r w:rsidRPr="009D2495">
          <w:rPr>
            <w:bCs/>
            <w:color w:val="000000" w:themeColor="text1"/>
            <w:highlight w:val="yellow"/>
            <w:lang w:val="id-ID"/>
          </w:rPr>
          <w:t>LSTM showed Precision</w:t>
        </w:r>
        <w:r w:rsidRPr="009D2495">
          <w:rPr>
            <w:bCs/>
            <w:color w:val="000000" w:themeColor="text1"/>
            <w:highlight w:val="yellow"/>
          </w:rPr>
          <w:t xml:space="preserve"> (</w:t>
        </w:r>
        <w:r w:rsidRPr="009D2495">
          <w:rPr>
            <w:bCs/>
            <w:color w:val="000000" w:themeColor="text1"/>
            <w:highlight w:val="yellow"/>
            <w:lang w:val="id-ID"/>
          </w:rPr>
          <w:t>90%</w:t>
        </w:r>
        <w:r w:rsidRPr="009D2495">
          <w:rPr>
            <w:bCs/>
            <w:color w:val="000000" w:themeColor="text1"/>
            <w:highlight w:val="yellow"/>
          </w:rPr>
          <w:t>)</w:t>
        </w:r>
        <w:r w:rsidRPr="009D2495">
          <w:rPr>
            <w:bCs/>
            <w:color w:val="000000" w:themeColor="text1"/>
            <w:highlight w:val="yellow"/>
            <w:lang w:val="id-ID"/>
          </w:rPr>
          <w:t>,</w:t>
        </w:r>
        <w:r w:rsidRPr="009D2495">
          <w:rPr>
            <w:bCs/>
            <w:color w:val="000000" w:themeColor="text1"/>
            <w:highlight w:val="yellow"/>
          </w:rPr>
          <w:t xml:space="preserve"> </w:t>
        </w:r>
        <w:r w:rsidRPr="009D2495">
          <w:rPr>
            <w:bCs/>
            <w:color w:val="000000" w:themeColor="text1"/>
            <w:highlight w:val="yellow"/>
            <w:lang w:val="id-ID"/>
          </w:rPr>
          <w:t>Recal</w:t>
        </w:r>
        <w:r>
          <w:rPr>
            <w:bCs/>
            <w:color w:val="000000" w:themeColor="text1"/>
            <w:highlight w:val="yellow"/>
          </w:rPr>
          <w:t>l</w:t>
        </w:r>
        <w:r w:rsidRPr="009D2495">
          <w:rPr>
            <w:bCs/>
            <w:color w:val="000000" w:themeColor="text1"/>
            <w:highlight w:val="yellow"/>
          </w:rPr>
          <w:t xml:space="preserve"> (</w:t>
        </w:r>
        <w:r w:rsidRPr="009D2495">
          <w:rPr>
            <w:bCs/>
            <w:color w:val="000000" w:themeColor="text1"/>
            <w:highlight w:val="yellow"/>
            <w:lang w:val="id-ID"/>
          </w:rPr>
          <w:t>88%</w:t>
        </w:r>
        <w:r w:rsidRPr="009D2495">
          <w:rPr>
            <w:bCs/>
            <w:color w:val="000000" w:themeColor="text1"/>
            <w:highlight w:val="yellow"/>
          </w:rPr>
          <w:t>),</w:t>
        </w:r>
        <w:r w:rsidRPr="009D2495">
          <w:rPr>
            <w:bCs/>
            <w:color w:val="000000" w:themeColor="text1"/>
            <w:highlight w:val="yellow"/>
            <w:lang w:val="id-ID"/>
          </w:rPr>
          <w:t xml:space="preserve"> and F1 score</w:t>
        </w:r>
        <w:r w:rsidRPr="009D2495">
          <w:rPr>
            <w:bCs/>
            <w:color w:val="000000" w:themeColor="text1"/>
            <w:highlight w:val="yellow"/>
          </w:rPr>
          <w:t xml:space="preserve"> (</w:t>
        </w:r>
        <w:r w:rsidRPr="009D2495">
          <w:rPr>
            <w:bCs/>
            <w:color w:val="000000" w:themeColor="text1"/>
            <w:highlight w:val="yellow"/>
            <w:lang w:val="id-ID"/>
          </w:rPr>
          <w:t>89%</w:t>
        </w:r>
        <w:r w:rsidRPr="009D2495">
          <w:rPr>
            <w:bCs/>
            <w:color w:val="000000" w:themeColor="text1"/>
            <w:highlight w:val="yellow"/>
          </w:rPr>
          <w:t>).</w:t>
        </w:r>
      </w:ins>
    </w:p>
    <w:p w14:paraId="2B7DF03E" w14:textId="6C154DF8" w:rsidR="001718E0" w:rsidDel="00C33DEF" w:rsidRDefault="001718E0" w:rsidP="001718E0">
      <w:pPr>
        <w:spacing w:line="240" w:lineRule="exact"/>
        <w:jc w:val="both"/>
        <w:rPr>
          <w:ins w:id="1972" w:author="Ahmed, Manik" w:date="2021-10-19T22:40:00Z"/>
          <w:del w:id="1973" w:author="Shamima Akter" w:date="2021-10-20T16:39:00Z"/>
          <w:bCs/>
          <w:color w:val="000000" w:themeColor="text1"/>
        </w:rPr>
      </w:pPr>
      <w:ins w:id="1974" w:author="Ahmed, Manik" w:date="2021-10-19T22:40:00Z">
        <w:del w:id="1975" w:author="Shamima Akter" w:date="2021-10-20T16:39:00Z">
          <w:r w:rsidRPr="009D2495" w:rsidDel="00C33DEF">
            <w:rPr>
              <w:bCs/>
              <w:color w:val="000000" w:themeColor="text1"/>
              <w:highlight w:val="yellow"/>
              <w:lang w:val="id-ID"/>
            </w:rPr>
            <w:delText>Table</w:delText>
          </w:r>
          <w:r w:rsidRPr="009D2495" w:rsidDel="00C33DEF">
            <w:rPr>
              <w:bCs/>
              <w:color w:val="000000" w:themeColor="text1"/>
              <w:highlight w:val="yellow"/>
            </w:rPr>
            <w:delText xml:space="preserve"> 4</w:delText>
          </w:r>
          <w:r w:rsidRPr="009D2495" w:rsidDel="00C33DEF">
            <w:rPr>
              <w:bCs/>
              <w:color w:val="000000" w:themeColor="text1"/>
              <w:highlight w:val="yellow"/>
              <w:lang w:val="id-ID"/>
            </w:rPr>
            <w:delText xml:space="preserve"> provides the experimental results of the proposed</w:delText>
          </w:r>
          <w:r w:rsidRPr="009D2495" w:rsidDel="00C33DEF">
            <w:rPr>
              <w:bCs/>
              <w:color w:val="000000" w:themeColor="text1"/>
              <w:highlight w:val="yellow"/>
            </w:rPr>
            <w:delText xml:space="preserve"> seven DL</w:delText>
          </w:r>
          <w:r w:rsidRPr="009D2495" w:rsidDel="00C33DEF">
            <w:rPr>
              <w:bCs/>
              <w:color w:val="000000" w:themeColor="text1"/>
              <w:highlight w:val="yellow"/>
              <w:lang w:val="id-ID"/>
            </w:rPr>
            <w:delText>classifier</w:delText>
          </w:r>
          <w:r w:rsidRPr="009D2495" w:rsidDel="00C33DEF">
            <w:rPr>
              <w:bCs/>
              <w:color w:val="000000" w:themeColor="text1"/>
              <w:highlight w:val="yellow"/>
            </w:rPr>
            <w:delText>s and represents the d</w:delText>
          </w:r>
          <w:r w:rsidRPr="009D2495" w:rsidDel="00C33DEF">
            <w:rPr>
              <w:bCs/>
              <w:color w:val="000000" w:themeColor="text1"/>
              <w:highlight w:val="yellow"/>
              <w:lang w:val="id-ID"/>
            </w:rPr>
            <w:delText>ifferent measures such as Accuracy</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Precision, Recall, F1 Score, AUC, Loss,</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and Val</w:delText>
          </w:r>
          <w:r w:rsidRPr="009D2495" w:rsidDel="00C33DEF">
            <w:rPr>
              <w:bCs/>
              <w:color w:val="000000" w:themeColor="text1"/>
              <w:highlight w:val="yellow"/>
            </w:rPr>
            <w:delText xml:space="preserve">idation </w:delText>
          </w:r>
          <w:r w:rsidRPr="009D2495" w:rsidDel="00C33DEF">
            <w:rPr>
              <w:bCs/>
              <w:color w:val="000000" w:themeColor="text1"/>
              <w:highlight w:val="yellow"/>
              <w:lang w:val="id-ID"/>
            </w:rPr>
            <w:delText>loss</w:delText>
          </w:r>
          <w:r w:rsidRPr="009D2495" w:rsidDel="00C33DEF">
            <w:rPr>
              <w:bCs/>
              <w:color w:val="000000" w:themeColor="text1"/>
              <w:highlight w:val="yellow"/>
            </w:rPr>
            <w:delText xml:space="preserve"> (errors) </w:delText>
          </w:r>
          <w:r w:rsidRPr="009D2495" w:rsidDel="00C33DEF">
            <w:rPr>
              <w:bCs/>
              <w:color w:val="000000" w:themeColor="text1"/>
              <w:highlight w:val="yellow"/>
            </w:rPr>
            <w:fldChar w:fldCharType="begin" w:fldLock="1"/>
          </w:r>
          <w:r w:rsidRPr="009D2495" w:rsidDel="00C33DEF">
            <w:rPr>
              <w:bCs/>
              <w:color w:val="000000" w:themeColor="text1"/>
              <w:highlight w:val="yellow"/>
            </w:rPr>
            <w:del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delInstrText>
          </w:r>
          <w:r w:rsidRPr="009D2495" w:rsidDel="00C33DEF">
            <w:rPr>
              <w:bCs/>
              <w:color w:val="000000" w:themeColor="text1"/>
              <w:highlight w:val="yellow"/>
            </w:rPr>
            <w:fldChar w:fldCharType="separate"/>
          </w:r>
          <w:r w:rsidRPr="009D2495" w:rsidDel="00C33DEF">
            <w:rPr>
              <w:bCs/>
              <w:noProof/>
              <w:color w:val="000000" w:themeColor="text1"/>
              <w:highlight w:val="yellow"/>
            </w:rPr>
            <w:delText>[35]</w:delText>
          </w:r>
          <w:r w:rsidRPr="009D2495" w:rsidDel="00C33DEF">
            <w:rPr>
              <w:bCs/>
              <w:color w:val="000000" w:themeColor="text1"/>
              <w:highlight w:val="yellow"/>
            </w:rPr>
            <w:fldChar w:fldCharType="end"/>
          </w:r>
          <w:r w:rsidRPr="009D2495" w:rsidDel="00C33DEF">
            <w:rPr>
              <w:bCs/>
              <w:color w:val="000000" w:themeColor="text1"/>
              <w:highlight w:val="yellow"/>
              <w:lang w:val="id-ID"/>
            </w:rPr>
            <w:delText xml:space="preserve">. All of these measurements should have values as </w:delText>
          </w:r>
          <w:r w:rsidRPr="009D2495" w:rsidDel="00C33DEF">
            <w:rPr>
              <w:bCs/>
              <w:color w:val="000000" w:themeColor="text1"/>
              <w:highlight w:val="yellow"/>
            </w:rPr>
            <w:delText xml:space="preserve">close to </w:delText>
          </w:r>
          <w:r w:rsidRPr="009D2495" w:rsidDel="00C33DEF">
            <w:rPr>
              <w:bCs/>
              <w:color w:val="000000" w:themeColor="text1"/>
              <w:highlight w:val="yellow"/>
              <w:lang w:val="id-ID"/>
            </w:rPr>
            <w:delText>100</w:delText>
          </w:r>
          <w:r w:rsidRPr="009D2495" w:rsidDel="00C33DEF">
            <w:rPr>
              <w:bCs/>
              <w:color w:val="000000" w:themeColor="text1"/>
              <w:highlight w:val="yellow"/>
            </w:rPr>
            <w:delText>.</w:delText>
          </w:r>
          <w:r w:rsidRPr="009D2495" w:rsidDel="00C33DEF">
            <w:rPr>
              <w:bCs/>
              <w:color w:val="000000" w:themeColor="text1"/>
              <w:highlight w:val="yellow"/>
              <w:lang w:val="id-ID"/>
            </w:rPr>
            <w:delText xml:space="preserve"> We consider</w:delText>
          </w:r>
          <w:r w:rsidRPr="009D2495" w:rsidDel="00C33DEF">
            <w:rPr>
              <w:bCs/>
              <w:color w:val="000000" w:themeColor="text1"/>
              <w:highlight w:val="yellow"/>
            </w:rPr>
            <w:delText>ed</w:delText>
          </w:r>
          <w:r w:rsidRPr="009D2495" w:rsidDel="00C33DEF">
            <w:rPr>
              <w:bCs/>
              <w:color w:val="000000" w:themeColor="text1"/>
              <w:highlight w:val="yellow"/>
              <w:lang w:val="id-ID"/>
            </w:rPr>
            <w:delText xml:space="preserve"> the classifier that </w:delText>
          </w:r>
          <w:r w:rsidRPr="009D2495" w:rsidDel="00C33DEF">
            <w:rPr>
              <w:bCs/>
              <w:color w:val="000000" w:themeColor="text1"/>
              <w:highlight w:val="yellow"/>
            </w:rPr>
            <w:delText>handles</w:delText>
          </w:r>
          <w:r w:rsidRPr="009D2495" w:rsidDel="00C33DEF">
            <w:rPr>
              <w:bCs/>
              <w:color w:val="000000" w:themeColor="text1"/>
              <w:highlight w:val="yellow"/>
              <w:lang w:val="id-ID"/>
            </w:rPr>
            <w:delText xml:space="preserve"> the greatest score to be the best classification algorithm. ANN showed the same percentage of Precision and F1 scores (97%)</w:delText>
          </w:r>
          <w:r w:rsidRPr="009D2495" w:rsidDel="00C33DEF">
            <w:rPr>
              <w:bCs/>
              <w:color w:val="000000" w:themeColor="text1"/>
              <w:highlight w:val="yellow"/>
            </w:rPr>
            <w:delText xml:space="preserve"> and </w:delText>
          </w:r>
          <w:r w:rsidRPr="009D2495" w:rsidDel="00C33DEF">
            <w:rPr>
              <w:bCs/>
              <w:color w:val="000000" w:themeColor="text1"/>
              <w:highlight w:val="yellow"/>
              <w:lang w:val="id-ID"/>
            </w:rPr>
            <w:delText>Recall</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98%</w:delText>
          </w:r>
          <w:r w:rsidRPr="009D2495" w:rsidDel="00C33DEF">
            <w:rPr>
              <w:bCs/>
              <w:color w:val="000000" w:themeColor="text1"/>
              <w:highlight w:val="yellow"/>
            </w:rPr>
            <w:delText xml:space="preserve">). The values of </w:delText>
          </w:r>
          <w:r w:rsidRPr="009D2495" w:rsidDel="00C33DEF">
            <w:rPr>
              <w:bCs/>
              <w:color w:val="000000" w:themeColor="text1"/>
              <w:highlight w:val="yellow"/>
              <w:lang w:val="id-ID"/>
            </w:rPr>
            <w:delText xml:space="preserve">Precision, Recall, and F1 scores of </w:delText>
          </w:r>
          <w:r w:rsidRPr="009D2495" w:rsidDel="00C33DEF">
            <w:rPr>
              <w:bCs/>
              <w:color w:val="000000" w:themeColor="text1"/>
              <w:highlight w:val="yellow"/>
            </w:rPr>
            <w:delText>Simple</w:delText>
          </w:r>
          <w:r w:rsidRPr="009D2495" w:rsidDel="00C33DEF">
            <w:rPr>
              <w:bCs/>
              <w:color w:val="000000" w:themeColor="text1"/>
              <w:highlight w:val="yellow"/>
              <w:lang w:val="id-ID"/>
            </w:rPr>
            <w:delText xml:space="preserve"> RNN and MLP are the same as ANN. </w:delText>
          </w:r>
          <w:r w:rsidRPr="009D2495" w:rsidDel="00C33DEF">
            <w:rPr>
              <w:bCs/>
              <w:color w:val="000000" w:themeColor="text1"/>
              <w:highlight w:val="yellow"/>
            </w:rPr>
            <w:delText xml:space="preserve">These </w:delText>
          </w:r>
          <w:r w:rsidRPr="009D2495" w:rsidDel="00C33DEF">
            <w:rPr>
              <w:bCs/>
              <w:color w:val="000000" w:themeColor="text1"/>
              <w:highlight w:val="yellow"/>
              <w:lang w:val="id-ID"/>
            </w:rPr>
            <w:delText>three scores</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are</w:delText>
          </w:r>
          <w:r w:rsidRPr="009D2495" w:rsidDel="00C33DEF">
            <w:rPr>
              <w:bCs/>
              <w:color w:val="000000" w:themeColor="text1"/>
              <w:highlight w:val="yellow"/>
            </w:rPr>
            <w:delText xml:space="preserve"> 92%</w:delText>
          </w:r>
          <w:r w:rsidRPr="009D2495" w:rsidDel="00C33DEF">
            <w:rPr>
              <w:bCs/>
              <w:color w:val="000000" w:themeColor="text1"/>
              <w:highlight w:val="yellow"/>
              <w:lang w:val="id-ID"/>
            </w:rPr>
            <w:delText xml:space="preserve"> for GRU. Precision, Recall, and F1 score of</w:delText>
          </w:r>
          <w:r w:rsidRPr="009D2495" w:rsidDel="00C33DEF">
            <w:rPr>
              <w:bCs/>
              <w:color w:val="000000" w:themeColor="text1"/>
              <w:highlight w:val="yellow"/>
            </w:rPr>
            <w:delText xml:space="preserve"> both </w:delText>
          </w:r>
          <w:r w:rsidRPr="009D2495" w:rsidDel="00C33DEF">
            <w:rPr>
              <w:bCs/>
              <w:color w:val="000000" w:themeColor="text1"/>
              <w:highlight w:val="yellow"/>
              <w:lang w:val="id-ID"/>
            </w:rPr>
            <w:delText xml:space="preserve">Bidirectional GRU </w:delText>
          </w:r>
          <w:r w:rsidRPr="009D2495" w:rsidDel="00C33DEF">
            <w:rPr>
              <w:bCs/>
              <w:color w:val="000000" w:themeColor="text1"/>
              <w:highlight w:val="yellow"/>
            </w:rPr>
            <w:delText xml:space="preserve">and </w:delText>
          </w:r>
          <w:r w:rsidRPr="009D2495" w:rsidDel="00C33DEF">
            <w:rPr>
              <w:bCs/>
              <w:color w:val="000000" w:themeColor="text1"/>
              <w:highlight w:val="yellow"/>
              <w:lang w:val="id-ID"/>
            </w:rPr>
            <w:delText xml:space="preserve">Bidirectional LSTM </w:delText>
          </w:r>
          <w:r w:rsidRPr="009D2495" w:rsidDel="00C33DEF">
            <w:rPr>
              <w:bCs/>
              <w:color w:val="000000" w:themeColor="text1"/>
              <w:highlight w:val="yellow"/>
            </w:rPr>
            <w:delText xml:space="preserve">are the same i.e., </w:delText>
          </w:r>
          <w:r w:rsidRPr="009D2495" w:rsidDel="00C33DEF">
            <w:rPr>
              <w:bCs/>
              <w:color w:val="000000" w:themeColor="text1"/>
              <w:highlight w:val="yellow"/>
              <w:lang w:val="id-ID"/>
            </w:rPr>
            <w:delText>91%, 90%, and 90% respectively</w:delText>
          </w:r>
          <w:r w:rsidRPr="009D2495" w:rsidDel="00C33DEF">
            <w:rPr>
              <w:bCs/>
              <w:color w:val="000000" w:themeColor="text1"/>
              <w:highlight w:val="yellow"/>
            </w:rPr>
            <w:delText>. W</w:delText>
          </w:r>
          <w:r w:rsidRPr="009D2495" w:rsidDel="00C33DEF">
            <w:rPr>
              <w:bCs/>
              <w:color w:val="000000" w:themeColor="text1"/>
              <w:highlight w:val="yellow"/>
              <w:lang w:val="id-ID"/>
            </w:rPr>
            <w:delText>hile predicting CKD disease</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LSTM showed Precision</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90%</w:delText>
          </w:r>
          <w:r w:rsidRPr="009D2495" w:rsidDel="00C33DEF">
            <w:rPr>
              <w:bCs/>
              <w:color w:val="000000" w:themeColor="text1"/>
              <w:highlight w:val="yellow"/>
            </w:rPr>
            <w:delText>)</w:delText>
          </w:r>
          <w:r w:rsidRPr="009D2495" w:rsidDel="00C33DEF">
            <w:rPr>
              <w:bCs/>
              <w:color w:val="000000" w:themeColor="text1"/>
              <w:highlight w:val="yellow"/>
              <w:lang w:val="id-ID"/>
            </w:rPr>
            <w:delText>,</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Recal</w:delText>
          </w:r>
          <w:r w:rsidDel="00C33DEF">
            <w:rPr>
              <w:bCs/>
              <w:color w:val="000000" w:themeColor="text1"/>
              <w:highlight w:val="yellow"/>
            </w:rPr>
            <w:delText>l</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88%</w:delText>
          </w:r>
          <w:r w:rsidRPr="009D2495" w:rsidDel="00C33DEF">
            <w:rPr>
              <w:bCs/>
              <w:color w:val="000000" w:themeColor="text1"/>
              <w:highlight w:val="yellow"/>
            </w:rPr>
            <w:delText>),</w:delText>
          </w:r>
          <w:r w:rsidRPr="009D2495" w:rsidDel="00C33DEF">
            <w:rPr>
              <w:bCs/>
              <w:color w:val="000000" w:themeColor="text1"/>
              <w:highlight w:val="yellow"/>
              <w:lang w:val="id-ID"/>
            </w:rPr>
            <w:delText xml:space="preserve"> and F1 score</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89%</w:delText>
          </w:r>
          <w:r w:rsidRPr="009D2495" w:rsidDel="00C33DEF">
            <w:rPr>
              <w:bCs/>
              <w:color w:val="000000" w:themeColor="text1"/>
              <w:highlight w:val="yellow"/>
            </w:rPr>
            <w:delText>).</w:delText>
          </w:r>
        </w:del>
      </w:ins>
    </w:p>
    <w:p w14:paraId="19764022" w14:textId="77777777" w:rsidR="001718E0" w:rsidRDefault="001718E0" w:rsidP="001718E0">
      <w:pPr>
        <w:spacing w:line="240" w:lineRule="exact"/>
        <w:jc w:val="both"/>
        <w:rPr>
          <w:ins w:id="1976" w:author="Ahmed, Manik" w:date="2021-10-19T22:40:00Z"/>
          <w:bCs/>
          <w:color w:val="000000" w:themeColor="text1"/>
        </w:rPr>
      </w:pPr>
    </w:p>
    <w:p w14:paraId="66536525" w14:textId="77777777" w:rsidR="001718E0" w:rsidRDefault="001718E0" w:rsidP="00AE3255">
      <w:pPr>
        <w:rPr>
          <w:ins w:id="1977" w:author="Ahmed, Manik" w:date="2021-10-19T22:40:00Z"/>
        </w:rPr>
        <w:sectPr w:rsidR="001718E0" w:rsidSect="001718E0">
          <w:type w:val="continuous"/>
          <w:pgSz w:w="11906" w:h="16838"/>
          <w:pgMar w:top="1296" w:right="734" w:bottom="1037" w:left="734" w:header="360" w:footer="634" w:gutter="0"/>
          <w:pgNumType w:start="1"/>
          <w:cols w:num="2" w:space="514"/>
          <w:formProt w:val="0"/>
          <w:titlePg/>
          <w:docGrid w:linePitch="360" w:charSpace="16384"/>
          <w:sectPrChange w:id="1978" w:author="Ahmed, Manik" w:date="2021-10-19T22:40:00Z">
            <w:sectPr w:rsidR="001718E0" w:rsidSect="001718E0">
              <w:pgMar w:top="1296" w:right="734" w:bottom="1037" w:left="734" w:header="360" w:footer="634" w:gutter="0"/>
              <w:cols w:num="1"/>
            </w:sectPr>
          </w:sectPrChange>
        </w:sectPr>
      </w:pPr>
    </w:p>
    <w:p w14:paraId="42D66AB2" w14:textId="5F79FFB3" w:rsidR="00AE3255" w:rsidRDefault="00AE3255" w:rsidP="00AE3255">
      <w:pPr>
        <w:rPr>
          <w:ins w:id="1979" w:author="Ahmed, Manik" w:date="2021-10-19T22:28:00Z"/>
        </w:rPr>
      </w:pPr>
    </w:p>
    <w:tbl>
      <w:tblPr>
        <w:tblW w:w="10180" w:type="dxa"/>
        <w:tblLook w:val="04A0" w:firstRow="1" w:lastRow="0" w:firstColumn="1" w:lastColumn="0" w:noHBand="0" w:noVBand="1"/>
      </w:tblPr>
      <w:tblGrid>
        <w:gridCol w:w="1960"/>
        <w:gridCol w:w="1120"/>
        <w:gridCol w:w="1060"/>
        <w:gridCol w:w="960"/>
        <w:gridCol w:w="960"/>
        <w:gridCol w:w="960"/>
        <w:gridCol w:w="960"/>
        <w:gridCol w:w="1240"/>
        <w:gridCol w:w="960"/>
      </w:tblGrid>
      <w:tr w:rsidR="00361B12" w:rsidRPr="00AA039D" w14:paraId="4A335ABA" w14:textId="77777777" w:rsidTr="00361B12">
        <w:trPr>
          <w:trHeight w:val="525"/>
          <w:ins w:id="1980" w:author="Ahmed, Manik" w:date="2021-10-19T22:45:00Z"/>
        </w:trPr>
        <w:tc>
          <w:tcPr>
            <w:tcW w:w="1960" w:type="dxa"/>
            <w:tcBorders>
              <w:top w:val="single" w:sz="4" w:space="0" w:color="auto"/>
              <w:left w:val="nil"/>
              <w:bottom w:val="double" w:sz="6" w:space="0" w:color="auto"/>
              <w:right w:val="nil"/>
            </w:tcBorders>
            <w:shd w:val="clear" w:color="auto" w:fill="auto"/>
            <w:noWrap/>
            <w:vAlign w:val="center"/>
            <w:hideMark/>
          </w:tcPr>
          <w:p w14:paraId="4D343942" w14:textId="77777777" w:rsidR="00361B12" w:rsidRPr="00AA039D" w:rsidRDefault="00361B12" w:rsidP="00361B12">
            <w:pPr>
              <w:suppressAutoHyphens w:val="0"/>
              <w:jc w:val="center"/>
              <w:rPr>
                <w:ins w:id="1981" w:author="Ahmed, Manik" w:date="2021-10-19T22:45:00Z"/>
                <w:color w:val="000000"/>
                <w:sz w:val="18"/>
                <w:szCs w:val="18"/>
                <w:rPrChange w:id="1982" w:author="Shamima Akter" w:date="2021-10-21T21:41:00Z">
                  <w:rPr>
                    <w:ins w:id="1983" w:author="Ahmed, Manik" w:date="2021-10-19T22:45:00Z"/>
                    <w:color w:val="000000"/>
                  </w:rPr>
                </w:rPrChange>
              </w:rPr>
            </w:pPr>
            <w:ins w:id="1984" w:author="Ahmed, Manik" w:date="2021-10-19T22:45:00Z">
              <w:r w:rsidRPr="00AA039D">
                <w:rPr>
                  <w:color w:val="000000"/>
                  <w:sz w:val="18"/>
                  <w:szCs w:val="18"/>
                  <w:rPrChange w:id="1985" w:author="Shamima Akter" w:date="2021-10-21T21:41:00Z">
                    <w:rPr>
                      <w:color w:val="000000"/>
                    </w:rPr>
                  </w:rPrChange>
                </w:rPr>
                <w:t>Algorithm Name</w:t>
              </w:r>
            </w:ins>
          </w:p>
        </w:tc>
        <w:tc>
          <w:tcPr>
            <w:tcW w:w="1120" w:type="dxa"/>
            <w:tcBorders>
              <w:top w:val="single" w:sz="4" w:space="0" w:color="auto"/>
              <w:left w:val="nil"/>
              <w:bottom w:val="double" w:sz="6" w:space="0" w:color="auto"/>
              <w:right w:val="nil"/>
            </w:tcBorders>
            <w:shd w:val="clear" w:color="auto" w:fill="auto"/>
            <w:noWrap/>
            <w:vAlign w:val="center"/>
            <w:hideMark/>
          </w:tcPr>
          <w:p w14:paraId="67858805" w14:textId="77777777" w:rsidR="00361B12" w:rsidRPr="00AA039D" w:rsidRDefault="00361B12" w:rsidP="00361B12">
            <w:pPr>
              <w:suppressAutoHyphens w:val="0"/>
              <w:jc w:val="center"/>
              <w:rPr>
                <w:ins w:id="1986" w:author="Ahmed, Manik" w:date="2021-10-19T22:45:00Z"/>
                <w:color w:val="000000"/>
                <w:sz w:val="18"/>
                <w:szCs w:val="18"/>
                <w:rPrChange w:id="1987" w:author="Shamima Akter" w:date="2021-10-21T21:41:00Z">
                  <w:rPr>
                    <w:ins w:id="1988" w:author="Ahmed, Manik" w:date="2021-10-19T22:45:00Z"/>
                    <w:color w:val="000000"/>
                  </w:rPr>
                </w:rPrChange>
              </w:rPr>
            </w:pPr>
            <w:ins w:id="1989" w:author="Ahmed, Manik" w:date="2021-10-19T22:45:00Z">
              <w:r w:rsidRPr="00AA039D">
                <w:rPr>
                  <w:color w:val="000000"/>
                  <w:sz w:val="18"/>
                  <w:szCs w:val="18"/>
                  <w:rPrChange w:id="1990" w:author="Shamima Akter" w:date="2021-10-21T21:41:00Z">
                    <w:rPr>
                      <w:color w:val="000000"/>
                    </w:rPr>
                  </w:rPrChange>
                </w:rPr>
                <w:t>Accuracy</w:t>
              </w:r>
            </w:ins>
          </w:p>
        </w:tc>
        <w:tc>
          <w:tcPr>
            <w:tcW w:w="1060" w:type="dxa"/>
            <w:tcBorders>
              <w:top w:val="single" w:sz="4" w:space="0" w:color="auto"/>
              <w:left w:val="nil"/>
              <w:bottom w:val="double" w:sz="6" w:space="0" w:color="auto"/>
              <w:right w:val="nil"/>
            </w:tcBorders>
            <w:shd w:val="clear" w:color="auto" w:fill="auto"/>
            <w:noWrap/>
            <w:vAlign w:val="center"/>
            <w:hideMark/>
          </w:tcPr>
          <w:p w14:paraId="08C00901" w14:textId="77777777" w:rsidR="00361B12" w:rsidRPr="00AA039D" w:rsidRDefault="00361B12" w:rsidP="00361B12">
            <w:pPr>
              <w:suppressAutoHyphens w:val="0"/>
              <w:jc w:val="center"/>
              <w:rPr>
                <w:ins w:id="1991" w:author="Ahmed, Manik" w:date="2021-10-19T22:45:00Z"/>
                <w:color w:val="000000"/>
                <w:sz w:val="18"/>
                <w:szCs w:val="18"/>
                <w:rPrChange w:id="1992" w:author="Shamima Akter" w:date="2021-10-21T21:41:00Z">
                  <w:rPr>
                    <w:ins w:id="1993" w:author="Ahmed, Manik" w:date="2021-10-19T22:45:00Z"/>
                    <w:color w:val="000000"/>
                  </w:rPr>
                </w:rPrChange>
              </w:rPr>
            </w:pPr>
            <w:ins w:id="1994" w:author="Ahmed, Manik" w:date="2021-10-19T22:45:00Z">
              <w:r w:rsidRPr="00AA039D">
                <w:rPr>
                  <w:color w:val="000000"/>
                  <w:sz w:val="18"/>
                  <w:szCs w:val="18"/>
                  <w:rPrChange w:id="1995" w:author="Shamima Akter" w:date="2021-10-21T21:41:00Z">
                    <w:rPr>
                      <w:color w:val="000000"/>
                    </w:rPr>
                  </w:rPrChange>
                </w:rPr>
                <w:t>Precision</w:t>
              </w:r>
            </w:ins>
          </w:p>
        </w:tc>
        <w:tc>
          <w:tcPr>
            <w:tcW w:w="960" w:type="dxa"/>
            <w:tcBorders>
              <w:top w:val="single" w:sz="4" w:space="0" w:color="auto"/>
              <w:left w:val="nil"/>
              <w:bottom w:val="double" w:sz="6" w:space="0" w:color="auto"/>
              <w:right w:val="nil"/>
            </w:tcBorders>
            <w:shd w:val="clear" w:color="auto" w:fill="auto"/>
            <w:noWrap/>
            <w:vAlign w:val="center"/>
            <w:hideMark/>
          </w:tcPr>
          <w:p w14:paraId="4A260F07" w14:textId="77777777" w:rsidR="00361B12" w:rsidRPr="00AA039D" w:rsidRDefault="00361B12" w:rsidP="00361B12">
            <w:pPr>
              <w:suppressAutoHyphens w:val="0"/>
              <w:jc w:val="center"/>
              <w:rPr>
                <w:ins w:id="1996" w:author="Ahmed, Manik" w:date="2021-10-19T22:45:00Z"/>
                <w:color w:val="000000"/>
                <w:sz w:val="18"/>
                <w:szCs w:val="18"/>
                <w:rPrChange w:id="1997" w:author="Shamima Akter" w:date="2021-10-21T21:41:00Z">
                  <w:rPr>
                    <w:ins w:id="1998" w:author="Ahmed, Manik" w:date="2021-10-19T22:45:00Z"/>
                    <w:color w:val="000000"/>
                  </w:rPr>
                </w:rPrChange>
              </w:rPr>
            </w:pPr>
            <w:ins w:id="1999" w:author="Ahmed, Manik" w:date="2021-10-19T22:45:00Z">
              <w:r w:rsidRPr="00AA039D">
                <w:rPr>
                  <w:color w:val="000000"/>
                  <w:sz w:val="18"/>
                  <w:szCs w:val="18"/>
                  <w:rPrChange w:id="2000" w:author="Shamima Akter" w:date="2021-10-21T21:41:00Z">
                    <w:rPr>
                      <w:color w:val="000000"/>
                    </w:rPr>
                  </w:rPrChange>
                </w:rPr>
                <w:t>Recall</w:t>
              </w:r>
            </w:ins>
          </w:p>
        </w:tc>
        <w:tc>
          <w:tcPr>
            <w:tcW w:w="960" w:type="dxa"/>
            <w:tcBorders>
              <w:top w:val="single" w:sz="4" w:space="0" w:color="auto"/>
              <w:left w:val="nil"/>
              <w:bottom w:val="double" w:sz="6" w:space="0" w:color="auto"/>
              <w:right w:val="nil"/>
            </w:tcBorders>
            <w:shd w:val="clear" w:color="auto" w:fill="auto"/>
            <w:noWrap/>
            <w:vAlign w:val="center"/>
            <w:hideMark/>
          </w:tcPr>
          <w:p w14:paraId="311B6B11" w14:textId="77777777" w:rsidR="00361B12" w:rsidRPr="00AA039D" w:rsidRDefault="00361B12" w:rsidP="00361B12">
            <w:pPr>
              <w:suppressAutoHyphens w:val="0"/>
              <w:jc w:val="center"/>
              <w:rPr>
                <w:ins w:id="2001" w:author="Ahmed, Manik" w:date="2021-10-19T22:45:00Z"/>
                <w:color w:val="000000"/>
                <w:sz w:val="18"/>
                <w:szCs w:val="18"/>
                <w:rPrChange w:id="2002" w:author="Shamima Akter" w:date="2021-10-21T21:41:00Z">
                  <w:rPr>
                    <w:ins w:id="2003" w:author="Ahmed, Manik" w:date="2021-10-19T22:45:00Z"/>
                    <w:color w:val="000000"/>
                  </w:rPr>
                </w:rPrChange>
              </w:rPr>
            </w:pPr>
            <w:ins w:id="2004" w:author="Ahmed, Manik" w:date="2021-10-19T22:45:00Z">
              <w:r w:rsidRPr="00AA039D">
                <w:rPr>
                  <w:color w:val="000000"/>
                  <w:sz w:val="18"/>
                  <w:szCs w:val="18"/>
                  <w:rPrChange w:id="2005" w:author="Shamima Akter" w:date="2021-10-21T21:41:00Z">
                    <w:rPr>
                      <w:color w:val="000000"/>
                    </w:rPr>
                  </w:rPrChange>
                </w:rPr>
                <w:t>F1 Score</w:t>
              </w:r>
            </w:ins>
          </w:p>
        </w:tc>
        <w:tc>
          <w:tcPr>
            <w:tcW w:w="960" w:type="dxa"/>
            <w:tcBorders>
              <w:top w:val="single" w:sz="4" w:space="0" w:color="auto"/>
              <w:left w:val="nil"/>
              <w:bottom w:val="double" w:sz="6" w:space="0" w:color="auto"/>
              <w:right w:val="nil"/>
            </w:tcBorders>
            <w:shd w:val="clear" w:color="auto" w:fill="auto"/>
            <w:noWrap/>
            <w:vAlign w:val="center"/>
            <w:hideMark/>
          </w:tcPr>
          <w:p w14:paraId="03E737C2" w14:textId="77777777" w:rsidR="00361B12" w:rsidRPr="00AA039D" w:rsidRDefault="00361B12" w:rsidP="00361B12">
            <w:pPr>
              <w:suppressAutoHyphens w:val="0"/>
              <w:jc w:val="center"/>
              <w:rPr>
                <w:ins w:id="2006" w:author="Ahmed, Manik" w:date="2021-10-19T22:45:00Z"/>
                <w:color w:val="000000"/>
                <w:sz w:val="18"/>
                <w:szCs w:val="18"/>
                <w:rPrChange w:id="2007" w:author="Shamima Akter" w:date="2021-10-21T21:41:00Z">
                  <w:rPr>
                    <w:ins w:id="2008" w:author="Ahmed, Manik" w:date="2021-10-19T22:45:00Z"/>
                    <w:color w:val="000000"/>
                  </w:rPr>
                </w:rPrChange>
              </w:rPr>
            </w:pPr>
            <w:ins w:id="2009" w:author="Ahmed, Manik" w:date="2021-10-19T22:45:00Z">
              <w:r w:rsidRPr="00AA039D">
                <w:rPr>
                  <w:color w:val="000000"/>
                  <w:sz w:val="18"/>
                  <w:szCs w:val="18"/>
                  <w:rPrChange w:id="2010" w:author="Shamima Akter" w:date="2021-10-21T21:41:00Z">
                    <w:rPr>
                      <w:color w:val="000000"/>
                    </w:rPr>
                  </w:rPrChange>
                </w:rPr>
                <w:t>AUC</w:t>
              </w:r>
            </w:ins>
          </w:p>
        </w:tc>
        <w:tc>
          <w:tcPr>
            <w:tcW w:w="960" w:type="dxa"/>
            <w:tcBorders>
              <w:top w:val="single" w:sz="4" w:space="0" w:color="auto"/>
              <w:left w:val="nil"/>
              <w:bottom w:val="double" w:sz="6" w:space="0" w:color="auto"/>
              <w:right w:val="nil"/>
            </w:tcBorders>
            <w:shd w:val="clear" w:color="auto" w:fill="auto"/>
            <w:noWrap/>
            <w:vAlign w:val="center"/>
            <w:hideMark/>
          </w:tcPr>
          <w:p w14:paraId="5852B304" w14:textId="77777777" w:rsidR="00361B12" w:rsidRPr="00AA039D" w:rsidRDefault="00361B12" w:rsidP="00361B12">
            <w:pPr>
              <w:suppressAutoHyphens w:val="0"/>
              <w:jc w:val="center"/>
              <w:rPr>
                <w:ins w:id="2011" w:author="Ahmed, Manik" w:date="2021-10-19T22:45:00Z"/>
                <w:color w:val="000000"/>
                <w:sz w:val="18"/>
                <w:szCs w:val="18"/>
                <w:rPrChange w:id="2012" w:author="Shamima Akter" w:date="2021-10-21T21:41:00Z">
                  <w:rPr>
                    <w:ins w:id="2013" w:author="Ahmed, Manik" w:date="2021-10-19T22:45:00Z"/>
                    <w:color w:val="000000"/>
                  </w:rPr>
                </w:rPrChange>
              </w:rPr>
            </w:pPr>
            <w:ins w:id="2014" w:author="Ahmed, Manik" w:date="2021-10-19T22:45:00Z">
              <w:r w:rsidRPr="00AA039D">
                <w:rPr>
                  <w:color w:val="000000"/>
                  <w:sz w:val="18"/>
                  <w:szCs w:val="18"/>
                  <w:rPrChange w:id="2015" w:author="Shamima Akter" w:date="2021-10-21T21:41:00Z">
                    <w:rPr>
                      <w:color w:val="000000"/>
                    </w:rPr>
                  </w:rPrChange>
                </w:rPr>
                <w:t>Loss</w:t>
              </w:r>
            </w:ins>
          </w:p>
        </w:tc>
        <w:tc>
          <w:tcPr>
            <w:tcW w:w="1240" w:type="dxa"/>
            <w:tcBorders>
              <w:top w:val="single" w:sz="4" w:space="0" w:color="auto"/>
              <w:left w:val="nil"/>
              <w:bottom w:val="double" w:sz="6" w:space="0" w:color="auto"/>
              <w:right w:val="nil"/>
            </w:tcBorders>
            <w:shd w:val="clear" w:color="auto" w:fill="auto"/>
            <w:vAlign w:val="center"/>
            <w:hideMark/>
          </w:tcPr>
          <w:p w14:paraId="77AA7A5D" w14:textId="77777777" w:rsidR="00361B12" w:rsidRPr="00AA039D" w:rsidRDefault="00361B12" w:rsidP="00361B12">
            <w:pPr>
              <w:suppressAutoHyphens w:val="0"/>
              <w:jc w:val="center"/>
              <w:rPr>
                <w:ins w:id="2016" w:author="Ahmed, Manik" w:date="2021-10-19T22:45:00Z"/>
                <w:color w:val="000000"/>
                <w:sz w:val="18"/>
                <w:szCs w:val="18"/>
                <w:rPrChange w:id="2017" w:author="Shamima Akter" w:date="2021-10-21T21:41:00Z">
                  <w:rPr>
                    <w:ins w:id="2018" w:author="Ahmed, Manik" w:date="2021-10-19T22:45:00Z"/>
                    <w:color w:val="000000"/>
                  </w:rPr>
                </w:rPrChange>
              </w:rPr>
            </w:pPr>
            <w:ins w:id="2019" w:author="Ahmed, Manik" w:date="2021-10-19T22:45:00Z">
              <w:r w:rsidRPr="00AA039D">
                <w:rPr>
                  <w:color w:val="000000"/>
                  <w:sz w:val="18"/>
                  <w:szCs w:val="18"/>
                  <w:rPrChange w:id="2020" w:author="Shamima Akter" w:date="2021-10-21T21:41:00Z">
                    <w:rPr>
                      <w:color w:val="000000"/>
                    </w:rPr>
                  </w:rPrChange>
                </w:rPr>
                <w:t>Validation loss</w:t>
              </w:r>
            </w:ins>
          </w:p>
        </w:tc>
        <w:tc>
          <w:tcPr>
            <w:tcW w:w="960" w:type="dxa"/>
            <w:tcBorders>
              <w:top w:val="single" w:sz="4" w:space="0" w:color="auto"/>
              <w:left w:val="nil"/>
              <w:bottom w:val="double" w:sz="6" w:space="0" w:color="auto"/>
              <w:right w:val="nil"/>
            </w:tcBorders>
            <w:shd w:val="clear" w:color="auto" w:fill="auto"/>
            <w:noWrap/>
            <w:vAlign w:val="center"/>
            <w:hideMark/>
          </w:tcPr>
          <w:p w14:paraId="622540C9" w14:textId="77777777" w:rsidR="00361B12" w:rsidRPr="00AA039D" w:rsidRDefault="00361B12" w:rsidP="00361B12">
            <w:pPr>
              <w:suppressAutoHyphens w:val="0"/>
              <w:jc w:val="center"/>
              <w:rPr>
                <w:ins w:id="2021" w:author="Ahmed, Manik" w:date="2021-10-19T22:45:00Z"/>
                <w:color w:val="000000"/>
                <w:sz w:val="18"/>
                <w:szCs w:val="18"/>
                <w:rPrChange w:id="2022" w:author="Shamima Akter" w:date="2021-10-21T21:41:00Z">
                  <w:rPr>
                    <w:ins w:id="2023" w:author="Ahmed, Manik" w:date="2021-10-19T22:45:00Z"/>
                    <w:color w:val="000000"/>
                  </w:rPr>
                </w:rPrChange>
              </w:rPr>
            </w:pPr>
            <w:ins w:id="2024" w:author="Ahmed, Manik" w:date="2021-10-19T22:45:00Z">
              <w:r w:rsidRPr="00AA039D">
                <w:rPr>
                  <w:color w:val="000000"/>
                  <w:sz w:val="18"/>
                  <w:szCs w:val="18"/>
                  <w:rPrChange w:id="2025" w:author="Shamima Akter" w:date="2021-10-21T21:41:00Z">
                    <w:rPr>
                      <w:color w:val="000000"/>
                    </w:rPr>
                  </w:rPrChange>
                </w:rPr>
                <w:t>Time</w:t>
              </w:r>
            </w:ins>
          </w:p>
        </w:tc>
      </w:tr>
      <w:tr w:rsidR="00361B12" w:rsidRPr="00AA039D" w14:paraId="665E5405" w14:textId="77777777" w:rsidTr="00361B12">
        <w:trPr>
          <w:trHeight w:val="315"/>
          <w:ins w:id="2026" w:author="Ahmed, Manik" w:date="2021-10-19T22:45:00Z"/>
        </w:trPr>
        <w:tc>
          <w:tcPr>
            <w:tcW w:w="1960" w:type="dxa"/>
            <w:tcBorders>
              <w:top w:val="nil"/>
              <w:left w:val="nil"/>
              <w:bottom w:val="single" w:sz="4" w:space="0" w:color="auto"/>
              <w:right w:val="nil"/>
            </w:tcBorders>
            <w:shd w:val="clear" w:color="auto" w:fill="auto"/>
            <w:noWrap/>
            <w:vAlign w:val="bottom"/>
            <w:hideMark/>
          </w:tcPr>
          <w:p w14:paraId="2F2C6724" w14:textId="77777777" w:rsidR="00361B12" w:rsidRPr="00AA039D" w:rsidRDefault="00361B12" w:rsidP="00361B12">
            <w:pPr>
              <w:suppressAutoHyphens w:val="0"/>
              <w:rPr>
                <w:ins w:id="2027" w:author="Ahmed, Manik" w:date="2021-10-19T22:45:00Z"/>
                <w:color w:val="000000"/>
                <w:sz w:val="18"/>
                <w:szCs w:val="18"/>
                <w:rPrChange w:id="2028" w:author="Shamima Akter" w:date="2021-10-21T21:41:00Z">
                  <w:rPr>
                    <w:ins w:id="2029" w:author="Ahmed, Manik" w:date="2021-10-19T22:45:00Z"/>
                    <w:color w:val="000000"/>
                  </w:rPr>
                </w:rPrChange>
              </w:rPr>
            </w:pPr>
            <w:ins w:id="2030" w:author="Ahmed, Manik" w:date="2021-10-19T22:45:00Z">
              <w:r w:rsidRPr="00AA039D">
                <w:rPr>
                  <w:color w:val="000000"/>
                  <w:sz w:val="18"/>
                  <w:szCs w:val="18"/>
                  <w:rPrChange w:id="2031" w:author="Shamima Akter" w:date="2021-10-21T21:41:00Z">
                    <w:rPr>
                      <w:color w:val="000000"/>
                    </w:rPr>
                  </w:rPrChange>
                </w:rPr>
                <w:t>ANN</w:t>
              </w:r>
            </w:ins>
          </w:p>
        </w:tc>
        <w:tc>
          <w:tcPr>
            <w:tcW w:w="1120" w:type="dxa"/>
            <w:tcBorders>
              <w:top w:val="nil"/>
              <w:left w:val="nil"/>
              <w:bottom w:val="single" w:sz="4" w:space="0" w:color="auto"/>
              <w:right w:val="nil"/>
            </w:tcBorders>
            <w:shd w:val="clear" w:color="auto" w:fill="auto"/>
            <w:noWrap/>
            <w:vAlign w:val="center"/>
            <w:hideMark/>
          </w:tcPr>
          <w:p w14:paraId="557D9430" w14:textId="77777777" w:rsidR="00361B12" w:rsidRPr="00AA039D" w:rsidRDefault="00361B12" w:rsidP="00361B12">
            <w:pPr>
              <w:suppressAutoHyphens w:val="0"/>
              <w:jc w:val="center"/>
              <w:rPr>
                <w:ins w:id="2032" w:author="Ahmed, Manik" w:date="2021-10-19T22:45:00Z"/>
                <w:color w:val="000000"/>
                <w:sz w:val="18"/>
                <w:szCs w:val="18"/>
                <w:rPrChange w:id="2033" w:author="Shamima Akter" w:date="2021-10-21T21:41:00Z">
                  <w:rPr>
                    <w:ins w:id="2034" w:author="Ahmed, Manik" w:date="2021-10-19T22:45:00Z"/>
                    <w:color w:val="000000"/>
                  </w:rPr>
                </w:rPrChange>
              </w:rPr>
            </w:pPr>
            <w:ins w:id="2035" w:author="Ahmed, Manik" w:date="2021-10-19T22:45:00Z">
              <w:r w:rsidRPr="00AA039D">
                <w:rPr>
                  <w:color w:val="000000"/>
                  <w:sz w:val="18"/>
                  <w:szCs w:val="18"/>
                  <w:rPrChange w:id="2036" w:author="Shamima Akter" w:date="2021-10-21T21:41:00Z">
                    <w:rPr>
                      <w:color w:val="000000"/>
                    </w:rPr>
                  </w:rPrChange>
                </w:rPr>
                <w:t>97%</w:t>
              </w:r>
            </w:ins>
          </w:p>
        </w:tc>
        <w:tc>
          <w:tcPr>
            <w:tcW w:w="1060" w:type="dxa"/>
            <w:tcBorders>
              <w:top w:val="nil"/>
              <w:left w:val="nil"/>
              <w:bottom w:val="single" w:sz="4" w:space="0" w:color="auto"/>
              <w:right w:val="nil"/>
            </w:tcBorders>
            <w:shd w:val="clear" w:color="auto" w:fill="auto"/>
            <w:noWrap/>
            <w:vAlign w:val="center"/>
            <w:hideMark/>
          </w:tcPr>
          <w:p w14:paraId="4DAAD38C" w14:textId="77777777" w:rsidR="00361B12" w:rsidRPr="00AA039D" w:rsidRDefault="00361B12" w:rsidP="00361B12">
            <w:pPr>
              <w:suppressAutoHyphens w:val="0"/>
              <w:jc w:val="center"/>
              <w:rPr>
                <w:ins w:id="2037" w:author="Ahmed, Manik" w:date="2021-10-19T22:45:00Z"/>
                <w:color w:val="000000"/>
                <w:sz w:val="18"/>
                <w:szCs w:val="18"/>
                <w:rPrChange w:id="2038" w:author="Shamima Akter" w:date="2021-10-21T21:41:00Z">
                  <w:rPr>
                    <w:ins w:id="2039" w:author="Ahmed, Manik" w:date="2021-10-19T22:45:00Z"/>
                    <w:color w:val="000000"/>
                  </w:rPr>
                </w:rPrChange>
              </w:rPr>
            </w:pPr>
            <w:ins w:id="2040" w:author="Ahmed, Manik" w:date="2021-10-19T22:45:00Z">
              <w:r w:rsidRPr="00AA039D">
                <w:rPr>
                  <w:color w:val="000000"/>
                  <w:sz w:val="18"/>
                  <w:szCs w:val="18"/>
                  <w:rPrChange w:id="2041"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2D828118" w14:textId="77777777" w:rsidR="00361B12" w:rsidRPr="00AA039D" w:rsidRDefault="00361B12" w:rsidP="00361B12">
            <w:pPr>
              <w:suppressAutoHyphens w:val="0"/>
              <w:jc w:val="center"/>
              <w:rPr>
                <w:ins w:id="2042" w:author="Ahmed, Manik" w:date="2021-10-19T22:45:00Z"/>
                <w:color w:val="000000"/>
                <w:sz w:val="18"/>
                <w:szCs w:val="18"/>
                <w:rPrChange w:id="2043" w:author="Shamima Akter" w:date="2021-10-21T21:41:00Z">
                  <w:rPr>
                    <w:ins w:id="2044" w:author="Ahmed, Manik" w:date="2021-10-19T22:45:00Z"/>
                    <w:color w:val="000000"/>
                  </w:rPr>
                </w:rPrChange>
              </w:rPr>
            </w:pPr>
            <w:ins w:id="2045" w:author="Ahmed, Manik" w:date="2021-10-19T22:45:00Z">
              <w:r w:rsidRPr="00AA039D">
                <w:rPr>
                  <w:color w:val="000000"/>
                  <w:sz w:val="18"/>
                  <w:szCs w:val="18"/>
                  <w:rPrChange w:id="2046" w:author="Shamima Akter" w:date="2021-10-21T21:41:00Z">
                    <w:rPr>
                      <w:color w:val="000000"/>
                    </w:rPr>
                  </w:rPrChange>
                </w:rPr>
                <w:t>98%</w:t>
              </w:r>
            </w:ins>
          </w:p>
        </w:tc>
        <w:tc>
          <w:tcPr>
            <w:tcW w:w="960" w:type="dxa"/>
            <w:tcBorders>
              <w:top w:val="nil"/>
              <w:left w:val="nil"/>
              <w:bottom w:val="single" w:sz="4" w:space="0" w:color="auto"/>
              <w:right w:val="nil"/>
            </w:tcBorders>
            <w:shd w:val="clear" w:color="auto" w:fill="auto"/>
            <w:noWrap/>
            <w:vAlign w:val="center"/>
            <w:hideMark/>
          </w:tcPr>
          <w:p w14:paraId="029F4A64" w14:textId="77777777" w:rsidR="00361B12" w:rsidRPr="00AA039D" w:rsidRDefault="00361B12" w:rsidP="00361B12">
            <w:pPr>
              <w:suppressAutoHyphens w:val="0"/>
              <w:jc w:val="center"/>
              <w:rPr>
                <w:ins w:id="2047" w:author="Ahmed, Manik" w:date="2021-10-19T22:45:00Z"/>
                <w:color w:val="000000"/>
                <w:sz w:val="18"/>
                <w:szCs w:val="18"/>
                <w:rPrChange w:id="2048" w:author="Shamima Akter" w:date="2021-10-21T21:41:00Z">
                  <w:rPr>
                    <w:ins w:id="2049" w:author="Ahmed, Manik" w:date="2021-10-19T22:45:00Z"/>
                    <w:color w:val="000000"/>
                  </w:rPr>
                </w:rPrChange>
              </w:rPr>
            </w:pPr>
            <w:ins w:id="2050" w:author="Ahmed, Manik" w:date="2021-10-19T22:45:00Z">
              <w:r w:rsidRPr="00AA039D">
                <w:rPr>
                  <w:color w:val="000000"/>
                  <w:sz w:val="18"/>
                  <w:szCs w:val="18"/>
                  <w:rPrChange w:id="2051"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33F59B8C" w14:textId="77777777" w:rsidR="00361B12" w:rsidRPr="00AA039D" w:rsidRDefault="00361B12" w:rsidP="00361B12">
            <w:pPr>
              <w:suppressAutoHyphens w:val="0"/>
              <w:jc w:val="center"/>
              <w:rPr>
                <w:ins w:id="2052" w:author="Ahmed, Manik" w:date="2021-10-19T22:45:00Z"/>
                <w:color w:val="000000"/>
                <w:sz w:val="18"/>
                <w:szCs w:val="18"/>
                <w:rPrChange w:id="2053" w:author="Shamima Akter" w:date="2021-10-21T21:41:00Z">
                  <w:rPr>
                    <w:ins w:id="2054" w:author="Ahmed, Manik" w:date="2021-10-19T22:45:00Z"/>
                    <w:color w:val="000000"/>
                  </w:rPr>
                </w:rPrChange>
              </w:rPr>
            </w:pPr>
            <w:ins w:id="2055" w:author="Ahmed, Manik" w:date="2021-10-19T22:45:00Z">
              <w:r w:rsidRPr="00AA039D">
                <w:rPr>
                  <w:color w:val="000000"/>
                  <w:sz w:val="18"/>
                  <w:szCs w:val="18"/>
                  <w:rPrChange w:id="2056" w:author="Shamima Akter" w:date="2021-10-21T21:41:00Z">
                    <w:rPr>
                      <w:color w:val="000000"/>
                    </w:rPr>
                  </w:rPrChange>
                </w:rPr>
                <w:t>0.98</w:t>
              </w:r>
            </w:ins>
          </w:p>
        </w:tc>
        <w:tc>
          <w:tcPr>
            <w:tcW w:w="960" w:type="dxa"/>
            <w:tcBorders>
              <w:top w:val="nil"/>
              <w:left w:val="nil"/>
              <w:bottom w:val="single" w:sz="4" w:space="0" w:color="auto"/>
              <w:right w:val="nil"/>
            </w:tcBorders>
            <w:shd w:val="clear" w:color="auto" w:fill="auto"/>
            <w:noWrap/>
            <w:vAlign w:val="center"/>
            <w:hideMark/>
          </w:tcPr>
          <w:p w14:paraId="705D0CB2" w14:textId="77777777" w:rsidR="00361B12" w:rsidRPr="00AA039D" w:rsidRDefault="00361B12" w:rsidP="00361B12">
            <w:pPr>
              <w:suppressAutoHyphens w:val="0"/>
              <w:jc w:val="center"/>
              <w:rPr>
                <w:ins w:id="2057" w:author="Ahmed, Manik" w:date="2021-10-19T22:45:00Z"/>
                <w:color w:val="000000"/>
                <w:sz w:val="18"/>
                <w:szCs w:val="18"/>
                <w:rPrChange w:id="2058" w:author="Shamima Akter" w:date="2021-10-21T21:41:00Z">
                  <w:rPr>
                    <w:ins w:id="2059" w:author="Ahmed, Manik" w:date="2021-10-19T22:45:00Z"/>
                    <w:color w:val="000000"/>
                  </w:rPr>
                </w:rPrChange>
              </w:rPr>
            </w:pPr>
            <w:ins w:id="2060" w:author="Ahmed, Manik" w:date="2021-10-19T22:45:00Z">
              <w:r w:rsidRPr="00AA039D">
                <w:rPr>
                  <w:color w:val="000000"/>
                  <w:sz w:val="18"/>
                  <w:szCs w:val="18"/>
                  <w:rPrChange w:id="2061" w:author="Shamima Akter" w:date="2021-10-21T21:41:00Z">
                    <w:rPr>
                      <w:color w:val="000000"/>
                    </w:rPr>
                  </w:rPrChange>
                </w:rPr>
                <w:t>0.07</w:t>
              </w:r>
            </w:ins>
          </w:p>
        </w:tc>
        <w:tc>
          <w:tcPr>
            <w:tcW w:w="1240" w:type="dxa"/>
            <w:tcBorders>
              <w:top w:val="nil"/>
              <w:left w:val="nil"/>
              <w:bottom w:val="single" w:sz="4" w:space="0" w:color="auto"/>
              <w:right w:val="nil"/>
            </w:tcBorders>
            <w:shd w:val="clear" w:color="auto" w:fill="auto"/>
            <w:noWrap/>
            <w:vAlign w:val="center"/>
            <w:hideMark/>
          </w:tcPr>
          <w:p w14:paraId="3CBCFA68" w14:textId="77777777" w:rsidR="00361B12" w:rsidRPr="00AA039D" w:rsidRDefault="00361B12" w:rsidP="00361B12">
            <w:pPr>
              <w:suppressAutoHyphens w:val="0"/>
              <w:jc w:val="center"/>
              <w:rPr>
                <w:ins w:id="2062" w:author="Ahmed, Manik" w:date="2021-10-19T22:45:00Z"/>
                <w:color w:val="000000"/>
                <w:sz w:val="18"/>
                <w:szCs w:val="18"/>
                <w:rPrChange w:id="2063" w:author="Shamima Akter" w:date="2021-10-21T21:41:00Z">
                  <w:rPr>
                    <w:ins w:id="2064" w:author="Ahmed, Manik" w:date="2021-10-19T22:45:00Z"/>
                    <w:color w:val="000000"/>
                  </w:rPr>
                </w:rPrChange>
              </w:rPr>
            </w:pPr>
            <w:ins w:id="2065" w:author="Ahmed, Manik" w:date="2021-10-19T22:45:00Z">
              <w:r w:rsidRPr="00AA039D">
                <w:rPr>
                  <w:color w:val="000000"/>
                  <w:sz w:val="18"/>
                  <w:szCs w:val="18"/>
                  <w:rPrChange w:id="2066" w:author="Shamima Akter" w:date="2021-10-21T21:41:00Z">
                    <w:rPr>
                      <w:color w:val="000000"/>
                    </w:rPr>
                  </w:rPrChange>
                </w:rPr>
                <w:t>0.10</w:t>
              </w:r>
            </w:ins>
          </w:p>
        </w:tc>
        <w:tc>
          <w:tcPr>
            <w:tcW w:w="960" w:type="dxa"/>
            <w:tcBorders>
              <w:top w:val="nil"/>
              <w:left w:val="nil"/>
              <w:bottom w:val="single" w:sz="4" w:space="0" w:color="auto"/>
              <w:right w:val="nil"/>
            </w:tcBorders>
            <w:shd w:val="clear" w:color="auto" w:fill="auto"/>
            <w:noWrap/>
            <w:vAlign w:val="center"/>
            <w:hideMark/>
          </w:tcPr>
          <w:p w14:paraId="38DF376E" w14:textId="77777777" w:rsidR="00361B12" w:rsidRPr="00AA039D" w:rsidRDefault="00361B12" w:rsidP="00361B12">
            <w:pPr>
              <w:suppressAutoHyphens w:val="0"/>
              <w:jc w:val="center"/>
              <w:rPr>
                <w:ins w:id="2067" w:author="Ahmed, Manik" w:date="2021-10-19T22:45:00Z"/>
                <w:color w:val="000000"/>
                <w:sz w:val="18"/>
                <w:szCs w:val="18"/>
                <w:rPrChange w:id="2068" w:author="Shamima Akter" w:date="2021-10-21T21:41:00Z">
                  <w:rPr>
                    <w:ins w:id="2069" w:author="Ahmed, Manik" w:date="2021-10-19T22:45:00Z"/>
                    <w:color w:val="000000"/>
                  </w:rPr>
                </w:rPrChange>
              </w:rPr>
            </w:pPr>
            <w:ins w:id="2070" w:author="Ahmed, Manik" w:date="2021-10-19T22:45:00Z">
              <w:r w:rsidRPr="00AA039D">
                <w:rPr>
                  <w:color w:val="000000"/>
                  <w:sz w:val="18"/>
                  <w:szCs w:val="18"/>
                  <w:rPrChange w:id="2071" w:author="Shamima Akter" w:date="2021-10-21T21:41:00Z">
                    <w:rPr>
                      <w:color w:val="000000"/>
                    </w:rPr>
                  </w:rPrChange>
                </w:rPr>
                <w:t>10.89</w:t>
              </w:r>
            </w:ins>
          </w:p>
        </w:tc>
      </w:tr>
      <w:tr w:rsidR="00361B12" w:rsidRPr="00AA039D" w14:paraId="00FDD08E" w14:textId="77777777" w:rsidTr="00361B12">
        <w:trPr>
          <w:trHeight w:val="315"/>
          <w:ins w:id="2072" w:author="Ahmed, Manik" w:date="2021-10-19T22:45:00Z"/>
        </w:trPr>
        <w:tc>
          <w:tcPr>
            <w:tcW w:w="1960" w:type="dxa"/>
            <w:tcBorders>
              <w:top w:val="nil"/>
              <w:left w:val="nil"/>
              <w:bottom w:val="single" w:sz="4" w:space="0" w:color="auto"/>
              <w:right w:val="nil"/>
            </w:tcBorders>
            <w:shd w:val="clear" w:color="auto" w:fill="auto"/>
            <w:noWrap/>
            <w:vAlign w:val="bottom"/>
            <w:hideMark/>
          </w:tcPr>
          <w:p w14:paraId="4BCA3495" w14:textId="77777777" w:rsidR="00361B12" w:rsidRPr="00AA039D" w:rsidRDefault="00361B12" w:rsidP="00361B12">
            <w:pPr>
              <w:suppressAutoHyphens w:val="0"/>
              <w:rPr>
                <w:ins w:id="2073" w:author="Ahmed, Manik" w:date="2021-10-19T22:45:00Z"/>
                <w:color w:val="000000"/>
                <w:sz w:val="18"/>
                <w:szCs w:val="18"/>
                <w:rPrChange w:id="2074" w:author="Shamima Akter" w:date="2021-10-21T21:41:00Z">
                  <w:rPr>
                    <w:ins w:id="2075" w:author="Ahmed, Manik" w:date="2021-10-19T22:45:00Z"/>
                    <w:color w:val="000000"/>
                  </w:rPr>
                </w:rPrChange>
              </w:rPr>
            </w:pPr>
            <w:ins w:id="2076" w:author="Ahmed, Manik" w:date="2021-10-19T22:45:00Z">
              <w:r w:rsidRPr="00AA039D">
                <w:rPr>
                  <w:color w:val="000000"/>
                  <w:sz w:val="18"/>
                  <w:szCs w:val="18"/>
                  <w:rPrChange w:id="2077" w:author="Shamima Akter" w:date="2021-10-21T21:41:00Z">
                    <w:rPr>
                      <w:color w:val="000000"/>
                    </w:rPr>
                  </w:rPrChange>
                </w:rPr>
                <w:t>LSTM</w:t>
              </w:r>
            </w:ins>
          </w:p>
        </w:tc>
        <w:tc>
          <w:tcPr>
            <w:tcW w:w="1120" w:type="dxa"/>
            <w:tcBorders>
              <w:top w:val="nil"/>
              <w:left w:val="nil"/>
              <w:bottom w:val="single" w:sz="4" w:space="0" w:color="auto"/>
              <w:right w:val="nil"/>
            </w:tcBorders>
            <w:shd w:val="clear" w:color="auto" w:fill="auto"/>
            <w:noWrap/>
            <w:vAlign w:val="center"/>
            <w:hideMark/>
          </w:tcPr>
          <w:p w14:paraId="27502022" w14:textId="77777777" w:rsidR="00361B12" w:rsidRPr="00AA039D" w:rsidRDefault="00361B12" w:rsidP="00361B12">
            <w:pPr>
              <w:suppressAutoHyphens w:val="0"/>
              <w:jc w:val="center"/>
              <w:rPr>
                <w:ins w:id="2078" w:author="Ahmed, Manik" w:date="2021-10-19T22:45:00Z"/>
                <w:color w:val="000000"/>
                <w:sz w:val="18"/>
                <w:szCs w:val="18"/>
                <w:rPrChange w:id="2079" w:author="Shamima Akter" w:date="2021-10-21T21:41:00Z">
                  <w:rPr>
                    <w:ins w:id="2080" w:author="Ahmed, Manik" w:date="2021-10-19T22:45:00Z"/>
                    <w:color w:val="000000"/>
                  </w:rPr>
                </w:rPrChange>
              </w:rPr>
            </w:pPr>
            <w:ins w:id="2081" w:author="Ahmed, Manik" w:date="2021-10-19T22:45:00Z">
              <w:r w:rsidRPr="00AA039D">
                <w:rPr>
                  <w:color w:val="000000"/>
                  <w:sz w:val="18"/>
                  <w:szCs w:val="18"/>
                  <w:rPrChange w:id="2082" w:author="Shamima Akter" w:date="2021-10-21T21:41:00Z">
                    <w:rPr>
                      <w:color w:val="000000"/>
                    </w:rPr>
                  </w:rPrChange>
                </w:rPr>
                <w:t>88%</w:t>
              </w:r>
            </w:ins>
          </w:p>
        </w:tc>
        <w:tc>
          <w:tcPr>
            <w:tcW w:w="1060" w:type="dxa"/>
            <w:tcBorders>
              <w:top w:val="nil"/>
              <w:left w:val="nil"/>
              <w:bottom w:val="single" w:sz="4" w:space="0" w:color="auto"/>
              <w:right w:val="nil"/>
            </w:tcBorders>
            <w:shd w:val="clear" w:color="auto" w:fill="auto"/>
            <w:noWrap/>
            <w:vAlign w:val="center"/>
            <w:hideMark/>
          </w:tcPr>
          <w:p w14:paraId="47ED7053" w14:textId="77777777" w:rsidR="00361B12" w:rsidRPr="00AA039D" w:rsidRDefault="00361B12" w:rsidP="00361B12">
            <w:pPr>
              <w:suppressAutoHyphens w:val="0"/>
              <w:jc w:val="center"/>
              <w:rPr>
                <w:ins w:id="2083" w:author="Ahmed, Manik" w:date="2021-10-19T22:45:00Z"/>
                <w:color w:val="000000"/>
                <w:sz w:val="18"/>
                <w:szCs w:val="18"/>
                <w:rPrChange w:id="2084" w:author="Shamima Akter" w:date="2021-10-21T21:41:00Z">
                  <w:rPr>
                    <w:ins w:id="2085" w:author="Ahmed, Manik" w:date="2021-10-19T22:45:00Z"/>
                    <w:color w:val="000000"/>
                  </w:rPr>
                </w:rPrChange>
              </w:rPr>
            </w:pPr>
            <w:ins w:id="2086" w:author="Ahmed, Manik" w:date="2021-10-19T22:45:00Z">
              <w:r w:rsidRPr="00AA039D">
                <w:rPr>
                  <w:color w:val="000000"/>
                  <w:sz w:val="18"/>
                  <w:szCs w:val="18"/>
                  <w:rPrChange w:id="2087" w:author="Shamima Akter" w:date="2021-10-21T21:41:00Z">
                    <w:rPr>
                      <w:color w:val="000000"/>
                    </w:rPr>
                  </w:rPrChange>
                </w:rPr>
                <w:t>87%</w:t>
              </w:r>
            </w:ins>
          </w:p>
        </w:tc>
        <w:tc>
          <w:tcPr>
            <w:tcW w:w="960" w:type="dxa"/>
            <w:tcBorders>
              <w:top w:val="nil"/>
              <w:left w:val="nil"/>
              <w:bottom w:val="single" w:sz="4" w:space="0" w:color="auto"/>
              <w:right w:val="nil"/>
            </w:tcBorders>
            <w:shd w:val="clear" w:color="auto" w:fill="auto"/>
            <w:noWrap/>
            <w:vAlign w:val="center"/>
            <w:hideMark/>
          </w:tcPr>
          <w:p w14:paraId="7AFAEDED" w14:textId="77777777" w:rsidR="00361B12" w:rsidRPr="00AA039D" w:rsidRDefault="00361B12" w:rsidP="00361B12">
            <w:pPr>
              <w:suppressAutoHyphens w:val="0"/>
              <w:jc w:val="center"/>
              <w:rPr>
                <w:ins w:id="2088" w:author="Ahmed, Manik" w:date="2021-10-19T22:45:00Z"/>
                <w:color w:val="000000"/>
                <w:sz w:val="18"/>
                <w:szCs w:val="18"/>
                <w:rPrChange w:id="2089" w:author="Shamima Akter" w:date="2021-10-21T21:41:00Z">
                  <w:rPr>
                    <w:ins w:id="2090" w:author="Ahmed, Manik" w:date="2021-10-19T22:45:00Z"/>
                    <w:color w:val="000000"/>
                  </w:rPr>
                </w:rPrChange>
              </w:rPr>
            </w:pPr>
            <w:ins w:id="2091" w:author="Ahmed, Manik" w:date="2021-10-19T22:45:00Z">
              <w:r w:rsidRPr="00AA039D">
                <w:rPr>
                  <w:color w:val="000000"/>
                  <w:sz w:val="18"/>
                  <w:szCs w:val="18"/>
                  <w:rPrChange w:id="2092" w:author="Shamima Akter" w:date="2021-10-21T21:41:00Z">
                    <w:rPr>
                      <w:color w:val="000000"/>
                    </w:rPr>
                  </w:rPrChange>
                </w:rPr>
                <w:t>90%</w:t>
              </w:r>
            </w:ins>
          </w:p>
        </w:tc>
        <w:tc>
          <w:tcPr>
            <w:tcW w:w="960" w:type="dxa"/>
            <w:tcBorders>
              <w:top w:val="nil"/>
              <w:left w:val="nil"/>
              <w:bottom w:val="single" w:sz="4" w:space="0" w:color="auto"/>
              <w:right w:val="nil"/>
            </w:tcBorders>
            <w:shd w:val="clear" w:color="auto" w:fill="auto"/>
            <w:noWrap/>
            <w:vAlign w:val="center"/>
            <w:hideMark/>
          </w:tcPr>
          <w:p w14:paraId="07868BC5" w14:textId="77777777" w:rsidR="00361B12" w:rsidRPr="00AA039D" w:rsidRDefault="00361B12" w:rsidP="00361B12">
            <w:pPr>
              <w:suppressAutoHyphens w:val="0"/>
              <w:jc w:val="center"/>
              <w:rPr>
                <w:ins w:id="2093" w:author="Ahmed, Manik" w:date="2021-10-19T22:45:00Z"/>
                <w:color w:val="000000"/>
                <w:sz w:val="18"/>
                <w:szCs w:val="18"/>
                <w:rPrChange w:id="2094" w:author="Shamima Akter" w:date="2021-10-21T21:41:00Z">
                  <w:rPr>
                    <w:ins w:id="2095" w:author="Ahmed, Manik" w:date="2021-10-19T22:45:00Z"/>
                    <w:color w:val="000000"/>
                  </w:rPr>
                </w:rPrChange>
              </w:rPr>
            </w:pPr>
            <w:ins w:id="2096" w:author="Ahmed, Manik" w:date="2021-10-19T22:45:00Z">
              <w:r w:rsidRPr="00AA039D">
                <w:rPr>
                  <w:color w:val="000000"/>
                  <w:sz w:val="18"/>
                  <w:szCs w:val="18"/>
                  <w:rPrChange w:id="2097" w:author="Shamima Akter" w:date="2021-10-21T21:41:00Z">
                    <w:rPr>
                      <w:color w:val="000000"/>
                    </w:rPr>
                  </w:rPrChange>
                </w:rPr>
                <w:t>87%</w:t>
              </w:r>
            </w:ins>
          </w:p>
        </w:tc>
        <w:tc>
          <w:tcPr>
            <w:tcW w:w="960" w:type="dxa"/>
            <w:tcBorders>
              <w:top w:val="nil"/>
              <w:left w:val="nil"/>
              <w:bottom w:val="single" w:sz="4" w:space="0" w:color="auto"/>
              <w:right w:val="nil"/>
            </w:tcBorders>
            <w:shd w:val="clear" w:color="auto" w:fill="auto"/>
            <w:noWrap/>
            <w:vAlign w:val="center"/>
            <w:hideMark/>
          </w:tcPr>
          <w:p w14:paraId="4FACC2FB" w14:textId="77777777" w:rsidR="00361B12" w:rsidRPr="00AA039D" w:rsidRDefault="00361B12" w:rsidP="00361B12">
            <w:pPr>
              <w:suppressAutoHyphens w:val="0"/>
              <w:jc w:val="center"/>
              <w:rPr>
                <w:ins w:id="2098" w:author="Ahmed, Manik" w:date="2021-10-19T22:45:00Z"/>
                <w:color w:val="000000"/>
                <w:sz w:val="18"/>
                <w:szCs w:val="18"/>
                <w:rPrChange w:id="2099" w:author="Shamima Akter" w:date="2021-10-21T21:41:00Z">
                  <w:rPr>
                    <w:ins w:id="2100" w:author="Ahmed, Manik" w:date="2021-10-19T22:45:00Z"/>
                    <w:color w:val="000000"/>
                  </w:rPr>
                </w:rPrChange>
              </w:rPr>
            </w:pPr>
            <w:ins w:id="2101" w:author="Ahmed, Manik" w:date="2021-10-19T22:45:00Z">
              <w:r w:rsidRPr="00AA039D">
                <w:rPr>
                  <w:color w:val="000000"/>
                  <w:sz w:val="18"/>
                  <w:szCs w:val="18"/>
                  <w:rPrChange w:id="2102" w:author="Shamima Akter" w:date="2021-10-21T21:41:00Z">
                    <w:rPr>
                      <w:color w:val="000000"/>
                    </w:rPr>
                  </w:rPrChange>
                </w:rPr>
                <w:t>0.90</w:t>
              </w:r>
            </w:ins>
          </w:p>
        </w:tc>
        <w:tc>
          <w:tcPr>
            <w:tcW w:w="960" w:type="dxa"/>
            <w:tcBorders>
              <w:top w:val="nil"/>
              <w:left w:val="nil"/>
              <w:bottom w:val="single" w:sz="4" w:space="0" w:color="auto"/>
              <w:right w:val="nil"/>
            </w:tcBorders>
            <w:shd w:val="clear" w:color="auto" w:fill="auto"/>
            <w:noWrap/>
            <w:vAlign w:val="center"/>
            <w:hideMark/>
          </w:tcPr>
          <w:p w14:paraId="31C0FCCA" w14:textId="77777777" w:rsidR="00361B12" w:rsidRPr="00AA039D" w:rsidRDefault="00361B12" w:rsidP="00361B12">
            <w:pPr>
              <w:suppressAutoHyphens w:val="0"/>
              <w:jc w:val="center"/>
              <w:rPr>
                <w:ins w:id="2103" w:author="Ahmed, Manik" w:date="2021-10-19T22:45:00Z"/>
                <w:color w:val="000000"/>
                <w:sz w:val="18"/>
                <w:szCs w:val="18"/>
                <w:rPrChange w:id="2104" w:author="Shamima Akter" w:date="2021-10-21T21:41:00Z">
                  <w:rPr>
                    <w:ins w:id="2105" w:author="Ahmed, Manik" w:date="2021-10-19T22:45:00Z"/>
                    <w:color w:val="000000"/>
                  </w:rPr>
                </w:rPrChange>
              </w:rPr>
            </w:pPr>
            <w:ins w:id="2106" w:author="Ahmed, Manik" w:date="2021-10-19T22:45:00Z">
              <w:r w:rsidRPr="00AA039D">
                <w:rPr>
                  <w:color w:val="000000"/>
                  <w:sz w:val="18"/>
                  <w:szCs w:val="18"/>
                  <w:rPrChange w:id="2107" w:author="Shamima Akter" w:date="2021-10-21T21:41:00Z">
                    <w:rPr>
                      <w:color w:val="000000"/>
                    </w:rPr>
                  </w:rPrChange>
                </w:rPr>
                <w:t>0.13</w:t>
              </w:r>
            </w:ins>
          </w:p>
        </w:tc>
        <w:tc>
          <w:tcPr>
            <w:tcW w:w="1240" w:type="dxa"/>
            <w:tcBorders>
              <w:top w:val="nil"/>
              <w:left w:val="nil"/>
              <w:bottom w:val="single" w:sz="4" w:space="0" w:color="auto"/>
              <w:right w:val="nil"/>
            </w:tcBorders>
            <w:shd w:val="clear" w:color="auto" w:fill="auto"/>
            <w:noWrap/>
            <w:vAlign w:val="center"/>
            <w:hideMark/>
          </w:tcPr>
          <w:p w14:paraId="53AE908C" w14:textId="77777777" w:rsidR="00361B12" w:rsidRPr="00AA039D" w:rsidRDefault="00361B12" w:rsidP="00361B12">
            <w:pPr>
              <w:suppressAutoHyphens w:val="0"/>
              <w:jc w:val="center"/>
              <w:rPr>
                <w:ins w:id="2108" w:author="Ahmed, Manik" w:date="2021-10-19T22:45:00Z"/>
                <w:color w:val="000000"/>
                <w:sz w:val="18"/>
                <w:szCs w:val="18"/>
                <w:rPrChange w:id="2109" w:author="Shamima Akter" w:date="2021-10-21T21:41:00Z">
                  <w:rPr>
                    <w:ins w:id="2110" w:author="Ahmed, Manik" w:date="2021-10-19T22:45:00Z"/>
                    <w:color w:val="000000"/>
                  </w:rPr>
                </w:rPrChange>
              </w:rPr>
            </w:pPr>
            <w:ins w:id="2111" w:author="Ahmed, Manik" w:date="2021-10-19T22:45:00Z">
              <w:r w:rsidRPr="00AA039D">
                <w:rPr>
                  <w:color w:val="000000"/>
                  <w:sz w:val="18"/>
                  <w:szCs w:val="18"/>
                  <w:rPrChange w:id="2112" w:author="Shamima Akter" w:date="2021-10-21T21:41: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6AEC296B" w14:textId="77777777" w:rsidR="00361B12" w:rsidRPr="00AA039D" w:rsidRDefault="00361B12" w:rsidP="00361B12">
            <w:pPr>
              <w:suppressAutoHyphens w:val="0"/>
              <w:jc w:val="center"/>
              <w:rPr>
                <w:ins w:id="2113" w:author="Ahmed, Manik" w:date="2021-10-19T22:45:00Z"/>
                <w:color w:val="000000"/>
                <w:sz w:val="18"/>
                <w:szCs w:val="18"/>
                <w:rPrChange w:id="2114" w:author="Shamima Akter" w:date="2021-10-21T21:41:00Z">
                  <w:rPr>
                    <w:ins w:id="2115" w:author="Ahmed, Manik" w:date="2021-10-19T22:45:00Z"/>
                    <w:color w:val="000000"/>
                  </w:rPr>
                </w:rPrChange>
              </w:rPr>
            </w:pPr>
            <w:ins w:id="2116" w:author="Ahmed, Manik" w:date="2021-10-19T22:45:00Z">
              <w:r w:rsidRPr="00AA039D">
                <w:rPr>
                  <w:color w:val="000000"/>
                  <w:sz w:val="18"/>
                  <w:szCs w:val="18"/>
                  <w:rPrChange w:id="2117" w:author="Shamima Akter" w:date="2021-10-21T21:41:00Z">
                    <w:rPr>
                      <w:color w:val="000000"/>
                    </w:rPr>
                  </w:rPrChange>
                </w:rPr>
                <w:t>47.60</w:t>
              </w:r>
            </w:ins>
          </w:p>
        </w:tc>
      </w:tr>
      <w:tr w:rsidR="00361B12" w:rsidRPr="00AA039D" w14:paraId="12F430D5" w14:textId="77777777" w:rsidTr="00361B12">
        <w:trPr>
          <w:trHeight w:val="300"/>
          <w:ins w:id="2118" w:author="Ahmed, Manik" w:date="2021-10-19T22:45:00Z"/>
        </w:trPr>
        <w:tc>
          <w:tcPr>
            <w:tcW w:w="1960" w:type="dxa"/>
            <w:tcBorders>
              <w:top w:val="nil"/>
              <w:left w:val="nil"/>
              <w:bottom w:val="single" w:sz="4" w:space="0" w:color="auto"/>
              <w:right w:val="nil"/>
            </w:tcBorders>
            <w:shd w:val="clear" w:color="auto" w:fill="auto"/>
            <w:noWrap/>
            <w:vAlign w:val="bottom"/>
            <w:hideMark/>
          </w:tcPr>
          <w:p w14:paraId="2436939B" w14:textId="77777777" w:rsidR="00361B12" w:rsidRPr="00AA039D" w:rsidRDefault="00361B12" w:rsidP="00361B12">
            <w:pPr>
              <w:suppressAutoHyphens w:val="0"/>
              <w:rPr>
                <w:ins w:id="2119" w:author="Ahmed, Manik" w:date="2021-10-19T22:45:00Z"/>
                <w:color w:val="000000"/>
                <w:sz w:val="18"/>
                <w:szCs w:val="18"/>
                <w:rPrChange w:id="2120" w:author="Shamima Akter" w:date="2021-10-21T21:41:00Z">
                  <w:rPr>
                    <w:ins w:id="2121" w:author="Ahmed, Manik" w:date="2021-10-19T22:45:00Z"/>
                    <w:color w:val="000000"/>
                  </w:rPr>
                </w:rPrChange>
              </w:rPr>
            </w:pPr>
            <w:ins w:id="2122" w:author="Ahmed, Manik" w:date="2021-10-19T22:45:00Z">
              <w:r w:rsidRPr="00AA039D">
                <w:rPr>
                  <w:color w:val="000000"/>
                  <w:sz w:val="18"/>
                  <w:szCs w:val="18"/>
                  <w:rPrChange w:id="2123" w:author="Shamima Akter" w:date="2021-10-21T21:41:00Z">
                    <w:rPr>
                      <w:color w:val="000000"/>
                    </w:rPr>
                  </w:rPrChange>
                </w:rPr>
                <w:t>Bidirectional LSTM</w:t>
              </w:r>
            </w:ins>
          </w:p>
        </w:tc>
        <w:tc>
          <w:tcPr>
            <w:tcW w:w="1120" w:type="dxa"/>
            <w:tcBorders>
              <w:top w:val="nil"/>
              <w:left w:val="nil"/>
              <w:bottom w:val="single" w:sz="4" w:space="0" w:color="auto"/>
              <w:right w:val="nil"/>
            </w:tcBorders>
            <w:shd w:val="clear" w:color="auto" w:fill="auto"/>
            <w:noWrap/>
            <w:vAlign w:val="center"/>
            <w:hideMark/>
          </w:tcPr>
          <w:p w14:paraId="5CC967BE" w14:textId="77777777" w:rsidR="00361B12" w:rsidRPr="00AA039D" w:rsidRDefault="00361B12" w:rsidP="00361B12">
            <w:pPr>
              <w:suppressAutoHyphens w:val="0"/>
              <w:jc w:val="center"/>
              <w:rPr>
                <w:ins w:id="2124" w:author="Ahmed, Manik" w:date="2021-10-19T22:45:00Z"/>
                <w:color w:val="000000"/>
                <w:sz w:val="18"/>
                <w:szCs w:val="18"/>
                <w:rPrChange w:id="2125" w:author="Shamima Akter" w:date="2021-10-21T21:41:00Z">
                  <w:rPr>
                    <w:ins w:id="2126" w:author="Ahmed, Manik" w:date="2021-10-19T22:45:00Z"/>
                    <w:color w:val="000000"/>
                  </w:rPr>
                </w:rPrChange>
              </w:rPr>
            </w:pPr>
            <w:ins w:id="2127" w:author="Ahmed, Manik" w:date="2021-10-19T22:45:00Z">
              <w:r w:rsidRPr="00AA039D">
                <w:rPr>
                  <w:color w:val="000000"/>
                  <w:sz w:val="18"/>
                  <w:szCs w:val="18"/>
                  <w:rPrChange w:id="2128" w:author="Shamima Akter" w:date="2021-10-21T21:41:00Z">
                    <w:rPr>
                      <w:color w:val="000000"/>
                    </w:rPr>
                  </w:rPrChange>
                </w:rPr>
                <w:t>85%</w:t>
              </w:r>
            </w:ins>
          </w:p>
        </w:tc>
        <w:tc>
          <w:tcPr>
            <w:tcW w:w="1060" w:type="dxa"/>
            <w:tcBorders>
              <w:top w:val="nil"/>
              <w:left w:val="nil"/>
              <w:bottom w:val="single" w:sz="4" w:space="0" w:color="auto"/>
              <w:right w:val="nil"/>
            </w:tcBorders>
            <w:shd w:val="clear" w:color="auto" w:fill="auto"/>
            <w:noWrap/>
            <w:vAlign w:val="center"/>
            <w:hideMark/>
          </w:tcPr>
          <w:p w14:paraId="359DBF79" w14:textId="77777777" w:rsidR="00361B12" w:rsidRPr="00AA039D" w:rsidRDefault="00361B12" w:rsidP="00361B12">
            <w:pPr>
              <w:suppressAutoHyphens w:val="0"/>
              <w:jc w:val="center"/>
              <w:rPr>
                <w:ins w:id="2129" w:author="Ahmed, Manik" w:date="2021-10-19T22:45:00Z"/>
                <w:color w:val="000000"/>
                <w:sz w:val="18"/>
                <w:szCs w:val="18"/>
                <w:rPrChange w:id="2130" w:author="Shamima Akter" w:date="2021-10-21T21:41:00Z">
                  <w:rPr>
                    <w:ins w:id="2131" w:author="Ahmed, Manik" w:date="2021-10-19T22:45:00Z"/>
                    <w:color w:val="000000"/>
                  </w:rPr>
                </w:rPrChange>
              </w:rPr>
            </w:pPr>
            <w:ins w:id="2132" w:author="Ahmed, Manik" w:date="2021-10-19T22:45:00Z">
              <w:r w:rsidRPr="00AA039D">
                <w:rPr>
                  <w:color w:val="000000"/>
                  <w:sz w:val="18"/>
                  <w:szCs w:val="18"/>
                  <w:rPrChange w:id="2133"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7FC76636" w14:textId="77777777" w:rsidR="00361B12" w:rsidRPr="00AA039D" w:rsidRDefault="00361B12" w:rsidP="00361B12">
            <w:pPr>
              <w:suppressAutoHyphens w:val="0"/>
              <w:jc w:val="center"/>
              <w:rPr>
                <w:ins w:id="2134" w:author="Ahmed, Manik" w:date="2021-10-19T22:45:00Z"/>
                <w:color w:val="000000"/>
                <w:sz w:val="18"/>
                <w:szCs w:val="18"/>
                <w:rPrChange w:id="2135" w:author="Shamima Akter" w:date="2021-10-21T21:41:00Z">
                  <w:rPr>
                    <w:ins w:id="2136" w:author="Ahmed, Manik" w:date="2021-10-19T22:45:00Z"/>
                    <w:color w:val="000000"/>
                  </w:rPr>
                </w:rPrChange>
              </w:rPr>
            </w:pPr>
            <w:ins w:id="2137" w:author="Ahmed, Manik" w:date="2021-10-19T22:45:00Z">
              <w:r w:rsidRPr="00AA039D">
                <w:rPr>
                  <w:color w:val="000000"/>
                  <w:sz w:val="18"/>
                  <w:szCs w:val="18"/>
                  <w:rPrChange w:id="2138"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1FA91CFB" w14:textId="77777777" w:rsidR="00361B12" w:rsidRPr="00AA039D" w:rsidRDefault="00361B12" w:rsidP="00361B12">
            <w:pPr>
              <w:suppressAutoHyphens w:val="0"/>
              <w:jc w:val="center"/>
              <w:rPr>
                <w:ins w:id="2139" w:author="Ahmed, Manik" w:date="2021-10-19T22:45:00Z"/>
                <w:color w:val="000000"/>
                <w:sz w:val="18"/>
                <w:szCs w:val="18"/>
                <w:rPrChange w:id="2140" w:author="Shamima Akter" w:date="2021-10-21T21:41:00Z">
                  <w:rPr>
                    <w:ins w:id="2141" w:author="Ahmed, Manik" w:date="2021-10-19T22:45:00Z"/>
                    <w:color w:val="000000"/>
                  </w:rPr>
                </w:rPrChange>
              </w:rPr>
            </w:pPr>
            <w:ins w:id="2142" w:author="Ahmed, Manik" w:date="2021-10-19T22:45:00Z">
              <w:r w:rsidRPr="00AA039D">
                <w:rPr>
                  <w:color w:val="000000"/>
                  <w:sz w:val="18"/>
                  <w:szCs w:val="18"/>
                  <w:rPrChange w:id="2143"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35C98A4C" w14:textId="77777777" w:rsidR="00361B12" w:rsidRPr="00AA039D" w:rsidRDefault="00361B12" w:rsidP="00361B12">
            <w:pPr>
              <w:suppressAutoHyphens w:val="0"/>
              <w:jc w:val="center"/>
              <w:rPr>
                <w:ins w:id="2144" w:author="Ahmed, Manik" w:date="2021-10-19T22:45:00Z"/>
                <w:color w:val="000000"/>
                <w:sz w:val="18"/>
                <w:szCs w:val="18"/>
                <w:rPrChange w:id="2145" w:author="Shamima Akter" w:date="2021-10-21T21:41:00Z">
                  <w:rPr>
                    <w:ins w:id="2146" w:author="Ahmed, Manik" w:date="2021-10-19T22:45:00Z"/>
                    <w:color w:val="000000"/>
                  </w:rPr>
                </w:rPrChange>
              </w:rPr>
            </w:pPr>
            <w:ins w:id="2147" w:author="Ahmed, Manik" w:date="2021-10-19T22:45:00Z">
              <w:r w:rsidRPr="00AA039D">
                <w:rPr>
                  <w:color w:val="000000"/>
                  <w:sz w:val="18"/>
                  <w:szCs w:val="18"/>
                  <w:rPrChange w:id="2148"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0FCB5988" w14:textId="77777777" w:rsidR="00361B12" w:rsidRPr="00AA039D" w:rsidRDefault="00361B12" w:rsidP="00361B12">
            <w:pPr>
              <w:suppressAutoHyphens w:val="0"/>
              <w:jc w:val="center"/>
              <w:rPr>
                <w:ins w:id="2149" w:author="Ahmed, Manik" w:date="2021-10-19T22:45:00Z"/>
                <w:color w:val="000000"/>
                <w:sz w:val="18"/>
                <w:szCs w:val="18"/>
                <w:rPrChange w:id="2150" w:author="Shamima Akter" w:date="2021-10-21T21:41:00Z">
                  <w:rPr>
                    <w:ins w:id="2151" w:author="Ahmed, Manik" w:date="2021-10-19T22:45:00Z"/>
                    <w:color w:val="000000"/>
                  </w:rPr>
                </w:rPrChange>
              </w:rPr>
            </w:pPr>
            <w:ins w:id="2152" w:author="Ahmed, Manik" w:date="2021-10-19T22:45:00Z">
              <w:r w:rsidRPr="00AA039D">
                <w:rPr>
                  <w:color w:val="000000"/>
                  <w:sz w:val="18"/>
                  <w:szCs w:val="18"/>
                  <w:rPrChange w:id="2153" w:author="Shamima Akter" w:date="2021-10-21T21:41:00Z">
                    <w:rPr>
                      <w:color w:val="000000"/>
                    </w:rPr>
                  </w:rPrChange>
                </w:rPr>
                <w:t>0.12</w:t>
              </w:r>
            </w:ins>
          </w:p>
        </w:tc>
        <w:tc>
          <w:tcPr>
            <w:tcW w:w="1240" w:type="dxa"/>
            <w:tcBorders>
              <w:top w:val="nil"/>
              <w:left w:val="nil"/>
              <w:bottom w:val="single" w:sz="4" w:space="0" w:color="auto"/>
              <w:right w:val="nil"/>
            </w:tcBorders>
            <w:shd w:val="clear" w:color="auto" w:fill="auto"/>
            <w:noWrap/>
            <w:vAlign w:val="center"/>
            <w:hideMark/>
          </w:tcPr>
          <w:p w14:paraId="07367AAB" w14:textId="77777777" w:rsidR="00361B12" w:rsidRPr="00AA039D" w:rsidRDefault="00361B12" w:rsidP="00361B12">
            <w:pPr>
              <w:suppressAutoHyphens w:val="0"/>
              <w:jc w:val="center"/>
              <w:rPr>
                <w:ins w:id="2154" w:author="Ahmed, Manik" w:date="2021-10-19T22:45:00Z"/>
                <w:color w:val="000000"/>
                <w:sz w:val="18"/>
                <w:szCs w:val="18"/>
                <w:rPrChange w:id="2155" w:author="Shamima Akter" w:date="2021-10-21T21:41:00Z">
                  <w:rPr>
                    <w:ins w:id="2156" w:author="Ahmed, Manik" w:date="2021-10-19T22:45:00Z"/>
                    <w:color w:val="000000"/>
                  </w:rPr>
                </w:rPrChange>
              </w:rPr>
            </w:pPr>
            <w:ins w:id="2157" w:author="Ahmed, Manik" w:date="2021-10-19T22:45:00Z">
              <w:r w:rsidRPr="00AA039D">
                <w:rPr>
                  <w:color w:val="000000"/>
                  <w:sz w:val="18"/>
                  <w:szCs w:val="18"/>
                  <w:rPrChange w:id="2158" w:author="Shamima Akter" w:date="2021-10-21T21:41:00Z">
                    <w:rPr>
                      <w:color w:val="000000"/>
                    </w:rPr>
                  </w:rPrChange>
                </w:rPr>
                <w:t>0.13</w:t>
              </w:r>
            </w:ins>
          </w:p>
        </w:tc>
        <w:tc>
          <w:tcPr>
            <w:tcW w:w="960" w:type="dxa"/>
            <w:tcBorders>
              <w:top w:val="nil"/>
              <w:left w:val="nil"/>
              <w:bottom w:val="single" w:sz="4" w:space="0" w:color="auto"/>
              <w:right w:val="nil"/>
            </w:tcBorders>
            <w:shd w:val="clear" w:color="auto" w:fill="auto"/>
            <w:noWrap/>
            <w:vAlign w:val="center"/>
            <w:hideMark/>
          </w:tcPr>
          <w:p w14:paraId="500CB7CE" w14:textId="77777777" w:rsidR="00361B12" w:rsidRPr="00AA039D" w:rsidRDefault="00361B12" w:rsidP="00361B12">
            <w:pPr>
              <w:suppressAutoHyphens w:val="0"/>
              <w:jc w:val="center"/>
              <w:rPr>
                <w:ins w:id="2159" w:author="Ahmed, Manik" w:date="2021-10-19T22:45:00Z"/>
                <w:color w:val="000000"/>
                <w:sz w:val="18"/>
                <w:szCs w:val="18"/>
                <w:rPrChange w:id="2160" w:author="Shamima Akter" w:date="2021-10-21T21:41:00Z">
                  <w:rPr>
                    <w:ins w:id="2161" w:author="Ahmed, Manik" w:date="2021-10-19T22:45:00Z"/>
                    <w:color w:val="000000"/>
                  </w:rPr>
                </w:rPrChange>
              </w:rPr>
            </w:pPr>
            <w:ins w:id="2162" w:author="Ahmed, Manik" w:date="2021-10-19T22:45:00Z">
              <w:r w:rsidRPr="00AA039D">
                <w:rPr>
                  <w:color w:val="000000"/>
                  <w:sz w:val="18"/>
                  <w:szCs w:val="18"/>
                  <w:rPrChange w:id="2163" w:author="Shamima Akter" w:date="2021-10-21T21:41:00Z">
                    <w:rPr>
                      <w:color w:val="000000"/>
                    </w:rPr>
                  </w:rPrChange>
                </w:rPr>
                <w:t>46.95</w:t>
              </w:r>
            </w:ins>
          </w:p>
        </w:tc>
      </w:tr>
      <w:tr w:rsidR="00361B12" w:rsidRPr="00AA039D" w14:paraId="77F27D8F" w14:textId="77777777" w:rsidTr="00361B12">
        <w:trPr>
          <w:trHeight w:val="315"/>
          <w:ins w:id="2164" w:author="Ahmed, Manik" w:date="2021-10-19T22:45:00Z"/>
        </w:trPr>
        <w:tc>
          <w:tcPr>
            <w:tcW w:w="1960" w:type="dxa"/>
            <w:tcBorders>
              <w:top w:val="nil"/>
              <w:left w:val="nil"/>
              <w:bottom w:val="single" w:sz="4" w:space="0" w:color="auto"/>
              <w:right w:val="nil"/>
            </w:tcBorders>
            <w:shd w:val="clear" w:color="auto" w:fill="auto"/>
            <w:noWrap/>
            <w:vAlign w:val="bottom"/>
            <w:hideMark/>
          </w:tcPr>
          <w:p w14:paraId="3D020A6F" w14:textId="77777777" w:rsidR="00361B12" w:rsidRPr="00AA039D" w:rsidRDefault="00361B12" w:rsidP="00361B12">
            <w:pPr>
              <w:suppressAutoHyphens w:val="0"/>
              <w:rPr>
                <w:ins w:id="2165" w:author="Ahmed, Manik" w:date="2021-10-19T22:45:00Z"/>
                <w:color w:val="000000"/>
                <w:sz w:val="18"/>
                <w:szCs w:val="18"/>
                <w:rPrChange w:id="2166" w:author="Shamima Akter" w:date="2021-10-21T21:41:00Z">
                  <w:rPr>
                    <w:ins w:id="2167" w:author="Ahmed, Manik" w:date="2021-10-19T22:45:00Z"/>
                    <w:color w:val="000000"/>
                  </w:rPr>
                </w:rPrChange>
              </w:rPr>
            </w:pPr>
            <w:ins w:id="2168" w:author="Ahmed, Manik" w:date="2021-10-19T22:45:00Z">
              <w:r w:rsidRPr="00AA039D">
                <w:rPr>
                  <w:color w:val="000000"/>
                  <w:sz w:val="18"/>
                  <w:szCs w:val="18"/>
                  <w:rPrChange w:id="2169" w:author="Shamima Akter" w:date="2021-10-21T21:41:00Z">
                    <w:rPr>
                      <w:color w:val="000000"/>
                    </w:rPr>
                  </w:rPrChange>
                </w:rPr>
                <w:t>GRU</w:t>
              </w:r>
            </w:ins>
          </w:p>
        </w:tc>
        <w:tc>
          <w:tcPr>
            <w:tcW w:w="1120" w:type="dxa"/>
            <w:tcBorders>
              <w:top w:val="nil"/>
              <w:left w:val="nil"/>
              <w:bottom w:val="single" w:sz="4" w:space="0" w:color="auto"/>
              <w:right w:val="nil"/>
            </w:tcBorders>
            <w:shd w:val="clear" w:color="auto" w:fill="auto"/>
            <w:noWrap/>
            <w:vAlign w:val="center"/>
            <w:hideMark/>
          </w:tcPr>
          <w:p w14:paraId="125720DD" w14:textId="77777777" w:rsidR="00361B12" w:rsidRPr="00AA039D" w:rsidRDefault="00361B12" w:rsidP="00361B12">
            <w:pPr>
              <w:suppressAutoHyphens w:val="0"/>
              <w:jc w:val="center"/>
              <w:rPr>
                <w:ins w:id="2170" w:author="Ahmed, Manik" w:date="2021-10-19T22:45:00Z"/>
                <w:color w:val="000000"/>
                <w:sz w:val="18"/>
                <w:szCs w:val="18"/>
                <w:rPrChange w:id="2171" w:author="Shamima Akter" w:date="2021-10-21T21:41:00Z">
                  <w:rPr>
                    <w:ins w:id="2172" w:author="Ahmed, Manik" w:date="2021-10-19T22:45:00Z"/>
                    <w:color w:val="000000"/>
                  </w:rPr>
                </w:rPrChange>
              </w:rPr>
            </w:pPr>
            <w:ins w:id="2173" w:author="Ahmed, Manik" w:date="2021-10-19T22:45:00Z">
              <w:r w:rsidRPr="00AA039D">
                <w:rPr>
                  <w:color w:val="000000"/>
                  <w:sz w:val="18"/>
                  <w:szCs w:val="18"/>
                  <w:rPrChange w:id="2174" w:author="Shamima Akter" w:date="2021-10-21T21:41:00Z">
                    <w:rPr>
                      <w:color w:val="000000"/>
                    </w:rPr>
                  </w:rPrChange>
                </w:rPr>
                <w:t>85%</w:t>
              </w:r>
            </w:ins>
          </w:p>
        </w:tc>
        <w:tc>
          <w:tcPr>
            <w:tcW w:w="1060" w:type="dxa"/>
            <w:tcBorders>
              <w:top w:val="nil"/>
              <w:left w:val="nil"/>
              <w:bottom w:val="single" w:sz="4" w:space="0" w:color="auto"/>
              <w:right w:val="nil"/>
            </w:tcBorders>
            <w:shd w:val="clear" w:color="auto" w:fill="auto"/>
            <w:noWrap/>
            <w:vAlign w:val="center"/>
            <w:hideMark/>
          </w:tcPr>
          <w:p w14:paraId="33947E46" w14:textId="77777777" w:rsidR="00361B12" w:rsidRPr="00AA039D" w:rsidRDefault="00361B12" w:rsidP="00361B12">
            <w:pPr>
              <w:suppressAutoHyphens w:val="0"/>
              <w:jc w:val="center"/>
              <w:rPr>
                <w:ins w:id="2175" w:author="Ahmed, Manik" w:date="2021-10-19T22:45:00Z"/>
                <w:color w:val="000000"/>
                <w:sz w:val="18"/>
                <w:szCs w:val="18"/>
                <w:rPrChange w:id="2176" w:author="Shamima Akter" w:date="2021-10-21T21:41:00Z">
                  <w:rPr>
                    <w:ins w:id="2177" w:author="Ahmed, Manik" w:date="2021-10-19T22:45:00Z"/>
                    <w:color w:val="000000"/>
                  </w:rPr>
                </w:rPrChange>
              </w:rPr>
            </w:pPr>
            <w:ins w:id="2178" w:author="Ahmed, Manik" w:date="2021-10-19T22:45:00Z">
              <w:r w:rsidRPr="00AA039D">
                <w:rPr>
                  <w:color w:val="000000"/>
                  <w:sz w:val="18"/>
                  <w:szCs w:val="18"/>
                  <w:rPrChange w:id="2179"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62BD21EA" w14:textId="77777777" w:rsidR="00361B12" w:rsidRPr="00AA039D" w:rsidRDefault="00361B12" w:rsidP="00361B12">
            <w:pPr>
              <w:suppressAutoHyphens w:val="0"/>
              <w:jc w:val="center"/>
              <w:rPr>
                <w:ins w:id="2180" w:author="Ahmed, Manik" w:date="2021-10-19T22:45:00Z"/>
                <w:color w:val="000000"/>
                <w:sz w:val="18"/>
                <w:szCs w:val="18"/>
                <w:rPrChange w:id="2181" w:author="Shamima Akter" w:date="2021-10-21T21:41:00Z">
                  <w:rPr>
                    <w:ins w:id="2182" w:author="Ahmed, Manik" w:date="2021-10-19T22:45:00Z"/>
                    <w:color w:val="000000"/>
                  </w:rPr>
                </w:rPrChange>
              </w:rPr>
            </w:pPr>
            <w:ins w:id="2183" w:author="Ahmed, Manik" w:date="2021-10-19T22:45:00Z">
              <w:r w:rsidRPr="00AA039D">
                <w:rPr>
                  <w:color w:val="000000"/>
                  <w:sz w:val="18"/>
                  <w:szCs w:val="18"/>
                  <w:rPrChange w:id="2184"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0CCAE9B9" w14:textId="77777777" w:rsidR="00361B12" w:rsidRPr="00AA039D" w:rsidRDefault="00361B12" w:rsidP="00361B12">
            <w:pPr>
              <w:suppressAutoHyphens w:val="0"/>
              <w:jc w:val="center"/>
              <w:rPr>
                <w:ins w:id="2185" w:author="Ahmed, Manik" w:date="2021-10-19T22:45:00Z"/>
                <w:color w:val="000000"/>
                <w:sz w:val="18"/>
                <w:szCs w:val="18"/>
                <w:rPrChange w:id="2186" w:author="Shamima Akter" w:date="2021-10-21T21:41:00Z">
                  <w:rPr>
                    <w:ins w:id="2187" w:author="Ahmed, Manik" w:date="2021-10-19T22:45:00Z"/>
                    <w:color w:val="000000"/>
                  </w:rPr>
                </w:rPrChange>
              </w:rPr>
            </w:pPr>
            <w:ins w:id="2188" w:author="Ahmed, Manik" w:date="2021-10-19T22:45:00Z">
              <w:r w:rsidRPr="00AA039D">
                <w:rPr>
                  <w:color w:val="000000"/>
                  <w:sz w:val="18"/>
                  <w:szCs w:val="18"/>
                  <w:rPrChange w:id="2189"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5F751E45" w14:textId="77777777" w:rsidR="00361B12" w:rsidRPr="00AA039D" w:rsidRDefault="00361B12" w:rsidP="00361B12">
            <w:pPr>
              <w:suppressAutoHyphens w:val="0"/>
              <w:jc w:val="center"/>
              <w:rPr>
                <w:ins w:id="2190" w:author="Ahmed, Manik" w:date="2021-10-19T22:45:00Z"/>
                <w:color w:val="000000"/>
                <w:sz w:val="18"/>
                <w:szCs w:val="18"/>
                <w:rPrChange w:id="2191" w:author="Shamima Akter" w:date="2021-10-21T21:41:00Z">
                  <w:rPr>
                    <w:ins w:id="2192" w:author="Ahmed, Manik" w:date="2021-10-19T22:45:00Z"/>
                    <w:color w:val="000000"/>
                  </w:rPr>
                </w:rPrChange>
              </w:rPr>
            </w:pPr>
            <w:ins w:id="2193" w:author="Ahmed, Manik" w:date="2021-10-19T22:45:00Z">
              <w:r w:rsidRPr="00AA039D">
                <w:rPr>
                  <w:color w:val="000000"/>
                  <w:sz w:val="18"/>
                  <w:szCs w:val="18"/>
                  <w:rPrChange w:id="2194" w:author="Shamima Akter" w:date="2021-10-21T21:41:00Z">
                    <w:rPr>
                      <w:color w:val="000000"/>
                    </w:rPr>
                  </w:rPrChange>
                </w:rPr>
                <w:t>0.89</w:t>
              </w:r>
            </w:ins>
          </w:p>
        </w:tc>
        <w:tc>
          <w:tcPr>
            <w:tcW w:w="960" w:type="dxa"/>
            <w:tcBorders>
              <w:top w:val="nil"/>
              <w:left w:val="nil"/>
              <w:bottom w:val="single" w:sz="4" w:space="0" w:color="auto"/>
              <w:right w:val="nil"/>
            </w:tcBorders>
            <w:shd w:val="clear" w:color="auto" w:fill="auto"/>
            <w:noWrap/>
            <w:vAlign w:val="center"/>
            <w:hideMark/>
          </w:tcPr>
          <w:p w14:paraId="2B172285" w14:textId="77777777" w:rsidR="00361B12" w:rsidRPr="00AA039D" w:rsidRDefault="00361B12" w:rsidP="00361B12">
            <w:pPr>
              <w:suppressAutoHyphens w:val="0"/>
              <w:jc w:val="center"/>
              <w:rPr>
                <w:ins w:id="2195" w:author="Ahmed, Manik" w:date="2021-10-19T22:45:00Z"/>
                <w:color w:val="000000"/>
                <w:sz w:val="18"/>
                <w:szCs w:val="18"/>
                <w:rPrChange w:id="2196" w:author="Shamima Akter" w:date="2021-10-21T21:41:00Z">
                  <w:rPr>
                    <w:ins w:id="2197" w:author="Ahmed, Manik" w:date="2021-10-19T22:45:00Z"/>
                    <w:color w:val="000000"/>
                  </w:rPr>
                </w:rPrChange>
              </w:rPr>
            </w:pPr>
            <w:ins w:id="2198" w:author="Ahmed, Manik" w:date="2021-10-19T22:45:00Z">
              <w:r w:rsidRPr="00AA039D">
                <w:rPr>
                  <w:color w:val="000000"/>
                  <w:sz w:val="18"/>
                  <w:szCs w:val="18"/>
                  <w:rPrChange w:id="2199" w:author="Shamima Akter" w:date="2021-10-21T21:41:00Z">
                    <w:rPr>
                      <w:color w:val="000000"/>
                    </w:rPr>
                  </w:rPrChange>
                </w:rPr>
                <w:t>0.12</w:t>
              </w:r>
            </w:ins>
          </w:p>
        </w:tc>
        <w:tc>
          <w:tcPr>
            <w:tcW w:w="1240" w:type="dxa"/>
            <w:tcBorders>
              <w:top w:val="nil"/>
              <w:left w:val="nil"/>
              <w:bottom w:val="single" w:sz="4" w:space="0" w:color="auto"/>
              <w:right w:val="nil"/>
            </w:tcBorders>
            <w:shd w:val="clear" w:color="auto" w:fill="auto"/>
            <w:noWrap/>
            <w:vAlign w:val="center"/>
            <w:hideMark/>
          </w:tcPr>
          <w:p w14:paraId="31941FE9" w14:textId="77777777" w:rsidR="00361B12" w:rsidRPr="00AA039D" w:rsidRDefault="00361B12" w:rsidP="00361B12">
            <w:pPr>
              <w:suppressAutoHyphens w:val="0"/>
              <w:jc w:val="center"/>
              <w:rPr>
                <w:ins w:id="2200" w:author="Ahmed, Manik" w:date="2021-10-19T22:45:00Z"/>
                <w:color w:val="000000"/>
                <w:sz w:val="18"/>
                <w:szCs w:val="18"/>
                <w:rPrChange w:id="2201" w:author="Shamima Akter" w:date="2021-10-21T21:41:00Z">
                  <w:rPr>
                    <w:ins w:id="2202" w:author="Ahmed, Manik" w:date="2021-10-19T22:45:00Z"/>
                    <w:color w:val="000000"/>
                  </w:rPr>
                </w:rPrChange>
              </w:rPr>
            </w:pPr>
            <w:ins w:id="2203" w:author="Ahmed, Manik" w:date="2021-10-19T22:45:00Z">
              <w:r w:rsidRPr="00AA039D">
                <w:rPr>
                  <w:color w:val="000000"/>
                  <w:sz w:val="18"/>
                  <w:szCs w:val="18"/>
                  <w:rPrChange w:id="2204" w:author="Shamima Akter" w:date="2021-10-21T21:41:00Z">
                    <w:rPr>
                      <w:color w:val="000000"/>
                    </w:rPr>
                  </w:rPrChange>
                </w:rPr>
                <w:t>0.12</w:t>
              </w:r>
            </w:ins>
          </w:p>
        </w:tc>
        <w:tc>
          <w:tcPr>
            <w:tcW w:w="960" w:type="dxa"/>
            <w:tcBorders>
              <w:top w:val="nil"/>
              <w:left w:val="nil"/>
              <w:bottom w:val="single" w:sz="4" w:space="0" w:color="auto"/>
              <w:right w:val="nil"/>
            </w:tcBorders>
            <w:shd w:val="clear" w:color="auto" w:fill="auto"/>
            <w:noWrap/>
            <w:vAlign w:val="center"/>
            <w:hideMark/>
          </w:tcPr>
          <w:p w14:paraId="1A98EE16" w14:textId="77777777" w:rsidR="00361B12" w:rsidRPr="00AA039D" w:rsidRDefault="00361B12" w:rsidP="00361B12">
            <w:pPr>
              <w:suppressAutoHyphens w:val="0"/>
              <w:jc w:val="center"/>
              <w:rPr>
                <w:ins w:id="2205" w:author="Ahmed, Manik" w:date="2021-10-19T22:45:00Z"/>
                <w:color w:val="000000"/>
                <w:sz w:val="18"/>
                <w:szCs w:val="18"/>
                <w:rPrChange w:id="2206" w:author="Shamima Akter" w:date="2021-10-21T21:41:00Z">
                  <w:rPr>
                    <w:ins w:id="2207" w:author="Ahmed, Manik" w:date="2021-10-19T22:45:00Z"/>
                    <w:color w:val="000000"/>
                  </w:rPr>
                </w:rPrChange>
              </w:rPr>
            </w:pPr>
            <w:ins w:id="2208" w:author="Ahmed, Manik" w:date="2021-10-19T22:45:00Z">
              <w:r w:rsidRPr="00AA039D">
                <w:rPr>
                  <w:color w:val="000000"/>
                  <w:sz w:val="18"/>
                  <w:szCs w:val="18"/>
                  <w:rPrChange w:id="2209" w:author="Shamima Akter" w:date="2021-10-21T21:41:00Z">
                    <w:rPr>
                      <w:color w:val="000000"/>
                    </w:rPr>
                  </w:rPrChange>
                </w:rPr>
                <w:t>46.60</w:t>
              </w:r>
            </w:ins>
          </w:p>
        </w:tc>
      </w:tr>
      <w:tr w:rsidR="00361B12" w:rsidRPr="00AA039D" w14:paraId="48B34BF6" w14:textId="77777777" w:rsidTr="00361B12">
        <w:trPr>
          <w:trHeight w:val="300"/>
          <w:ins w:id="2210" w:author="Ahmed, Manik" w:date="2021-10-19T22:45:00Z"/>
        </w:trPr>
        <w:tc>
          <w:tcPr>
            <w:tcW w:w="1960" w:type="dxa"/>
            <w:tcBorders>
              <w:top w:val="nil"/>
              <w:left w:val="nil"/>
              <w:bottom w:val="single" w:sz="4" w:space="0" w:color="auto"/>
              <w:right w:val="nil"/>
            </w:tcBorders>
            <w:shd w:val="clear" w:color="auto" w:fill="auto"/>
            <w:noWrap/>
            <w:vAlign w:val="bottom"/>
            <w:hideMark/>
          </w:tcPr>
          <w:p w14:paraId="2CC7C04D" w14:textId="77777777" w:rsidR="00361B12" w:rsidRPr="00AA039D" w:rsidRDefault="00361B12" w:rsidP="00361B12">
            <w:pPr>
              <w:suppressAutoHyphens w:val="0"/>
              <w:rPr>
                <w:ins w:id="2211" w:author="Ahmed, Manik" w:date="2021-10-19T22:45:00Z"/>
                <w:color w:val="000000"/>
                <w:sz w:val="18"/>
                <w:szCs w:val="18"/>
                <w:rPrChange w:id="2212" w:author="Shamima Akter" w:date="2021-10-21T21:41:00Z">
                  <w:rPr>
                    <w:ins w:id="2213" w:author="Ahmed, Manik" w:date="2021-10-19T22:45:00Z"/>
                    <w:color w:val="000000"/>
                  </w:rPr>
                </w:rPrChange>
              </w:rPr>
            </w:pPr>
            <w:ins w:id="2214" w:author="Ahmed, Manik" w:date="2021-10-19T22:45:00Z">
              <w:r w:rsidRPr="00AA039D">
                <w:rPr>
                  <w:color w:val="000000"/>
                  <w:sz w:val="18"/>
                  <w:szCs w:val="18"/>
                  <w:rPrChange w:id="2215" w:author="Shamima Akter" w:date="2021-10-21T21:41:00Z">
                    <w:rPr>
                      <w:color w:val="000000"/>
                    </w:rPr>
                  </w:rPrChange>
                </w:rPr>
                <w:t>Bidirectional GRU</w:t>
              </w:r>
            </w:ins>
          </w:p>
        </w:tc>
        <w:tc>
          <w:tcPr>
            <w:tcW w:w="1120" w:type="dxa"/>
            <w:tcBorders>
              <w:top w:val="nil"/>
              <w:left w:val="nil"/>
              <w:bottom w:val="single" w:sz="4" w:space="0" w:color="auto"/>
              <w:right w:val="nil"/>
            </w:tcBorders>
            <w:shd w:val="clear" w:color="auto" w:fill="auto"/>
            <w:noWrap/>
            <w:vAlign w:val="center"/>
            <w:hideMark/>
          </w:tcPr>
          <w:p w14:paraId="06290C70" w14:textId="77777777" w:rsidR="00361B12" w:rsidRPr="00AA039D" w:rsidRDefault="00361B12" w:rsidP="00361B12">
            <w:pPr>
              <w:suppressAutoHyphens w:val="0"/>
              <w:jc w:val="center"/>
              <w:rPr>
                <w:ins w:id="2216" w:author="Ahmed, Manik" w:date="2021-10-19T22:45:00Z"/>
                <w:color w:val="000000"/>
                <w:sz w:val="18"/>
                <w:szCs w:val="18"/>
                <w:rPrChange w:id="2217" w:author="Shamima Akter" w:date="2021-10-21T21:41:00Z">
                  <w:rPr>
                    <w:ins w:id="2218" w:author="Ahmed, Manik" w:date="2021-10-19T22:45:00Z"/>
                    <w:color w:val="000000"/>
                  </w:rPr>
                </w:rPrChange>
              </w:rPr>
            </w:pPr>
            <w:ins w:id="2219" w:author="Ahmed, Manik" w:date="2021-10-19T22:45:00Z">
              <w:r w:rsidRPr="00AA039D">
                <w:rPr>
                  <w:color w:val="000000"/>
                  <w:sz w:val="18"/>
                  <w:szCs w:val="18"/>
                  <w:rPrChange w:id="2220" w:author="Shamima Akter" w:date="2021-10-21T21:41:00Z">
                    <w:rPr>
                      <w:color w:val="000000"/>
                    </w:rPr>
                  </w:rPrChange>
                </w:rPr>
                <w:t>85%</w:t>
              </w:r>
            </w:ins>
          </w:p>
        </w:tc>
        <w:tc>
          <w:tcPr>
            <w:tcW w:w="1060" w:type="dxa"/>
            <w:tcBorders>
              <w:top w:val="nil"/>
              <w:left w:val="nil"/>
              <w:bottom w:val="single" w:sz="4" w:space="0" w:color="auto"/>
              <w:right w:val="nil"/>
            </w:tcBorders>
            <w:shd w:val="clear" w:color="auto" w:fill="auto"/>
            <w:noWrap/>
            <w:vAlign w:val="center"/>
            <w:hideMark/>
          </w:tcPr>
          <w:p w14:paraId="6FCEDC95" w14:textId="77777777" w:rsidR="00361B12" w:rsidRPr="00AA039D" w:rsidRDefault="00361B12" w:rsidP="00361B12">
            <w:pPr>
              <w:suppressAutoHyphens w:val="0"/>
              <w:jc w:val="center"/>
              <w:rPr>
                <w:ins w:id="2221" w:author="Ahmed, Manik" w:date="2021-10-19T22:45:00Z"/>
                <w:color w:val="000000"/>
                <w:sz w:val="18"/>
                <w:szCs w:val="18"/>
                <w:rPrChange w:id="2222" w:author="Shamima Akter" w:date="2021-10-21T21:41:00Z">
                  <w:rPr>
                    <w:ins w:id="2223" w:author="Ahmed, Manik" w:date="2021-10-19T22:45:00Z"/>
                    <w:color w:val="000000"/>
                  </w:rPr>
                </w:rPrChange>
              </w:rPr>
            </w:pPr>
            <w:ins w:id="2224" w:author="Ahmed, Manik" w:date="2021-10-19T22:45:00Z">
              <w:r w:rsidRPr="00AA039D">
                <w:rPr>
                  <w:color w:val="000000"/>
                  <w:sz w:val="18"/>
                  <w:szCs w:val="18"/>
                  <w:rPrChange w:id="2225"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6DF12D4C" w14:textId="77777777" w:rsidR="00361B12" w:rsidRPr="00AA039D" w:rsidRDefault="00361B12" w:rsidP="00361B12">
            <w:pPr>
              <w:suppressAutoHyphens w:val="0"/>
              <w:jc w:val="center"/>
              <w:rPr>
                <w:ins w:id="2226" w:author="Ahmed, Manik" w:date="2021-10-19T22:45:00Z"/>
                <w:color w:val="000000"/>
                <w:sz w:val="18"/>
                <w:szCs w:val="18"/>
                <w:rPrChange w:id="2227" w:author="Shamima Akter" w:date="2021-10-21T21:41:00Z">
                  <w:rPr>
                    <w:ins w:id="2228" w:author="Ahmed, Manik" w:date="2021-10-19T22:45:00Z"/>
                    <w:color w:val="000000"/>
                  </w:rPr>
                </w:rPrChange>
              </w:rPr>
            </w:pPr>
            <w:ins w:id="2229" w:author="Ahmed, Manik" w:date="2021-10-19T22:45:00Z">
              <w:r w:rsidRPr="00AA039D">
                <w:rPr>
                  <w:color w:val="000000"/>
                  <w:sz w:val="18"/>
                  <w:szCs w:val="18"/>
                  <w:rPrChange w:id="2230" w:author="Shamima Akter" w:date="2021-10-21T21:41: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5863AF79" w14:textId="77777777" w:rsidR="00361B12" w:rsidRPr="00AA039D" w:rsidRDefault="00361B12" w:rsidP="00361B12">
            <w:pPr>
              <w:suppressAutoHyphens w:val="0"/>
              <w:jc w:val="center"/>
              <w:rPr>
                <w:ins w:id="2231" w:author="Ahmed, Manik" w:date="2021-10-19T22:45:00Z"/>
                <w:color w:val="000000"/>
                <w:sz w:val="18"/>
                <w:szCs w:val="18"/>
                <w:rPrChange w:id="2232" w:author="Shamima Akter" w:date="2021-10-21T21:41:00Z">
                  <w:rPr>
                    <w:ins w:id="2233" w:author="Ahmed, Manik" w:date="2021-10-19T22:45:00Z"/>
                    <w:color w:val="000000"/>
                  </w:rPr>
                </w:rPrChange>
              </w:rPr>
            </w:pPr>
            <w:ins w:id="2234" w:author="Ahmed, Manik" w:date="2021-10-19T22:45:00Z">
              <w:r w:rsidRPr="00AA039D">
                <w:rPr>
                  <w:color w:val="000000"/>
                  <w:sz w:val="18"/>
                  <w:szCs w:val="18"/>
                  <w:rPrChange w:id="2235" w:author="Shamima Akter" w:date="2021-10-21T21:41:00Z">
                    <w:rPr>
                      <w:color w:val="000000"/>
                    </w:rPr>
                  </w:rPrChange>
                </w:rPr>
                <w:t>85%</w:t>
              </w:r>
            </w:ins>
          </w:p>
        </w:tc>
        <w:tc>
          <w:tcPr>
            <w:tcW w:w="960" w:type="dxa"/>
            <w:tcBorders>
              <w:top w:val="nil"/>
              <w:left w:val="nil"/>
              <w:bottom w:val="single" w:sz="4" w:space="0" w:color="auto"/>
              <w:right w:val="nil"/>
            </w:tcBorders>
            <w:shd w:val="clear" w:color="auto" w:fill="auto"/>
            <w:noWrap/>
            <w:vAlign w:val="center"/>
            <w:hideMark/>
          </w:tcPr>
          <w:p w14:paraId="034FA055" w14:textId="77777777" w:rsidR="00361B12" w:rsidRPr="00AA039D" w:rsidRDefault="00361B12" w:rsidP="00361B12">
            <w:pPr>
              <w:suppressAutoHyphens w:val="0"/>
              <w:jc w:val="center"/>
              <w:rPr>
                <w:ins w:id="2236" w:author="Ahmed, Manik" w:date="2021-10-19T22:45:00Z"/>
                <w:color w:val="000000"/>
                <w:sz w:val="18"/>
                <w:szCs w:val="18"/>
                <w:rPrChange w:id="2237" w:author="Shamima Akter" w:date="2021-10-21T21:41:00Z">
                  <w:rPr>
                    <w:ins w:id="2238" w:author="Ahmed, Manik" w:date="2021-10-19T22:45:00Z"/>
                    <w:color w:val="000000"/>
                  </w:rPr>
                </w:rPrChange>
              </w:rPr>
            </w:pPr>
            <w:ins w:id="2239" w:author="Ahmed, Manik" w:date="2021-10-19T22:45:00Z">
              <w:r w:rsidRPr="00AA039D">
                <w:rPr>
                  <w:color w:val="000000"/>
                  <w:sz w:val="18"/>
                  <w:szCs w:val="18"/>
                  <w:rPrChange w:id="2240" w:author="Shamima Akter" w:date="2021-10-21T21:41:00Z">
                    <w:rPr>
                      <w:color w:val="000000"/>
                    </w:rPr>
                  </w:rPrChange>
                </w:rPr>
                <w:t>0.88</w:t>
              </w:r>
            </w:ins>
          </w:p>
        </w:tc>
        <w:tc>
          <w:tcPr>
            <w:tcW w:w="960" w:type="dxa"/>
            <w:tcBorders>
              <w:top w:val="nil"/>
              <w:left w:val="nil"/>
              <w:bottom w:val="single" w:sz="4" w:space="0" w:color="auto"/>
              <w:right w:val="nil"/>
            </w:tcBorders>
            <w:shd w:val="clear" w:color="auto" w:fill="auto"/>
            <w:noWrap/>
            <w:vAlign w:val="center"/>
            <w:hideMark/>
          </w:tcPr>
          <w:p w14:paraId="20C69B85" w14:textId="77777777" w:rsidR="00361B12" w:rsidRPr="00AA039D" w:rsidRDefault="00361B12" w:rsidP="00361B12">
            <w:pPr>
              <w:suppressAutoHyphens w:val="0"/>
              <w:jc w:val="center"/>
              <w:rPr>
                <w:ins w:id="2241" w:author="Ahmed, Manik" w:date="2021-10-19T22:45:00Z"/>
                <w:color w:val="000000"/>
                <w:sz w:val="18"/>
                <w:szCs w:val="18"/>
                <w:rPrChange w:id="2242" w:author="Shamima Akter" w:date="2021-10-21T21:41:00Z">
                  <w:rPr>
                    <w:ins w:id="2243" w:author="Ahmed, Manik" w:date="2021-10-19T22:45:00Z"/>
                    <w:color w:val="000000"/>
                  </w:rPr>
                </w:rPrChange>
              </w:rPr>
            </w:pPr>
            <w:ins w:id="2244" w:author="Ahmed, Manik" w:date="2021-10-19T22:45:00Z">
              <w:r w:rsidRPr="00AA039D">
                <w:rPr>
                  <w:color w:val="000000"/>
                  <w:sz w:val="18"/>
                  <w:szCs w:val="18"/>
                  <w:rPrChange w:id="2245" w:author="Shamima Akter" w:date="2021-10-21T21:41:00Z">
                    <w:rPr>
                      <w:color w:val="000000"/>
                    </w:rPr>
                  </w:rPrChange>
                </w:rPr>
                <w:t>0.13</w:t>
              </w:r>
            </w:ins>
          </w:p>
        </w:tc>
        <w:tc>
          <w:tcPr>
            <w:tcW w:w="1240" w:type="dxa"/>
            <w:tcBorders>
              <w:top w:val="nil"/>
              <w:left w:val="nil"/>
              <w:bottom w:val="single" w:sz="4" w:space="0" w:color="auto"/>
              <w:right w:val="nil"/>
            </w:tcBorders>
            <w:shd w:val="clear" w:color="auto" w:fill="auto"/>
            <w:noWrap/>
            <w:vAlign w:val="center"/>
            <w:hideMark/>
          </w:tcPr>
          <w:p w14:paraId="7E491176" w14:textId="77777777" w:rsidR="00361B12" w:rsidRPr="00AA039D" w:rsidRDefault="00361B12" w:rsidP="00361B12">
            <w:pPr>
              <w:suppressAutoHyphens w:val="0"/>
              <w:jc w:val="center"/>
              <w:rPr>
                <w:ins w:id="2246" w:author="Ahmed, Manik" w:date="2021-10-19T22:45:00Z"/>
                <w:color w:val="000000"/>
                <w:sz w:val="18"/>
                <w:szCs w:val="18"/>
                <w:rPrChange w:id="2247" w:author="Shamima Akter" w:date="2021-10-21T21:41:00Z">
                  <w:rPr>
                    <w:ins w:id="2248" w:author="Ahmed, Manik" w:date="2021-10-19T22:45:00Z"/>
                    <w:color w:val="000000"/>
                  </w:rPr>
                </w:rPrChange>
              </w:rPr>
            </w:pPr>
            <w:ins w:id="2249" w:author="Ahmed, Manik" w:date="2021-10-19T22:45:00Z">
              <w:r w:rsidRPr="00AA039D">
                <w:rPr>
                  <w:color w:val="000000"/>
                  <w:sz w:val="18"/>
                  <w:szCs w:val="18"/>
                  <w:rPrChange w:id="2250" w:author="Shamima Akter" w:date="2021-10-21T21:41:00Z">
                    <w:rPr>
                      <w:color w:val="000000"/>
                    </w:rPr>
                  </w:rPrChange>
                </w:rPr>
                <w:t>0.13</w:t>
              </w:r>
            </w:ins>
          </w:p>
        </w:tc>
        <w:tc>
          <w:tcPr>
            <w:tcW w:w="960" w:type="dxa"/>
            <w:tcBorders>
              <w:top w:val="nil"/>
              <w:left w:val="nil"/>
              <w:bottom w:val="single" w:sz="4" w:space="0" w:color="auto"/>
              <w:right w:val="nil"/>
            </w:tcBorders>
            <w:shd w:val="clear" w:color="auto" w:fill="auto"/>
            <w:noWrap/>
            <w:vAlign w:val="center"/>
            <w:hideMark/>
          </w:tcPr>
          <w:p w14:paraId="542FCC09" w14:textId="77777777" w:rsidR="00361B12" w:rsidRPr="00AA039D" w:rsidRDefault="00361B12" w:rsidP="00361B12">
            <w:pPr>
              <w:suppressAutoHyphens w:val="0"/>
              <w:jc w:val="center"/>
              <w:rPr>
                <w:ins w:id="2251" w:author="Ahmed, Manik" w:date="2021-10-19T22:45:00Z"/>
                <w:color w:val="000000"/>
                <w:sz w:val="18"/>
                <w:szCs w:val="18"/>
                <w:rPrChange w:id="2252" w:author="Shamima Akter" w:date="2021-10-21T21:41:00Z">
                  <w:rPr>
                    <w:ins w:id="2253" w:author="Ahmed, Manik" w:date="2021-10-19T22:45:00Z"/>
                    <w:color w:val="000000"/>
                  </w:rPr>
                </w:rPrChange>
              </w:rPr>
            </w:pPr>
            <w:ins w:id="2254" w:author="Ahmed, Manik" w:date="2021-10-19T22:45:00Z">
              <w:r w:rsidRPr="00AA039D">
                <w:rPr>
                  <w:color w:val="000000"/>
                  <w:sz w:val="18"/>
                  <w:szCs w:val="18"/>
                  <w:rPrChange w:id="2255" w:author="Shamima Akter" w:date="2021-10-21T21:41:00Z">
                    <w:rPr>
                      <w:color w:val="000000"/>
                    </w:rPr>
                  </w:rPrChange>
                </w:rPr>
                <w:t>91.44</w:t>
              </w:r>
            </w:ins>
          </w:p>
        </w:tc>
      </w:tr>
      <w:tr w:rsidR="00361B12" w:rsidRPr="00AA039D" w14:paraId="7079B70F" w14:textId="77777777" w:rsidTr="00361B12">
        <w:trPr>
          <w:trHeight w:val="300"/>
          <w:ins w:id="2256" w:author="Ahmed, Manik" w:date="2021-10-19T22:45:00Z"/>
        </w:trPr>
        <w:tc>
          <w:tcPr>
            <w:tcW w:w="1960" w:type="dxa"/>
            <w:tcBorders>
              <w:top w:val="nil"/>
              <w:left w:val="nil"/>
              <w:bottom w:val="single" w:sz="4" w:space="0" w:color="auto"/>
              <w:right w:val="nil"/>
            </w:tcBorders>
            <w:shd w:val="clear" w:color="auto" w:fill="auto"/>
            <w:noWrap/>
            <w:vAlign w:val="bottom"/>
            <w:hideMark/>
          </w:tcPr>
          <w:p w14:paraId="2175FC47" w14:textId="77777777" w:rsidR="00361B12" w:rsidRPr="00AA039D" w:rsidRDefault="00361B12" w:rsidP="00361B12">
            <w:pPr>
              <w:suppressAutoHyphens w:val="0"/>
              <w:rPr>
                <w:ins w:id="2257" w:author="Ahmed, Manik" w:date="2021-10-19T22:45:00Z"/>
                <w:color w:val="000000"/>
                <w:sz w:val="18"/>
                <w:szCs w:val="18"/>
                <w:rPrChange w:id="2258" w:author="Shamima Akter" w:date="2021-10-21T21:41:00Z">
                  <w:rPr>
                    <w:ins w:id="2259" w:author="Ahmed, Manik" w:date="2021-10-19T22:45:00Z"/>
                    <w:color w:val="000000"/>
                  </w:rPr>
                </w:rPrChange>
              </w:rPr>
            </w:pPr>
            <w:ins w:id="2260" w:author="Ahmed, Manik" w:date="2021-10-19T22:45:00Z">
              <w:r w:rsidRPr="00AA039D">
                <w:rPr>
                  <w:color w:val="000000"/>
                  <w:sz w:val="18"/>
                  <w:szCs w:val="18"/>
                  <w:rPrChange w:id="2261" w:author="Shamima Akter" w:date="2021-10-21T21:41:00Z">
                    <w:rPr>
                      <w:color w:val="000000"/>
                    </w:rPr>
                  </w:rPrChange>
                </w:rPr>
                <w:t>Simple RNN</w:t>
              </w:r>
            </w:ins>
          </w:p>
        </w:tc>
        <w:tc>
          <w:tcPr>
            <w:tcW w:w="1120" w:type="dxa"/>
            <w:tcBorders>
              <w:top w:val="nil"/>
              <w:left w:val="nil"/>
              <w:bottom w:val="single" w:sz="4" w:space="0" w:color="auto"/>
              <w:right w:val="nil"/>
            </w:tcBorders>
            <w:shd w:val="clear" w:color="auto" w:fill="auto"/>
            <w:noWrap/>
            <w:vAlign w:val="center"/>
            <w:hideMark/>
          </w:tcPr>
          <w:p w14:paraId="465BF673" w14:textId="77777777" w:rsidR="00361B12" w:rsidRPr="00AA039D" w:rsidRDefault="00361B12" w:rsidP="00361B12">
            <w:pPr>
              <w:suppressAutoHyphens w:val="0"/>
              <w:jc w:val="center"/>
              <w:rPr>
                <w:ins w:id="2262" w:author="Ahmed, Manik" w:date="2021-10-19T22:45:00Z"/>
                <w:color w:val="000000"/>
                <w:sz w:val="18"/>
                <w:szCs w:val="18"/>
                <w:rPrChange w:id="2263" w:author="Shamima Akter" w:date="2021-10-21T21:41:00Z">
                  <w:rPr>
                    <w:ins w:id="2264" w:author="Ahmed, Manik" w:date="2021-10-19T22:45:00Z"/>
                    <w:color w:val="000000"/>
                  </w:rPr>
                </w:rPrChange>
              </w:rPr>
            </w:pPr>
            <w:ins w:id="2265" w:author="Ahmed, Manik" w:date="2021-10-19T22:45:00Z">
              <w:r w:rsidRPr="00AA039D">
                <w:rPr>
                  <w:color w:val="000000"/>
                  <w:sz w:val="18"/>
                  <w:szCs w:val="18"/>
                  <w:rPrChange w:id="2266" w:author="Shamima Akter" w:date="2021-10-21T21:41:00Z">
                    <w:rPr>
                      <w:color w:val="000000"/>
                    </w:rPr>
                  </w:rPrChange>
                </w:rPr>
                <w:t>96%</w:t>
              </w:r>
            </w:ins>
          </w:p>
        </w:tc>
        <w:tc>
          <w:tcPr>
            <w:tcW w:w="1060" w:type="dxa"/>
            <w:tcBorders>
              <w:top w:val="nil"/>
              <w:left w:val="nil"/>
              <w:bottom w:val="single" w:sz="4" w:space="0" w:color="auto"/>
              <w:right w:val="nil"/>
            </w:tcBorders>
            <w:shd w:val="clear" w:color="auto" w:fill="auto"/>
            <w:noWrap/>
            <w:vAlign w:val="center"/>
            <w:hideMark/>
          </w:tcPr>
          <w:p w14:paraId="510A7EA1" w14:textId="77777777" w:rsidR="00361B12" w:rsidRPr="00AA039D" w:rsidRDefault="00361B12" w:rsidP="00361B12">
            <w:pPr>
              <w:suppressAutoHyphens w:val="0"/>
              <w:jc w:val="center"/>
              <w:rPr>
                <w:ins w:id="2267" w:author="Ahmed, Manik" w:date="2021-10-19T22:45:00Z"/>
                <w:color w:val="000000"/>
                <w:sz w:val="18"/>
                <w:szCs w:val="18"/>
                <w:rPrChange w:id="2268" w:author="Shamima Akter" w:date="2021-10-21T21:41:00Z">
                  <w:rPr>
                    <w:ins w:id="2269" w:author="Ahmed, Manik" w:date="2021-10-19T22:45:00Z"/>
                    <w:color w:val="000000"/>
                  </w:rPr>
                </w:rPrChange>
              </w:rPr>
            </w:pPr>
            <w:ins w:id="2270" w:author="Ahmed, Manik" w:date="2021-10-19T22:45:00Z">
              <w:r w:rsidRPr="00AA039D">
                <w:rPr>
                  <w:color w:val="000000"/>
                  <w:sz w:val="18"/>
                  <w:szCs w:val="18"/>
                  <w:rPrChange w:id="2271" w:author="Shamima Akter" w:date="2021-10-21T21:41:00Z">
                    <w:rPr>
                      <w:color w:val="000000"/>
                    </w:rPr>
                  </w:rPrChange>
                </w:rPr>
                <w:t>95%</w:t>
              </w:r>
            </w:ins>
          </w:p>
        </w:tc>
        <w:tc>
          <w:tcPr>
            <w:tcW w:w="960" w:type="dxa"/>
            <w:tcBorders>
              <w:top w:val="nil"/>
              <w:left w:val="nil"/>
              <w:bottom w:val="single" w:sz="4" w:space="0" w:color="auto"/>
              <w:right w:val="nil"/>
            </w:tcBorders>
            <w:shd w:val="clear" w:color="auto" w:fill="auto"/>
            <w:noWrap/>
            <w:vAlign w:val="center"/>
            <w:hideMark/>
          </w:tcPr>
          <w:p w14:paraId="1AA8D310" w14:textId="77777777" w:rsidR="00361B12" w:rsidRPr="00AA039D" w:rsidRDefault="00361B12" w:rsidP="00361B12">
            <w:pPr>
              <w:suppressAutoHyphens w:val="0"/>
              <w:jc w:val="center"/>
              <w:rPr>
                <w:ins w:id="2272" w:author="Ahmed, Manik" w:date="2021-10-19T22:45:00Z"/>
                <w:color w:val="000000"/>
                <w:sz w:val="18"/>
                <w:szCs w:val="18"/>
                <w:rPrChange w:id="2273" w:author="Shamima Akter" w:date="2021-10-21T21:41:00Z">
                  <w:rPr>
                    <w:ins w:id="2274" w:author="Ahmed, Manik" w:date="2021-10-19T22:45:00Z"/>
                    <w:color w:val="000000"/>
                  </w:rPr>
                </w:rPrChange>
              </w:rPr>
            </w:pPr>
            <w:ins w:id="2275" w:author="Ahmed, Manik" w:date="2021-10-19T22:45:00Z">
              <w:r w:rsidRPr="00AA039D">
                <w:rPr>
                  <w:color w:val="000000"/>
                  <w:sz w:val="18"/>
                  <w:szCs w:val="18"/>
                  <w:rPrChange w:id="2276"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59B5C7DB" w14:textId="77777777" w:rsidR="00361B12" w:rsidRPr="00AA039D" w:rsidRDefault="00361B12" w:rsidP="00361B12">
            <w:pPr>
              <w:suppressAutoHyphens w:val="0"/>
              <w:jc w:val="center"/>
              <w:rPr>
                <w:ins w:id="2277" w:author="Ahmed, Manik" w:date="2021-10-19T22:45:00Z"/>
                <w:color w:val="000000"/>
                <w:sz w:val="18"/>
                <w:szCs w:val="18"/>
                <w:rPrChange w:id="2278" w:author="Shamima Akter" w:date="2021-10-21T21:41:00Z">
                  <w:rPr>
                    <w:ins w:id="2279" w:author="Ahmed, Manik" w:date="2021-10-19T22:45:00Z"/>
                    <w:color w:val="000000"/>
                  </w:rPr>
                </w:rPrChange>
              </w:rPr>
            </w:pPr>
            <w:ins w:id="2280" w:author="Ahmed, Manik" w:date="2021-10-19T22:45:00Z">
              <w:r w:rsidRPr="00AA039D">
                <w:rPr>
                  <w:color w:val="000000"/>
                  <w:sz w:val="18"/>
                  <w:szCs w:val="18"/>
                  <w:rPrChange w:id="2281" w:author="Shamima Akter" w:date="2021-10-21T21:41:00Z">
                    <w:rPr>
                      <w:color w:val="000000"/>
                    </w:rPr>
                  </w:rPrChange>
                </w:rPr>
                <w:t>96%</w:t>
              </w:r>
            </w:ins>
          </w:p>
        </w:tc>
        <w:tc>
          <w:tcPr>
            <w:tcW w:w="960" w:type="dxa"/>
            <w:tcBorders>
              <w:top w:val="nil"/>
              <w:left w:val="nil"/>
              <w:bottom w:val="single" w:sz="4" w:space="0" w:color="auto"/>
              <w:right w:val="nil"/>
            </w:tcBorders>
            <w:shd w:val="clear" w:color="auto" w:fill="auto"/>
            <w:noWrap/>
            <w:vAlign w:val="center"/>
            <w:hideMark/>
          </w:tcPr>
          <w:p w14:paraId="2DC0FB7F" w14:textId="77777777" w:rsidR="00361B12" w:rsidRPr="00AA039D" w:rsidRDefault="00361B12" w:rsidP="00361B12">
            <w:pPr>
              <w:suppressAutoHyphens w:val="0"/>
              <w:jc w:val="center"/>
              <w:rPr>
                <w:ins w:id="2282" w:author="Ahmed, Manik" w:date="2021-10-19T22:45:00Z"/>
                <w:color w:val="000000"/>
                <w:sz w:val="18"/>
                <w:szCs w:val="18"/>
                <w:rPrChange w:id="2283" w:author="Shamima Akter" w:date="2021-10-21T21:41:00Z">
                  <w:rPr>
                    <w:ins w:id="2284" w:author="Ahmed, Manik" w:date="2021-10-19T22:45:00Z"/>
                    <w:color w:val="000000"/>
                  </w:rPr>
                </w:rPrChange>
              </w:rPr>
            </w:pPr>
            <w:ins w:id="2285" w:author="Ahmed, Manik" w:date="2021-10-19T22:45:00Z">
              <w:r w:rsidRPr="00AA039D">
                <w:rPr>
                  <w:color w:val="000000"/>
                  <w:sz w:val="18"/>
                  <w:szCs w:val="18"/>
                  <w:rPrChange w:id="2286" w:author="Shamima Akter" w:date="2021-10-21T21:41:00Z">
                    <w:rPr>
                      <w:color w:val="000000"/>
                    </w:rPr>
                  </w:rPrChange>
                </w:rPr>
                <w:t>0.97</w:t>
              </w:r>
            </w:ins>
          </w:p>
        </w:tc>
        <w:tc>
          <w:tcPr>
            <w:tcW w:w="960" w:type="dxa"/>
            <w:tcBorders>
              <w:top w:val="nil"/>
              <w:left w:val="nil"/>
              <w:bottom w:val="single" w:sz="4" w:space="0" w:color="auto"/>
              <w:right w:val="nil"/>
            </w:tcBorders>
            <w:shd w:val="clear" w:color="auto" w:fill="auto"/>
            <w:noWrap/>
            <w:vAlign w:val="center"/>
            <w:hideMark/>
          </w:tcPr>
          <w:p w14:paraId="5F7CEFEE" w14:textId="77777777" w:rsidR="00361B12" w:rsidRPr="00AA039D" w:rsidRDefault="00361B12" w:rsidP="00361B12">
            <w:pPr>
              <w:suppressAutoHyphens w:val="0"/>
              <w:jc w:val="center"/>
              <w:rPr>
                <w:ins w:id="2287" w:author="Ahmed, Manik" w:date="2021-10-19T22:45:00Z"/>
                <w:color w:val="000000"/>
                <w:sz w:val="18"/>
                <w:szCs w:val="18"/>
                <w:rPrChange w:id="2288" w:author="Shamima Akter" w:date="2021-10-21T21:41:00Z">
                  <w:rPr>
                    <w:ins w:id="2289" w:author="Ahmed, Manik" w:date="2021-10-19T22:45:00Z"/>
                    <w:color w:val="000000"/>
                  </w:rPr>
                </w:rPrChange>
              </w:rPr>
            </w:pPr>
            <w:ins w:id="2290" w:author="Ahmed, Manik" w:date="2021-10-19T22:45:00Z">
              <w:r w:rsidRPr="00AA039D">
                <w:rPr>
                  <w:color w:val="000000"/>
                  <w:sz w:val="18"/>
                  <w:szCs w:val="18"/>
                  <w:rPrChange w:id="2291" w:author="Shamima Akter" w:date="2021-10-21T21:41:00Z">
                    <w:rPr>
                      <w:color w:val="000000"/>
                    </w:rPr>
                  </w:rPrChange>
                </w:rPr>
                <w:t>0.01</w:t>
              </w:r>
            </w:ins>
          </w:p>
        </w:tc>
        <w:tc>
          <w:tcPr>
            <w:tcW w:w="1240" w:type="dxa"/>
            <w:tcBorders>
              <w:top w:val="nil"/>
              <w:left w:val="nil"/>
              <w:bottom w:val="single" w:sz="4" w:space="0" w:color="auto"/>
              <w:right w:val="nil"/>
            </w:tcBorders>
            <w:shd w:val="clear" w:color="auto" w:fill="auto"/>
            <w:noWrap/>
            <w:vAlign w:val="center"/>
            <w:hideMark/>
          </w:tcPr>
          <w:p w14:paraId="570D7186" w14:textId="77777777" w:rsidR="00361B12" w:rsidRPr="00AA039D" w:rsidRDefault="00361B12" w:rsidP="00361B12">
            <w:pPr>
              <w:suppressAutoHyphens w:val="0"/>
              <w:jc w:val="center"/>
              <w:rPr>
                <w:ins w:id="2292" w:author="Ahmed, Manik" w:date="2021-10-19T22:45:00Z"/>
                <w:color w:val="000000"/>
                <w:sz w:val="18"/>
                <w:szCs w:val="18"/>
                <w:rPrChange w:id="2293" w:author="Shamima Akter" w:date="2021-10-21T21:41:00Z">
                  <w:rPr>
                    <w:ins w:id="2294" w:author="Ahmed, Manik" w:date="2021-10-19T22:45:00Z"/>
                    <w:color w:val="000000"/>
                  </w:rPr>
                </w:rPrChange>
              </w:rPr>
            </w:pPr>
            <w:ins w:id="2295" w:author="Ahmed, Manik" w:date="2021-10-19T22:45:00Z">
              <w:r w:rsidRPr="00AA039D">
                <w:rPr>
                  <w:color w:val="000000"/>
                  <w:sz w:val="18"/>
                  <w:szCs w:val="18"/>
                  <w:rPrChange w:id="2296" w:author="Shamima Akter" w:date="2021-10-21T21:41:00Z">
                    <w:rPr>
                      <w:color w:val="000000"/>
                    </w:rPr>
                  </w:rPrChange>
                </w:rPr>
                <w:t>0.03</w:t>
              </w:r>
            </w:ins>
          </w:p>
        </w:tc>
        <w:tc>
          <w:tcPr>
            <w:tcW w:w="960" w:type="dxa"/>
            <w:tcBorders>
              <w:top w:val="nil"/>
              <w:left w:val="nil"/>
              <w:bottom w:val="single" w:sz="4" w:space="0" w:color="auto"/>
              <w:right w:val="nil"/>
            </w:tcBorders>
            <w:shd w:val="clear" w:color="auto" w:fill="auto"/>
            <w:noWrap/>
            <w:vAlign w:val="center"/>
            <w:hideMark/>
          </w:tcPr>
          <w:p w14:paraId="39C90962" w14:textId="77777777" w:rsidR="00361B12" w:rsidRPr="00AA039D" w:rsidRDefault="00361B12" w:rsidP="00361B12">
            <w:pPr>
              <w:suppressAutoHyphens w:val="0"/>
              <w:jc w:val="center"/>
              <w:rPr>
                <w:ins w:id="2297" w:author="Ahmed, Manik" w:date="2021-10-19T22:45:00Z"/>
                <w:color w:val="000000"/>
                <w:sz w:val="18"/>
                <w:szCs w:val="18"/>
                <w:rPrChange w:id="2298" w:author="Shamima Akter" w:date="2021-10-21T21:41:00Z">
                  <w:rPr>
                    <w:ins w:id="2299" w:author="Ahmed, Manik" w:date="2021-10-19T22:45:00Z"/>
                    <w:color w:val="000000"/>
                  </w:rPr>
                </w:rPrChange>
              </w:rPr>
            </w:pPr>
            <w:ins w:id="2300" w:author="Ahmed, Manik" w:date="2021-10-19T22:45:00Z">
              <w:r w:rsidRPr="00AA039D">
                <w:rPr>
                  <w:color w:val="000000"/>
                  <w:sz w:val="18"/>
                  <w:szCs w:val="18"/>
                  <w:rPrChange w:id="2301" w:author="Shamima Akter" w:date="2021-10-21T21:41:00Z">
                    <w:rPr>
                      <w:color w:val="000000"/>
                    </w:rPr>
                  </w:rPrChange>
                </w:rPr>
                <w:t>15.00</w:t>
              </w:r>
            </w:ins>
          </w:p>
        </w:tc>
      </w:tr>
      <w:tr w:rsidR="00361B12" w:rsidRPr="00AA039D" w14:paraId="3E585FA5" w14:textId="77777777" w:rsidTr="00361B12">
        <w:trPr>
          <w:trHeight w:val="300"/>
          <w:ins w:id="2302" w:author="Ahmed, Manik" w:date="2021-10-19T22:45:00Z"/>
        </w:trPr>
        <w:tc>
          <w:tcPr>
            <w:tcW w:w="1960" w:type="dxa"/>
            <w:tcBorders>
              <w:top w:val="nil"/>
              <w:left w:val="nil"/>
              <w:bottom w:val="single" w:sz="4" w:space="0" w:color="auto"/>
              <w:right w:val="nil"/>
            </w:tcBorders>
            <w:shd w:val="clear" w:color="auto" w:fill="auto"/>
            <w:noWrap/>
            <w:vAlign w:val="bottom"/>
            <w:hideMark/>
          </w:tcPr>
          <w:p w14:paraId="0870BF13" w14:textId="77777777" w:rsidR="00361B12" w:rsidRPr="00AA039D" w:rsidRDefault="00361B12" w:rsidP="00361B12">
            <w:pPr>
              <w:suppressAutoHyphens w:val="0"/>
              <w:rPr>
                <w:ins w:id="2303" w:author="Ahmed, Manik" w:date="2021-10-19T22:45:00Z"/>
                <w:color w:val="000000"/>
                <w:sz w:val="18"/>
                <w:szCs w:val="18"/>
                <w:rPrChange w:id="2304" w:author="Shamima Akter" w:date="2021-10-21T21:41:00Z">
                  <w:rPr>
                    <w:ins w:id="2305" w:author="Ahmed, Manik" w:date="2021-10-19T22:45:00Z"/>
                    <w:color w:val="000000"/>
                  </w:rPr>
                </w:rPrChange>
              </w:rPr>
            </w:pPr>
            <w:ins w:id="2306" w:author="Ahmed, Manik" w:date="2021-10-19T22:45:00Z">
              <w:r w:rsidRPr="00AA039D">
                <w:rPr>
                  <w:color w:val="000000"/>
                  <w:sz w:val="18"/>
                  <w:szCs w:val="18"/>
                  <w:rPrChange w:id="2307" w:author="Shamima Akter" w:date="2021-10-21T21:41:00Z">
                    <w:rPr>
                      <w:color w:val="000000"/>
                    </w:rPr>
                  </w:rPrChange>
                </w:rPr>
                <w:t>MLP</w:t>
              </w:r>
            </w:ins>
          </w:p>
        </w:tc>
        <w:tc>
          <w:tcPr>
            <w:tcW w:w="1120" w:type="dxa"/>
            <w:tcBorders>
              <w:top w:val="nil"/>
              <w:left w:val="nil"/>
              <w:bottom w:val="single" w:sz="4" w:space="0" w:color="auto"/>
              <w:right w:val="nil"/>
            </w:tcBorders>
            <w:shd w:val="clear" w:color="auto" w:fill="auto"/>
            <w:noWrap/>
            <w:vAlign w:val="center"/>
            <w:hideMark/>
          </w:tcPr>
          <w:p w14:paraId="685F02DB" w14:textId="77777777" w:rsidR="00361B12" w:rsidRPr="00AA039D" w:rsidRDefault="00361B12" w:rsidP="00361B12">
            <w:pPr>
              <w:suppressAutoHyphens w:val="0"/>
              <w:jc w:val="center"/>
              <w:rPr>
                <w:ins w:id="2308" w:author="Ahmed, Manik" w:date="2021-10-19T22:45:00Z"/>
                <w:color w:val="000000"/>
                <w:sz w:val="18"/>
                <w:szCs w:val="18"/>
                <w:rPrChange w:id="2309" w:author="Shamima Akter" w:date="2021-10-21T21:41:00Z">
                  <w:rPr>
                    <w:ins w:id="2310" w:author="Ahmed, Manik" w:date="2021-10-19T22:45:00Z"/>
                    <w:color w:val="000000"/>
                  </w:rPr>
                </w:rPrChange>
              </w:rPr>
            </w:pPr>
            <w:ins w:id="2311" w:author="Ahmed, Manik" w:date="2021-10-19T22:45:00Z">
              <w:r w:rsidRPr="00AA039D">
                <w:rPr>
                  <w:color w:val="000000"/>
                  <w:sz w:val="18"/>
                  <w:szCs w:val="18"/>
                  <w:rPrChange w:id="2312" w:author="Shamima Akter" w:date="2021-10-21T21:41:00Z">
                    <w:rPr>
                      <w:color w:val="000000"/>
                    </w:rPr>
                  </w:rPrChange>
                </w:rPr>
                <w:t>96%</w:t>
              </w:r>
            </w:ins>
          </w:p>
        </w:tc>
        <w:tc>
          <w:tcPr>
            <w:tcW w:w="1060" w:type="dxa"/>
            <w:tcBorders>
              <w:top w:val="nil"/>
              <w:left w:val="nil"/>
              <w:bottom w:val="single" w:sz="4" w:space="0" w:color="auto"/>
              <w:right w:val="nil"/>
            </w:tcBorders>
            <w:shd w:val="clear" w:color="auto" w:fill="auto"/>
            <w:noWrap/>
            <w:vAlign w:val="center"/>
            <w:hideMark/>
          </w:tcPr>
          <w:p w14:paraId="1FFD8C4A" w14:textId="77777777" w:rsidR="00361B12" w:rsidRPr="00AA039D" w:rsidRDefault="00361B12" w:rsidP="00361B12">
            <w:pPr>
              <w:suppressAutoHyphens w:val="0"/>
              <w:jc w:val="center"/>
              <w:rPr>
                <w:ins w:id="2313" w:author="Ahmed, Manik" w:date="2021-10-19T22:45:00Z"/>
                <w:color w:val="000000"/>
                <w:sz w:val="18"/>
                <w:szCs w:val="18"/>
                <w:rPrChange w:id="2314" w:author="Shamima Akter" w:date="2021-10-21T21:41:00Z">
                  <w:rPr>
                    <w:ins w:id="2315" w:author="Ahmed, Manik" w:date="2021-10-19T22:45:00Z"/>
                    <w:color w:val="000000"/>
                  </w:rPr>
                </w:rPrChange>
              </w:rPr>
            </w:pPr>
            <w:ins w:id="2316" w:author="Ahmed, Manik" w:date="2021-10-19T22:45:00Z">
              <w:r w:rsidRPr="00AA039D">
                <w:rPr>
                  <w:color w:val="000000"/>
                  <w:sz w:val="18"/>
                  <w:szCs w:val="18"/>
                  <w:rPrChange w:id="2317" w:author="Shamima Akter" w:date="2021-10-21T21:41:00Z">
                    <w:rPr>
                      <w:color w:val="000000"/>
                    </w:rPr>
                  </w:rPrChange>
                </w:rPr>
                <w:t>95%</w:t>
              </w:r>
            </w:ins>
          </w:p>
        </w:tc>
        <w:tc>
          <w:tcPr>
            <w:tcW w:w="960" w:type="dxa"/>
            <w:tcBorders>
              <w:top w:val="nil"/>
              <w:left w:val="nil"/>
              <w:bottom w:val="single" w:sz="4" w:space="0" w:color="auto"/>
              <w:right w:val="nil"/>
            </w:tcBorders>
            <w:shd w:val="clear" w:color="auto" w:fill="auto"/>
            <w:noWrap/>
            <w:vAlign w:val="center"/>
            <w:hideMark/>
          </w:tcPr>
          <w:p w14:paraId="5CFBA89B" w14:textId="77777777" w:rsidR="00361B12" w:rsidRPr="00AA039D" w:rsidRDefault="00361B12" w:rsidP="00361B12">
            <w:pPr>
              <w:suppressAutoHyphens w:val="0"/>
              <w:jc w:val="center"/>
              <w:rPr>
                <w:ins w:id="2318" w:author="Ahmed, Manik" w:date="2021-10-19T22:45:00Z"/>
                <w:color w:val="000000"/>
                <w:sz w:val="18"/>
                <w:szCs w:val="18"/>
                <w:rPrChange w:id="2319" w:author="Shamima Akter" w:date="2021-10-21T21:41:00Z">
                  <w:rPr>
                    <w:ins w:id="2320" w:author="Ahmed, Manik" w:date="2021-10-19T22:45:00Z"/>
                    <w:color w:val="000000"/>
                  </w:rPr>
                </w:rPrChange>
              </w:rPr>
            </w:pPr>
            <w:ins w:id="2321" w:author="Ahmed, Manik" w:date="2021-10-19T22:45:00Z">
              <w:r w:rsidRPr="00AA039D">
                <w:rPr>
                  <w:color w:val="000000"/>
                  <w:sz w:val="18"/>
                  <w:szCs w:val="18"/>
                  <w:rPrChange w:id="2322" w:author="Shamima Akter" w:date="2021-10-21T21:41: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3D802537" w14:textId="77777777" w:rsidR="00361B12" w:rsidRPr="00AA039D" w:rsidRDefault="00361B12" w:rsidP="00361B12">
            <w:pPr>
              <w:suppressAutoHyphens w:val="0"/>
              <w:jc w:val="center"/>
              <w:rPr>
                <w:ins w:id="2323" w:author="Ahmed, Manik" w:date="2021-10-19T22:45:00Z"/>
                <w:color w:val="000000"/>
                <w:sz w:val="18"/>
                <w:szCs w:val="18"/>
                <w:rPrChange w:id="2324" w:author="Shamima Akter" w:date="2021-10-21T21:41:00Z">
                  <w:rPr>
                    <w:ins w:id="2325" w:author="Ahmed, Manik" w:date="2021-10-19T22:45:00Z"/>
                    <w:color w:val="000000"/>
                  </w:rPr>
                </w:rPrChange>
              </w:rPr>
            </w:pPr>
            <w:ins w:id="2326" w:author="Ahmed, Manik" w:date="2021-10-19T22:45:00Z">
              <w:r w:rsidRPr="00AA039D">
                <w:rPr>
                  <w:color w:val="000000"/>
                  <w:sz w:val="18"/>
                  <w:szCs w:val="18"/>
                  <w:rPrChange w:id="2327" w:author="Shamima Akter" w:date="2021-10-21T21:41:00Z">
                    <w:rPr>
                      <w:color w:val="000000"/>
                    </w:rPr>
                  </w:rPrChange>
                </w:rPr>
                <w:t>96%</w:t>
              </w:r>
            </w:ins>
          </w:p>
        </w:tc>
        <w:tc>
          <w:tcPr>
            <w:tcW w:w="960" w:type="dxa"/>
            <w:tcBorders>
              <w:top w:val="nil"/>
              <w:left w:val="nil"/>
              <w:bottom w:val="single" w:sz="4" w:space="0" w:color="auto"/>
              <w:right w:val="nil"/>
            </w:tcBorders>
            <w:shd w:val="clear" w:color="auto" w:fill="auto"/>
            <w:noWrap/>
            <w:vAlign w:val="center"/>
            <w:hideMark/>
          </w:tcPr>
          <w:p w14:paraId="78207FD3" w14:textId="77777777" w:rsidR="00361B12" w:rsidRPr="00AA039D" w:rsidRDefault="00361B12" w:rsidP="00361B12">
            <w:pPr>
              <w:suppressAutoHyphens w:val="0"/>
              <w:jc w:val="center"/>
              <w:rPr>
                <w:ins w:id="2328" w:author="Ahmed, Manik" w:date="2021-10-19T22:45:00Z"/>
                <w:color w:val="000000"/>
                <w:sz w:val="18"/>
                <w:szCs w:val="18"/>
                <w:rPrChange w:id="2329" w:author="Shamima Akter" w:date="2021-10-21T21:41:00Z">
                  <w:rPr>
                    <w:ins w:id="2330" w:author="Ahmed, Manik" w:date="2021-10-19T22:45:00Z"/>
                    <w:color w:val="000000"/>
                  </w:rPr>
                </w:rPrChange>
              </w:rPr>
            </w:pPr>
            <w:ins w:id="2331" w:author="Ahmed, Manik" w:date="2021-10-19T22:45:00Z">
              <w:r w:rsidRPr="00AA039D">
                <w:rPr>
                  <w:color w:val="000000"/>
                  <w:sz w:val="18"/>
                  <w:szCs w:val="18"/>
                  <w:rPrChange w:id="2332" w:author="Shamima Akter" w:date="2021-10-21T21:41:00Z">
                    <w:rPr>
                      <w:color w:val="000000"/>
                    </w:rPr>
                  </w:rPrChange>
                </w:rPr>
                <w:t>0.97</w:t>
              </w:r>
            </w:ins>
          </w:p>
        </w:tc>
        <w:tc>
          <w:tcPr>
            <w:tcW w:w="960" w:type="dxa"/>
            <w:tcBorders>
              <w:top w:val="nil"/>
              <w:left w:val="nil"/>
              <w:bottom w:val="single" w:sz="4" w:space="0" w:color="auto"/>
              <w:right w:val="nil"/>
            </w:tcBorders>
            <w:shd w:val="clear" w:color="auto" w:fill="auto"/>
            <w:noWrap/>
            <w:vAlign w:val="center"/>
            <w:hideMark/>
          </w:tcPr>
          <w:p w14:paraId="11D4C17C" w14:textId="77777777" w:rsidR="00361B12" w:rsidRPr="00AA039D" w:rsidRDefault="00361B12" w:rsidP="00361B12">
            <w:pPr>
              <w:suppressAutoHyphens w:val="0"/>
              <w:jc w:val="center"/>
              <w:rPr>
                <w:ins w:id="2333" w:author="Ahmed, Manik" w:date="2021-10-19T22:45:00Z"/>
                <w:color w:val="000000"/>
                <w:sz w:val="18"/>
                <w:szCs w:val="18"/>
                <w:rPrChange w:id="2334" w:author="Shamima Akter" w:date="2021-10-21T21:41:00Z">
                  <w:rPr>
                    <w:ins w:id="2335" w:author="Ahmed, Manik" w:date="2021-10-19T22:45:00Z"/>
                    <w:color w:val="000000"/>
                  </w:rPr>
                </w:rPrChange>
              </w:rPr>
            </w:pPr>
            <w:ins w:id="2336" w:author="Ahmed, Manik" w:date="2021-10-19T22:45:00Z">
              <w:r w:rsidRPr="00AA039D">
                <w:rPr>
                  <w:color w:val="000000"/>
                  <w:sz w:val="18"/>
                  <w:szCs w:val="18"/>
                  <w:rPrChange w:id="2337" w:author="Shamima Akter" w:date="2021-10-21T21:41:00Z">
                    <w:rPr>
                      <w:color w:val="000000"/>
                    </w:rPr>
                  </w:rPrChange>
                </w:rPr>
                <w:t>0.09</w:t>
              </w:r>
            </w:ins>
          </w:p>
        </w:tc>
        <w:tc>
          <w:tcPr>
            <w:tcW w:w="1240" w:type="dxa"/>
            <w:tcBorders>
              <w:top w:val="nil"/>
              <w:left w:val="nil"/>
              <w:bottom w:val="single" w:sz="4" w:space="0" w:color="auto"/>
              <w:right w:val="nil"/>
            </w:tcBorders>
            <w:shd w:val="clear" w:color="auto" w:fill="auto"/>
            <w:noWrap/>
            <w:vAlign w:val="center"/>
            <w:hideMark/>
          </w:tcPr>
          <w:p w14:paraId="2A0F6107" w14:textId="77777777" w:rsidR="00361B12" w:rsidRPr="00AA039D" w:rsidRDefault="00361B12" w:rsidP="00361B12">
            <w:pPr>
              <w:suppressAutoHyphens w:val="0"/>
              <w:jc w:val="center"/>
              <w:rPr>
                <w:ins w:id="2338" w:author="Ahmed, Manik" w:date="2021-10-19T22:45:00Z"/>
                <w:color w:val="000000"/>
                <w:sz w:val="18"/>
                <w:szCs w:val="18"/>
                <w:rPrChange w:id="2339" w:author="Shamima Akter" w:date="2021-10-21T21:41:00Z">
                  <w:rPr>
                    <w:ins w:id="2340" w:author="Ahmed, Manik" w:date="2021-10-19T22:45:00Z"/>
                    <w:color w:val="000000"/>
                  </w:rPr>
                </w:rPrChange>
              </w:rPr>
            </w:pPr>
            <w:ins w:id="2341" w:author="Ahmed, Manik" w:date="2021-10-19T22:45:00Z">
              <w:r w:rsidRPr="00AA039D">
                <w:rPr>
                  <w:color w:val="000000"/>
                  <w:sz w:val="18"/>
                  <w:szCs w:val="18"/>
                  <w:rPrChange w:id="2342" w:author="Shamima Akter" w:date="2021-10-21T21:41:00Z">
                    <w:rPr>
                      <w:color w:val="000000"/>
                    </w:rPr>
                  </w:rPrChange>
                </w:rPr>
                <w:t>0.08</w:t>
              </w:r>
            </w:ins>
          </w:p>
        </w:tc>
        <w:tc>
          <w:tcPr>
            <w:tcW w:w="960" w:type="dxa"/>
            <w:tcBorders>
              <w:top w:val="nil"/>
              <w:left w:val="nil"/>
              <w:bottom w:val="single" w:sz="4" w:space="0" w:color="auto"/>
              <w:right w:val="nil"/>
            </w:tcBorders>
            <w:shd w:val="clear" w:color="auto" w:fill="auto"/>
            <w:noWrap/>
            <w:vAlign w:val="center"/>
            <w:hideMark/>
          </w:tcPr>
          <w:p w14:paraId="2B0A1F1D" w14:textId="77777777" w:rsidR="00361B12" w:rsidRPr="00AA039D" w:rsidRDefault="00361B12" w:rsidP="00361B12">
            <w:pPr>
              <w:suppressAutoHyphens w:val="0"/>
              <w:jc w:val="center"/>
              <w:rPr>
                <w:ins w:id="2343" w:author="Ahmed, Manik" w:date="2021-10-19T22:45:00Z"/>
                <w:color w:val="000000"/>
                <w:sz w:val="18"/>
                <w:szCs w:val="18"/>
                <w:rPrChange w:id="2344" w:author="Shamima Akter" w:date="2021-10-21T21:41:00Z">
                  <w:rPr>
                    <w:ins w:id="2345" w:author="Ahmed, Manik" w:date="2021-10-19T22:45:00Z"/>
                    <w:color w:val="000000"/>
                  </w:rPr>
                </w:rPrChange>
              </w:rPr>
            </w:pPr>
            <w:ins w:id="2346" w:author="Ahmed, Manik" w:date="2021-10-19T22:45:00Z">
              <w:r w:rsidRPr="00AA039D">
                <w:rPr>
                  <w:color w:val="000000"/>
                  <w:sz w:val="18"/>
                  <w:szCs w:val="18"/>
                  <w:rPrChange w:id="2347" w:author="Shamima Akter" w:date="2021-10-21T21:41:00Z">
                    <w:rPr>
                      <w:color w:val="000000"/>
                    </w:rPr>
                  </w:rPrChange>
                </w:rPr>
                <w:t>9.50</w:t>
              </w:r>
            </w:ins>
          </w:p>
        </w:tc>
      </w:tr>
    </w:tbl>
    <w:p w14:paraId="3290B352" w14:textId="75B15E65" w:rsidR="00AE3255" w:rsidRDefault="00AE3255" w:rsidP="00AE3255">
      <w:pPr>
        <w:rPr>
          <w:ins w:id="2348" w:author="Ahmed, Manik" w:date="2021-10-19T22:45:00Z"/>
        </w:rPr>
      </w:pPr>
    </w:p>
    <w:p w14:paraId="307F2ED2" w14:textId="77777777" w:rsidR="00361B12" w:rsidRDefault="00361B12" w:rsidP="00AE3255">
      <w:pPr>
        <w:rPr>
          <w:ins w:id="2349" w:author="Ahmed, Manik" w:date="2021-10-19T22:42:00Z"/>
        </w:rPr>
      </w:pPr>
    </w:p>
    <w:tbl>
      <w:tblPr>
        <w:tblStyle w:val="TableGrid"/>
        <w:tblW w:w="0" w:type="auto"/>
        <w:tblLook w:val="04A0" w:firstRow="1" w:lastRow="0" w:firstColumn="1" w:lastColumn="0" w:noHBand="0" w:noVBand="1"/>
      </w:tblPr>
      <w:tblGrid>
        <w:gridCol w:w="10428"/>
      </w:tblGrid>
      <w:tr w:rsidR="00361B12" w14:paraId="48C0D500" w14:textId="77777777" w:rsidTr="00361B12">
        <w:trPr>
          <w:ins w:id="2350" w:author="Ahmed, Manik" w:date="2021-10-19T22:42:00Z"/>
        </w:trPr>
        <w:tc>
          <w:tcPr>
            <w:tcW w:w="10428" w:type="dxa"/>
          </w:tcPr>
          <w:p w14:paraId="4FF6C3C2" w14:textId="77777777" w:rsidR="00361B12" w:rsidRDefault="00361B12" w:rsidP="00AE3255">
            <w:pPr>
              <w:rPr>
                <w:ins w:id="2351" w:author="Ahmed, Manik" w:date="2021-10-19T22:42:00Z"/>
              </w:rPr>
            </w:pPr>
          </w:p>
        </w:tc>
      </w:tr>
      <w:tr w:rsidR="00361B12" w14:paraId="3CB952AB" w14:textId="77777777" w:rsidTr="00361B12">
        <w:trPr>
          <w:ins w:id="2352" w:author="Ahmed, Manik" w:date="2021-10-19T22:42:00Z"/>
        </w:trPr>
        <w:tc>
          <w:tcPr>
            <w:tcW w:w="10428" w:type="dxa"/>
          </w:tcPr>
          <w:p w14:paraId="28B82D94" w14:textId="1257A7D6" w:rsidR="00361B12" w:rsidRDefault="00361B12" w:rsidP="00AE3255">
            <w:pPr>
              <w:rPr>
                <w:ins w:id="2353" w:author="Ahmed, Manik" w:date="2021-10-19T22:42:00Z"/>
              </w:rPr>
            </w:pPr>
            <w:ins w:id="2354" w:author="Ahmed, Manik" w:date="2021-10-19T22:42:00Z">
              <w:r w:rsidRPr="0075629E">
                <w:rPr>
                  <w:noProof/>
                  <w:highlight w:val="darkMagenta"/>
                  <w:rPrChange w:id="2355" w:author="Shamima Akter" w:date="2021-10-21T23:43:00Z">
                    <w:rPr>
                      <w:noProof/>
                    </w:rPr>
                  </w:rPrChange>
                </w:rPr>
                <w:drawing>
                  <wp:inline distT="0" distB="0" distL="0" distR="0" wp14:anchorId="47CE6906" wp14:editId="122115D2">
                    <wp:extent cx="6546056" cy="2638425"/>
                    <wp:effectExtent l="0" t="0" r="7620" b="9525"/>
                    <wp:docPr id="38" name="Chart 38">
                      <a:extLst xmlns:a="http://schemas.openxmlformats.org/drawingml/2006/main">
                        <a:ext uri="{FF2B5EF4-FFF2-40B4-BE49-F238E27FC236}">
                          <a16:creationId xmlns:a16="http://schemas.microsoft.com/office/drawing/2014/main" id="{1089F71D-76F3-4057-B52C-44BB844B96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tc>
      </w:tr>
      <w:tr w:rsidR="00361B12" w14:paraId="5B2FE5E9" w14:textId="77777777" w:rsidTr="00361B12">
        <w:trPr>
          <w:ins w:id="2356" w:author="Ahmed, Manik" w:date="2021-10-19T22:42:00Z"/>
        </w:trPr>
        <w:tc>
          <w:tcPr>
            <w:tcW w:w="10428" w:type="dxa"/>
          </w:tcPr>
          <w:p w14:paraId="2CA54409" w14:textId="77777777" w:rsidR="00361B12" w:rsidRDefault="00361B12" w:rsidP="00AE3255">
            <w:pPr>
              <w:rPr>
                <w:ins w:id="2357" w:author="Ahmed, Manik" w:date="2021-10-19T22:42:00Z"/>
              </w:rPr>
            </w:pPr>
          </w:p>
        </w:tc>
      </w:tr>
      <w:tr w:rsidR="00361B12" w14:paraId="618E0F9B" w14:textId="77777777" w:rsidTr="00361B12">
        <w:trPr>
          <w:ins w:id="2358" w:author="Ahmed, Manik" w:date="2021-10-19T22:42:00Z"/>
        </w:trPr>
        <w:tc>
          <w:tcPr>
            <w:tcW w:w="10428" w:type="dxa"/>
          </w:tcPr>
          <w:p w14:paraId="5793F0E9" w14:textId="4999E1D4" w:rsidR="00361B12" w:rsidRDefault="00361B12" w:rsidP="00AE3255">
            <w:pPr>
              <w:rPr>
                <w:ins w:id="2359" w:author="Ahmed, Manik" w:date="2021-10-19T22:42:00Z"/>
              </w:rPr>
            </w:pPr>
            <w:ins w:id="2360" w:author="Ahmed, Manik" w:date="2021-10-19T22:42:00Z">
              <w:r>
                <w:rPr>
                  <w:noProof/>
                </w:rPr>
                <w:drawing>
                  <wp:inline distT="0" distB="0" distL="0" distR="0" wp14:anchorId="2F796EE3" wp14:editId="29749D2E">
                    <wp:extent cx="6628130" cy="2476500"/>
                    <wp:effectExtent l="0" t="0" r="127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rotWithShape="1">
                            <a:blip r:embed="rId31">
                              <a:extLst>
                                <a:ext uri="{28A0092B-C50C-407E-A947-70E740481C1C}">
                                  <a14:useLocalDpi xmlns:a14="http://schemas.microsoft.com/office/drawing/2010/main" val="0"/>
                                </a:ext>
                              </a:extLst>
                            </a:blip>
                            <a:srcRect b="33572"/>
                            <a:stretch/>
                          </pic:blipFill>
                          <pic:spPr bwMode="auto">
                            <a:xfrm>
                              <a:off x="0" y="0"/>
                              <a:ext cx="6628130" cy="2476500"/>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4C0E001D" w14:textId="77777777" w:rsidR="00361B12" w:rsidRDefault="00361B12" w:rsidP="00AE3255">
      <w:pPr>
        <w:rPr>
          <w:ins w:id="2361" w:author="Ahmed, Manik" w:date="2021-10-19T22:28:00Z"/>
        </w:rPr>
      </w:pPr>
    </w:p>
    <w:p w14:paraId="4305969E" w14:textId="48700670" w:rsidR="00AE3255" w:rsidRDefault="00AE3255" w:rsidP="00AE3255">
      <w:pPr>
        <w:rPr>
          <w:ins w:id="2362" w:author="Ahmed, Manik" w:date="2021-10-19T22:28:00Z"/>
        </w:rPr>
      </w:pPr>
    </w:p>
    <w:p w14:paraId="0DBB3736" w14:textId="0A111BE7" w:rsidR="00361B12" w:rsidRDefault="00361B12" w:rsidP="00361B12">
      <w:pPr>
        <w:spacing w:line="240" w:lineRule="exact"/>
        <w:jc w:val="both"/>
        <w:rPr>
          <w:ins w:id="2363" w:author="Ahmed, Manik" w:date="2021-10-19T22:43:00Z"/>
          <w:bCs/>
          <w:color w:val="000000" w:themeColor="text1"/>
          <w:highlight w:val="yellow"/>
        </w:rPr>
      </w:pPr>
      <w:ins w:id="2364" w:author="Ahmed, Manik" w:date="2021-10-19T22:43:00Z">
        <w:r>
          <w:rPr>
            <w:bCs/>
            <w:color w:val="000000" w:themeColor="text1"/>
            <w:highlight w:val="yellow"/>
          </w:rPr>
          <w:t>C Lasso</w:t>
        </w:r>
      </w:ins>
    </w:p>
    <w:p w14:paraId="3172B48D" w14:textId="77777777" w:rsidR="00361B12" w:rsidRDefault="00361B12" w:rsidP="00361B12">
      <w:pPr>
        <w:spacing w:line="240" w:lineRule="exact"/>
        <w:jc w:val="both"/>
        <w:rPr>
          <w:ins w:id="2365" w:author="Ahmed, Manik" w:date="2021-10-19T22:44:00Z"/>
          <w:bCs/>
          <w:color w:val="000000" w:themeColor="text1"/>
          <w:highlight w:val="yellow"/>
          <w:lang w:val="id-ID"/>
        </w:rPr>
        <w:sectPr w:rsidR="00361B12" w:rsidSect="006712D6">
          <w:type w:val="continuous"/>
          <w:pgSz w:w="11906" w:h="16838"/>
          <w:pgMar w:top="1296" w:right="734" w:bottom="1037" w:left="734" w:header="360" w:footer="634" w:gutter="0"/>
          <w:pgNumType w:start="1"/>
          <w:cols w:space="514"/>
          <w:formProt w:val="0"/>
          <w:titlePg/>
          <w:docGrid w:linePitch="360" w:charSpace="16384"/>
        </w:sectPr>
      </w:pPr>
    </w:p>
    <w:p w14:paraId="5925E5D8" w14:textId="43A41788" w:rsidR="00C33DEF" w:rsidRDefault="00C33DEF" w:rsidP="00C33DEF">
      <w:pPr>
        <w:spacing w:line="240" w:lineRule="exact"/>
        <w:jc w:val="both"/>
        <w:rPr>
          <w:ins w:id="2366" w:author="Shamima Akter" w:date="2021-10-20T16:39:00Z"/>
          <w:bCs/>
          <w:color w:val="000000" w:themeColor="text1"/>
        </w:rPr>
      </w:pPr>
      <w:bookmarkStart w:id="2367" w:name="_Hlk85576051"/>
      <w:ins w:id="2368" w:author="Shamima Akter" w:date="2021-10-20T16:39:00Z">
        <w:r w:rsidRPr="009D2495">
          <w:rPr>
            <w:bCs/>
            <w:color w:val="000000" w:themeColor="text1"/>
            <w:highlight w:val="yellow"/>
            <w:lang w:val="id-ID"/>
          </w:rPr>
          <w:t>Table</w:t>
        </w:r>
        <w:r w:rsidRPr="009D2495">
          <w:rPr>
            <w:bCs/>
            <w:color w:val="000000" w:themeColor="text1"/>
            <w:highlight w:val="yellow"/>
          </w:rPr>
          <w:t xml:space="preserve"> 4</w:t>
        </w:r>
        <w:r w:rsidRPr="009D2495">
          <w:rPr>
            <w:bCs/>
            <w:color w:val="000000" w:themeColor="text1"/>
            <w:highlight w:val="yellow"/>
            <w:lang w:val="id-ID"/>
          </w:rPr>
          <w:t xml:space="preserve"> provides the experimental results of the proposed</w:t>
        </w:r>
        <w:r w:rsidRPr="009D2495">
          <w:rPr>
            <w:bCs/>
            <w:color w:val="000000" w:themeColor="text1"/>
            <w:highlight w:val="yellow"/>
          </w:rPr>
          <w:t xml:space="preserve"> seven DL</w:t>
        </w:r>
        <w:r w:rsidRPr="009D2495">
          <w:rPr>
            <w:bCs/>
            <w:color w:val="000000" w:themeColor="text1"/>
            <w:highlight w:val="yellow"/>
            <w:lang w:val="id-ID"/>
          </w:rPr>
          <w:t>classifier</w:t>
        </w:r>
        <w:r w:rsidRPr="009D2495">
          <w:rPr>
            <w:bCs/>
            <w:color w:val="000000" w:themeColor="text1"/>
            <w:highlight w:val="yellow"/>
          </w:rPr>
          <w:t>s and represents the d</w:t>
        </w:r>
        <w:r w:rsidRPr="009D2495">
          <w:rPr>
            <w:bCs/>
            <w:color w:val="000000" w:themeColor="text1"/>
            <w:highlight w:val="yellow"/>
            <w:lang w:val="id-ID"/>
          </w:rPr>
          <w:t>ifferent measures such as Accuracy</w:t>
        </w:r>
        <w:r w:rsidRPr="009D2495">
          <w:rPr>
            <w:bCs/>
            <w:color w:val="000000" w:themeColor="text1"/>
            <w:highlight w:val="yellow"/>
          </w:rPr>
          <w:t>,</w:t>
        </w:r>
        <w:r w:rsidRPr="009D2495">
          <w:rPr>
            <w:bCs/>
            <w:color w:val="000000" w:themeColor="text1"/>
            <w:highlight w:val="yellow"/>
            <w:lang w:val="id-ID"/>
          </w:rPr>
          <w:t>Precision, Recall, F1 Score, AUC, Loss,</w:t>
        </w:r>
        <w:r w:rsidRPr="009D2495">
          <w:rPr>
            <w:bCs/>
            <w:color w:val="000000" w:themeColor="text1"/>
            <w:highlight w:val="yellow"/>
          </w:rPr>
          <w:t xml:space="preserve"> </w:t>
        </w:r>
        <w:r w:rsidRPr="009D2495">
          <w:rPr>
            <w:bCs/>
            <w:color w:val="000000" w:themeColor="text1"/>
            <w:highlight w:val="yellow"/>
            <w:lang w:val="id-ID"/>
          </w:rPr>
          <w:t>and Val</w:t>
        </w:r>
        <w:proofErr w:type="spellStart"/>
        <w:r w:rsidRPr="009D2495">
          <w:rPr>
            <w:bCs/>
            <w:color w:val="000000" w:themeColor="text1"/>
            <w:highlight w:val="yellow"/>
          </w:rPr>
          <w:t>idation</w:t>
        </w:r>
        <w:proofErr w:type="spellEnd"/>
        <w:r w:rsidRPr="009D2495">
          <w:rPr>
            <w:bCs/>
            <w:color w:val="000000" w:themeColor="text1"/>
            <w:highlight w:val="yellow"/>
          </w:rPr>
          <w:t xml:space="preserve"> </w:t>
        </w:r>
        <w:r w:rsidRPr="009D2495">
          <w:rPr>
            <w:bCs/>
            <w:color w:val="000000" w:themeColor="text1"/>
            <w:highlight w:val="yellow"/>
            <w:lang w:val="id-ID"/>
          </w:rPr>
          <w:t>loss</w:t>
        </w:r>
        <w:r w:rsidRPr="009D2495">
          <w:rPr>
            <w:bCs/>
            <w:color w:val="000000" w:themeColor="text1"/>
            <w:highlight w:val="yellow"/>
          </w:rPr>
          <w:t xml:space="preserve"> (errors) </w:t>
        </w:r>
        <w:r w:rsidRPr="009D2495">
          <w:rPr>
            <w:bCs/>
            <w:color w:val="000000" w:themeColor="text1"/>
            <w:highlight w:val="yellow"/>
          </w:rPr>
          <w:fldChar w:fldCharType="begin" w:fldLock="1"/>
        </w:r>
        <w:r w:rsidRPr="009D2495">
          <w:rPr>
            <w:bCs/>
            <w:color w:val="000000" w:themeColor="text1"/>
            <w:highlight w:val="yellow"/>
          </w:rPr>
          <w: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instrText>
        </w:r>
        <w:r w:rsidRPr="009D2495">
          <w:rPr>
            <w:bCs/>
            <w:color w:val="000000" w:themeColor="text1"/>
            <w:highlight w:val="yellow"/>
          </w:rPr>
          <w:fldChar w:fldCharType="separate"/>
        </w:r>
        <w:r w:rsidRPr="009D2495">
          <w:rPr>
            <w:bCs/>
            <w:noProof/>
            <w:color w:val="000000" w:themeColor="text1"/>
            <w:highlight w:val="yellow"/>
          </w:rPr>
          <w:t>[35]</w:t>
        </w:r>
        <w:r w:rsidRPr="009D2495">
          <w:rPr>
            <w:bCs/>
            <w:color w:val="000000" w:themeColor="text1"/>
            <w:highlight w:val="yellow"/>
          </w:rPr>
          <w:fldChar w:fldCharType="end"/>
        </w:r>
        <w:r w:rsidRPr="009D2495">
          <w:rPr>
            <w:bCs/>
            <w:color w:val="000000" w:themeColor="text1"/>
            <w:highlight w:val="yellow"/>
            <w:lang w:val="id-ID"/>
          </w:rPr>
          <w:t xml:space="preserve">. All of these measurements should have values as </w:t>
        </w:r>
        <w:r w:rsidRPr="009D2495">
          <w:rPr>
            <w:bCs/>
            <w:color w:val="000000" w:themeColor="text1"/>
            <w:highlight w:val="yellow"/>
          </w:rPr>
          <w:t xml:space="preserve">close to </w:t>
        </w:r>
        <w:r w:rsidRPr="009D2495">
          <w:rPr>
            <w:bCs/>
            <w:color w:val="000000" w:themeColor="text1"/>
            <w:highlight w:val="yellow"/>
            <w:lang w:val="id-ID"/>
          </w:rPr>
          <w:t>100</w:t>
        </w:r>
        <w:r w:rsidRPr="009D2495">
          <w:rPr>
            <w:bCs/>
            <w:color w:val="000000" w:themeColor="text1"/>
            <w:highlight w:val="yellow"/>
          </w:rPr>
          <w:t>.</w:t>
        </w:r>
        <w:r w:rsidRPr="009D2495">
          <w:rPr>
            <w:bCs/>
            <w:color w:val="000000" w:themeColor="text1"/>
            <w:highlight w:val="yellow"/>
            <w:lang w:val="id-ID"/>
          </w:rPr>
          <w:t xml:space="preserve"> We consider</w:t>
        </w:r>
        <w:r w:rsidRPr="009D2495">
          <w:rPr>
            <w:bCs/>
            <w:color w:val="000000" w:themeColor="text1"/>
            <w:highlight w:val="yellow"/>
          </w:rPr>
          <w:t>ed</w:t>
        </w:r>
        <w:r w:rsidRPr="009D2495">
          <w:rPr>
            <w:bCs/>
            <w:color w:val="000000" w:themeColor="text1"/>
            <w:highlight w:val="yellow"/>
            <w:lang w:val="id-ID"/>
          </w:rPr>
          <w:t xml:space="preserve"> the classifier that </w:t>
        </w:r>
        <w:r w:rsidRPr="009D2495">
          <w:rPr>
            <w:bCs/>
            <w:color w:val="000000" w:themeColor="text1"/>
            <w:highlight w:val="yellow"/>
          </w:rPr>
          <w:t>handles</w:t>
        </w:r>
        <w:r w:rsidRPr="009D2495">
          <w:rPr>
            <w:bCs/>
            <w:color w:val="000000" w:themeColor="text1"/>
            <w:highlight w:val="yellow"/>
            <w:lang w:val="id-ID"/>
          </w:rPr>
          <w:t xml:space="preserve"> the greatest score to be the best classification algorithm.</w:t>
        </w:r>
        <w:r>
          <w:rPr>
            <w:bCs/>
            <w:color w:val="000000" w:themeColor="text1"/>
          </w:rPr>
          <w:t xml:space="preserve"> </w:t>
        </w:r>
        <w:r w:rsidRPr="00577BFD">
          <w:rPr>
            <w:color w:val="000000" w:themeColor="text1"/>
          </w:rPr>
          <w:t xml:space="preserve">All the models showed </w:t>
        </w:r>
        <w:r>
          <w:rPr>
            <w:color w:val="000000" w:themeColor="text1"/>
          </w:rPr>
          <w:t>80</w:t>
        </w:r>
        <w:r w:rsidRPr="00577BFD">
          <w:rPr>
            <w:color w:val="000000" w:themeColor="text1"/>
          </w:rPr>
          <w:t xml:space="preserve"> to over 90% accuracy, where three models showed </w:t>
        </w:r>
      </w:ins>
      <w:ins w:id="2369" w:author="Shamima Akter" w:date="2021-10-20T19:30:00Z">
        <w:r w:rsidR="00D35562">
          <w:rPr>
            <w:color w:val="000000" w:themeColor="text1"/>
          </w:rPr>
          <w:t>more than 9</w:t>
        </w:r>
      </w:ins>
      <w:ins w:id="2370" w:author="Shamima Akter" w:date="2021-10-20T19:32:00Z">
        <w:r w:rsidR="00D35562">
          <w:rPr>
            <w:color w:val="000000" w:themeColor="text1"/>
          </w:rPr>
          <w:t>0</w:t>
        </w:r>
      </w:ins>
      <w:ins w:id="2371" w:author="Shamima Akter" w:date="2021-10-20T19:31:00Z">
        <w:r w:rsidR="00D35562">
          <w:rPr>
            <w:color w:val="000000" w:themeColor="text1"/>
          </w:rPr>
          <w:t xml:space="preserve"> % a</w:t>
        </w:r>
      </w:ins>
      <w:ins w:id="2372" w:author="Shamima Akter" w:date="2021-10-20T16:39:00Z">
        <w:r w:rsidRPr="00577BFD">
          <w:rPr>
            <w:color w:val="000000" w:themeColor="text1"/>
          </w:rPr>
          <w:t>ccuracy. Out of all algorithms, ANN showed the highest accuracy of 97</w:t>
        </w:r>
        <w:proofErr w:type="gramStart"/>
        <w:r w:rsidRPr="00577BFD">
          <w:rPr>
            <w:color w:val="000000" w:themeColor="text1"/>
          </w:rPr>
          <w:t xml:space="preserve">%, </w:t>
        </w:r>
      </w:ins>
      <w:ins w:id="2373" w:author="Shamima Akter" w:date="2021-10-20T19:31:00Z">
        <w:r w:rsidR="00D35562">
          <w:rPr>
            <w:color w:val="000000" w:themeColor="text1"/>
          </w:rPr>
          <w:t xml:space="preserve"> followed</w:t>
        </w:r>
        <w:proofErr w:type="gramEnd"/>
        <w:r w:rsidR="00D35562">
          <w:rPr>
            <w:color w:val="000000" w:themeColor="text1"/>
          </w:rPr>
          <w:t xml:space="preserve"> by </w:t>
        </w:r>
        <w:r w:rsidR="00D35562" w:rsidRPr="00577BFD">
          <w:rPr>
            <w:color w:val="000000" w:themeColor="text1"/>
          </w:rPr>
          <w:t>Perceptron-9</w:t>
        </w:r>
        <w:r w:rsidR="00D35562">
          <w:rPr>
            <w:color w:val="000000" w:themeColor="text1"/>
          </w:rPr>
          <w:t>6</w:t>
        </w:r>
        <w:r w:rsidR="00D35562" w:rsidRPr="00577BFD">
          <w:rPr>
            <w:color w:val="000000" w:themeColor="text1"/>
          </w:rPr>
          <w:t>%, and Simple RNN-9</w:t>
        </w:r>
        <w:r w:rsidR="00D35562">
          <w:rPr>
            <w:color w:val="000000" w:themeColor="text1"/>
          </w:rPr>
          <w:t>5</w:t>
        </w:r>
        <w:r w:rsidR="00D35562" w:rsidRPr="00577BFD">
          <w:rPr>
            <w:color w:val="000000" w:themeColor="text1"/>
          </w:rPr>
          <w:t xml:space="preserve">%. </w:t>
        </w:r>
      </w:ins>
      <w:ins w:id="2374" w:author="Shamima Akter" w:date="2021-10-20T16:39:00Z">
        <w:r w:rsidRPr="00577BFD">
          <w:rPr>
            <w:color w:val="000000" w:themeColor="text1"/>
          </w:rPr>
          <w:t xml:space="preserve">LSTM </w:t>
        </w:r>
        <w:r w:rsidRPr="00577BFD">
          <w:rPr>
            <w:color w:val="000000" w:themeColor="text1"/>
          </w:rPr>
          <w:t>Bidirectional LSTM</w:t>
        </w:r>
      </w:ins>
      <w:ins w:id="2375" w:author="Shamima Akter" w:date="2021-10-20T19:32:00Z">
        <w:r w:rsidR="00D35562">
          <w:rPr>
            <w:color w:val="000000" w:themeColor="text1"/>
          </w:rPr>
          <w:t xml:space="preserve">, and </w:t>
        </w:r>
      </w:ins>
      <w:ins w:id="2376" w:author="Shamima Akter" w:date="2021-10-20T19:33:00Z">
        <w:r w:rsidR="00D35562">
          <w:rPr>
            <w:color w:val="000000" w:themeColor="text1"/>
          </w:rPr>
          <w:t>GRU showed same score for accuracy</w:t>
        </w:r>
      </w:ins>
      <w:ins w:id="2377" w:author="Shamima Akter" w:date="2021-10-20T19:34:00Z">
        <w:r w:rsidR="003B3660">
          <w:rPr>
            <w:color w:val="000000" w:themeColor="text1"/>
          </w:rPr>
          <w:t xml:space="preserve"> </w:t>
        </w:r>
      </w:ins>
      <w:ins w:id="2378" w:author="Shamima Akter" w:date="2021-10-20T19:33:00Z">
        <w:r w:rsidR="003B3660">
          <w:rPr>
            <w:color w:val="000000" w:themeColor="text1"/>
          </w:rPr>
          <w:t>(79</w:t>
        </w:r>
      </w:ins>
      <w:ins w:id="2379" w:author="Shamima Akter" w:date="2021-10-20T19:34:00Z">
        <w:r w:rsidR="003B3660">
          <w:rPr>
            <w:color w:val="000000" w:themeColor="text1"/>
          </w:rPr>
          <w:t>%</w:t>
        </w:r>
        <w:proofErr w:type="gramStart"/>
        <w:r w:rsidR="003B3660">
          <w:rPr>
            <w:color w:val="000000" w:themeColor="text1"/>
          </w:rPr>
          <w:t>)</w:t>
        </w:r>
      </w:ins>
      <w:ins w:id="2380" w:author="Shamima Akter" w:date="2021-10-20T16:39:00Z">
        <w:r w:rsidRPr="00577BFD">
          <w:rPr>
            <w:color w:val="000000" w:themeColor="text1"/>
          </w:rPr>
          <w:t>,GRU</w:t>
        </w:r>
        <w:proofErr w:type="gramEnd"/>
        <w:r w:rsidRPr="00577BFD">
          <w:rPr>
            <w:color w:val="000000" w:themeColor="text1"/>
          </w:rPr>
          <w:t>-93% and BidirectionalGRU-</w:t>
        </w:r>
      </w:ins>
      <w:ins w:id="2381" w:author="Shamima Akter" w:date="2021-10-20T19:34:00Z">
        <w:r w:rsidR="003B3660">
          <w:rPr>
            <w:color w:val="000000" w:themeColor="text1"/>
          </w:rPr>
          <w:t>86</w:t>
        </w:r>
      </w:ins>
      <w:ins w:id="2382" w:author="Shamima Akter" w:date="2021-10-20T16:39:00Z">
        <w:r w:rsidRPr="00577BFD">
          <w:rPr>
            <w:color w:val="000000" w:themeColor="text1"/>
          </w:rPr>
          <w:t>%, Table 4</w:t>
        </w:r>
      </w:ins>
      <w:ins w:id="2383" w:author="Shamima Akter" w:date="2021-10-20T19:35:00Z">
        <w:r w:rsidR="003B3660">
          <w:rPr>
            <w:color w:val="000000" w:themeColor="text1"/>
          </w:rPr>
          <w:t xml:space="preserve"> also</w:t>
        </w:r>
      </w:ins>
      <w:ins w:id="2384" w:author="Shamima Akter" w:date="2021-10-20T16:39:00Z">
        <w:r w:rsidRPr="00577BFD">
          <w:rPr>
            <w:color w:val="000000" w:themeColor="text1"/>
          </w:rPr>
          <w:t xml:space="preserve"> shows precision, recall, and F1 score for all </w:t>
        </w:r>
        <w:r>
          <w:rPr>
            <w:color w:val="000000" w:themeColor="text1"/>
          </w:rPr>
          <w:t>DL</w:t>
        </w:r>
        <w:r w:rsidRPr="00577BFD">
          <w:rPr>
            <w:color w:val="000000" w:themeColor="text1"/>
          </w:rPr>
          <w:t xml:space="preserve"> models</w:t>
        </w:r>
        <w:r>
          <w:rPr>
            <w:color w:val="000000" w:themeColor="text1"/>
          </w:rPr>
          <w:t xml:space="preserve">. </w:t>
        </w:r>
        <w:r w:rsidRPr="009D2495">
          <w:rPr>
            <w:bCs/>
            <w:color w:val="000000" w:themeColor="text1"/>
            <w:highlight w:val="yellow"/>
            <w:lang w:val="id-ID"/>
          </w:rPr>
          <w:t>ANN</w:t>
        </w:r>
      </w:ins>
      <w:ins w:id="2385" w:author="Shamima Akter" w:date="2021-10-20T19:37:00Z">
        <w:r w:rsidR="003B3660">
          <w:rPr>
            <w:bCs/>
            <w:color w:val="000000" w:themeColor="text1"/>
            <w:highlight w:val="yellow"/>
          </w:rPr>
          <w:t xml:space="preserve">, MLP, and </w:t>
        </w:r>
        <w:proofErr w:type="spellStart"/>
        <w:r w:rsidR="003B3660">
          <w:rPr>
            <w:bCs/>
            <w:color w:val="000000" w:themeColor="text1"/>
            <w:highlight w:val="yellow"/>
          </w:rPr>
          <w:t>SimpleRNN</w:t>
        </w:r>
        <w:proofErr w:type="spellEnd"/>
        <w:r w:rsidR="003B3660">
          <w:rPr>
            <w:bCs/>
            <w:color w:val="000000" w:themeColor="text1"/>
            <w:highlight w:val="yellow"/>
          </w:rPr>
          <w:t xml:space="preserve"> scored </w:t>
        </w:r>
      </w:ins>
      <w:ins w:id="2386" w:author="Shamima Akter" w:date="2021-10-20T19:38:00Z">
        <w:r w:rsidR="003B3660">
          <w:rPr>
            <w:bCs/>
            <w:color w:val="000000" w:themeColor="text1"/>
            <w:highlight w:val="yellow"/>
          </w:rPr>
          <w:t xml:space="preserve">high </w:t>
        </w:r>
      </w:ins>
      <w:ins w:id="2387" w:author="Shamima Akter" w:date="2021-10-20T16:39:00Z">
        <w:r w:rsidRPr="009D2495">
          <w:rPr>
            <w:bCs/>
            <w:color w:val="000000" w:themeColor="text1"/>
            <w:highlight w:val="yellow"/>
            <w:lang w:val="id-ID"/>
          </w:rPr>
          <w:t>Precision</w:t>
        </w:r>
      </w:ins>
      <w:ins w:id="2388" w:author="Shamima Akter" w:date="2021-10-20T19:38:00Z">
        <w:r w:rsidR="003B3660">
          <w:rPr>
            <w:bCs/>
            <w:color w:val="000000" w:themeColor="text1"/>
            <w:highlight w:val="yellow"/>
          </w:rPr>
          <w:t xml:space="preserve">, Recall </w:t>
        </w:r>
      </w:ins>
      <w:ins w:id="2389" w:author="Shamima Akter" w:date="2021-10-20T16:39:00Z">
        <w:r w:rsidRPr="009D2495">
          <w:rPr>
            <w:bCs/>
            <w:color w:val="000000" w:themeColor="text1"/>
            <w:highlight w:val="yellow"/>
            <w:lang w:val="id-ID"/>
          </w:rPr>
          <w:t>and F1 scores</w:t>
        </w:r>
      </w:ins>
      <w:ins w:id="2390" w:author="Shamima Akter" w:date="2021-10-20T19:38:00Z">
        <w:r w:rsidR="003B3660">
          <w:rPr>
            <w:bCs/>
            <w:color w:val="000000" w:themeColor="text1"/>
            <w:highlight w:val="yellow"/>
          </w:rPr>
          <w:t>. ANN achieved highest Precision, Recal</w:t>
        </w:r>
      </w:ins>
      <w:ins w:id="2391" w:author="Shamima Akter" w:date="2021-10-20T19:39:00Z">
        <w:r w:rsidR="003B3660">
          <w:rPr>
            <w:bCs/>
            <w:color w:val="000000" w:themeColor="text1"/>
            <w:highlight w:val="yellow"/>
          </w:rPr>
          <w:t xml:space="preserve">l, and F1 measure among all </w:t>
        </w:r>
        <w:proofErr w:type="spellStart"/>
        <w:proofErr w:type="gramStart"/>
        <w:r w:rsidR="003B3660">
          <w:rPr>
            <w:bCs/>
            <w:color w:val="000000" w:themeColor="text1"/>
            <w:highlight w:val="yellow"/>
          </w:rPr>
          <w:t>models.</w:t>
        </w:r>
      </w:ins>
      <w:ins w:id="2392" w:author="Shamima Akter" w:date="2021-10-20T16:39:00Z">
        <w:r w:rsidRPr="009D2495">
          <w:rPr>
            <w:bCs/>
            <w:color w:val="000000" w:themeColor="text1"/>
            <w:highlight w:val="yellow"/>
          </w:rPr>
          <w:t>The</w:t>
        </w:r>
        <w:proofErr w:type="spellEnd"/>
        <w:proofErr w:type="gramEnd"/>
        <w:r w:rsidRPr="009D2495">
          <w:rPr>
            <w:bCs/>
            <w:color w:val="000000" w:themeColor="text1"/>
            <w:highlight w:val="yellow"/>
          </w:rPr>
          <w:t xml:space="preserve"> values of </w:t>
        </w:r>
        <w:r w:rsidRPr="009D2495">
          <w:rPr>
            <w:bCs/>
            <w:color w:val="000000" w:themeColor="text1"/>
            <w:highlight w:val="yellow"/>
            <w:lang w:val="id-ID"/>
          </w:rPr>
          <w:t xml:space="preserve">Precision, Recall, and F1 scores of </w:t>
        </w:r>
      </w:ins>
      <w:ins w:id="2393" w:author="Shamima Akter" w:date="2021-10-20T19:39:00Z">
        <w:r w:rsidR="003B3660">
          <w:rPr>
            <w:bCs/>
            <w:color w:val="000000" w:themeColor="text1"/>
            <w:highlight w:val="yellow"/>
          </w:rPr>
          <w:t xml:space="preserve">LSTM, </w:t>
        </w:r>
        <w:proofErr w:type="spellStart"/>
        <w:r w:rsidR="003B3660">
          <w:rPr>
            <w:bCs/>
            <w:color w:val="000000" w:themeColor="text1"/>
            <w:highlight w:val="yellow"/>
          </w:rPr>
          <w:t>BidirectionalLSTM</w:t>
        </w:r>
        <w:proofErr w:type="spellEnd"/>
        <w:r w:rsidR="003B3660">
          <w:rPr>
            <w:bCs/>
            <w:color w:val="000000" w:themeColor="text1"/>
            <w:highlight w:val="yellow"/>
          </w:rPr>
          <w:t>, and GRU</w:t>
        </w:r>
      </w:ins>
      <w:ins w:id="2394" w:author="Shamima Akter" w:date="2021-10-20T16:39:00Z">
        <w:r w:rsidRPr="009D2495">
          <w:rPr>
            <w:bCs/>
            <w:color w:val="000000" w:themeColor="text1"/>
            <w:highlight w:val="yellow"/>
            <w:lang w:val="id-ID"/>
          </w:rPr>
          <w:t xml:space="preserve"> are the sam</w:t>
        </w:r>
      </w:ins>
      <w:ins w:id="2395" w:author="Shamima Akter" w:date="2021-10-20T19:40:00Z">
        <w:r w:rsidR="003B3660">
          <w:rPr>
            <w:bCs/>
            <w:color w:val="000000" w:themeColor="text1"/>
            <w:highlight w:val="yellow"/>
          </w:rPr>
          <w:t>e; 81%, 84%, and 79% respectively</w:t>
        </w:r>
      </w:ins>
      <w:ins w:id="2396" w:author="Shamima Akter" w:date="2021-10-20T19:41:00Z">
        <w:r w:rsidR="003B3660">
          <w:rPr>
            <w:bCs/>
            <w:color w:val="000000" w:themeColor="text1"/>
            <w:highlight w:val="yellow"/>
          </w:rPr>
          <w:t xml:space="preserve"> and these scores are low compare to all other models.</w:t>
        </w:r>
      </w:ins>
    </w:p>
    <w:p w14:paraId="67A24522" w14:textId="6B7DEE25" w:rsidR="00361B12" w:rsidRDefault="00361B12" w:rsidP="00361B12">
      <w:pPr>
        <w:spacing w:line="240" w:lineRule="exact"/>
        <w:jc w:val="both"/>
        <w:rPr>
          <w:ins w:id="2397" w:author="Ahmed, Manik" w:date="2021-10-19T22:43:00Z"/>
          <w:bCs/>
          <w:color w:val="000000" w:themeColor="text1"/>
        </w:rPr>
      </w:pPr>
      <w:ins w:id="2398" w:author="Ahmed, Manik" w:date="2021-10-19T22:43:00Z">
        <w:del w:id="2399" w:author="Shamima Akter" w:date="2021-10-20T16:39:00Z">
          <w:r w:rsidRPr="009D2495" w:rsidDel="00C33DEF">
            <w:rPr>
              <w:bCs/>
              <w:color w:val="000000" w:themeColor="text1"/>
              <w:highlight w:val="yellow"/>
              <w:lang w:val="id-ID"/>
            </w:rPr>
            <w:delText>Table</w:delText>
          </w:r>
          <w:r w:rsidRPr="009D2495" w:rsidDel="00C33DEF">
            <w:rPr>
              <w:bCs/>
              <w:color w:val="000000" w:themeColor="text1"/>
              <w:highlight w:val="yellow"/>
            </w:rPr>
            <w:delText xml:space="preserve"> 4</w:delText>
          </w:r>
          <w:r w:rsidRPr="009D2495" w:rsidDel="00C33DEF">
            <w:rPr>
              <w:bCs/>
              <w:color w:val="000000" w:themeColor="text1"/>
              <w:highlight w:val="yellow"/>
              <w:lang w:val="id-ID"/>
            </w:rPr>
            <w:delText xml:space="preserve"> provides the experimental results of the proposed</w:delText>
          </w:r>
          <w:r w:rsidRPr="009D2495" w:rsidDel="00C33DEF">
            <w:rPr>
              <w:bCs/>
              <w:color w:val="000000" w:themeColor="text1"/>
              <w:highlight w:val="yellow"/>
            </w:rPr>
            <w:delText xml:space="preserve"> seven DL</w:delText>
          </w:r>
          <w:r w:rsidRPr="009D2495" w:rsidDel="00C33DEF">
            <w:rPr>
              <w:bCs/>
              <w:color w:val="000000" w:themeColor="text1"/>
              <w:highlight w:val="yellow"/>
              <w:lang w:val="id-ID"/>
            </w:rPr>
            <w:delText>classifier</w:delText>
          </w:r>
          <w:r w:rsidRPr="009D2495" w:rsidDel="00C33DEF">
            <w:rPr>
              <w:bCs/>
              <w:color w:val="000000" w:themeColor="text1"/>
              <w:highlight w:val="yellow"/>
            </w:rPr>
            <w:delText>s and represents the d</w:delText>
          </w:r>
          <w:r w:rsidRPr="009D2495" w:rsidDel="00C33DEF">
            <w:rPr>
              <w:bCs/>
              <w:color w:val="000000" w:themeColor="text1"/>
              <w:highlight w:val="yellow"/>
              <w:lang w:val="id-ID"/>
            </w:rPr>
            <w:delText>ifferent measures such as Accuracy</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Precision, Recall, F1 Score, AUC, Loss,</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and Val</w:delText>
          </w:r>
          <w:r w:rsidRPr="009D2495" w:rsidDel="00C33DEF">
            <w:rPr>
              <w:bCs/>
              <w:color w:val="000000" w:themeColor="text1"/>
              <w:highlight w:val="yellow"/>
            </w:rPr>
            <w:delText xml:space="preserve">idation </w:delText>
          </w:r>
          <w:r w:rsidRPr="009D2495" w:rsidDel="00C33DEF">
            <w:rPr>
              <w:bCs/>
              <w:color w:val="000000" w:themeColor="text1"/>
              <w:highlight w:val="yellow"/>
              <w:lang w:val="id-ID"/>
            </w:rPr>
            <w:delText>loss</w:delText>
          </w:r>
          <w:r w:rsidRPr="009D2495" w:rsidDel="00C33DEF">
            <w:rPr>
              <w:bCs/>
              <w:color w:val="000000" w:themeColor="text1"/>
              <w:highlight w:val="yellow"/>
            </w:rPr>
            <w:delText xml:space="preserve"> (errors) </w:delText>
          </w:r>
          <w:r w:rsidRPr="009D2495" w:rsidDel="00C33DEF">
            <w:rPr>
              <w:bCs/>
              <w:color w:val="000000" w:themeColor="text1"/>
              <w:highlight w:val="yellow"/>
            </w:rPr>
            <w:fldChar w:fldCharType="begin" w:fldLock="1"/>
          </w:r>
          <w:r w:rsidRPr="009D2495" w:rsidDel="00C33DEF">
            <w:rPr>
              <w:bCs/>
              <w:color w:val="000000" w:themeColor="text1"/>
              <w:highlight w:val="yellow"/>
            </w:rPr>
            <w:del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delInstrText>
          </w:r>
          <w:r w:rsidRPr="009D2495" w:rsidDel="00C33DEF">
            <w:rPr>
              <w:bCs/>
              <w:color w:val="000000" w:themeColor="text1"/>
              <w:highlight w:val="yellow"/>
            </w:rPr>
            <w:fldChar w:fldCharType="separate"/>
          </w:r>
          <w:r w:rsidRPr="009D2495" w:rsidDel="00C33DEF">
            <w:rPr>
              <w:bCs/>
              <w:noProof/>
              <w:color w:val="000000" w:themeColor="text1"/>
              <w:highlight w:val="yellow"/>
            </w:rPr>
            <w:delText>[35]</w:delText>
          </w:r>
          <w:r w:rsidRPr="009D2495" w:rsidDel="00C33DEF">
            <w:rPr>
              <w:bCs/>
              <w:color w:val="000000" w:themeColor="text1"/>
              <w:highlight w:val="yellow"/>
            </w:rPr>
            <w:fldChar w:fldCharType="end"/>
          </w:r>
          <w:r w:rsidRPr="009D2495" w:rsidDel="00C33DEF">
            <w:rPr>
              <w:bCs/>
              <w:color w:val="000000" w:themeColor="text1"/>
              <w:highlight w:val="yellow"/>
              <w:lang w:val="id-ID"/>
            </w:rPr>
            <w:delText xml:space="preserve">. All of these measurements should have values as </w:delText>
          </w:r>
          <w:r w:rsidRPr="009D2495" w:rsidDel="00C33DEF">
            <w:rPr>
              <w:bCs/>
              <w:color w:val="000000" w:themeColor="text1"/>
              <w:highlight w:val="yellow"/>
            </w:rPr>
            <w:delText xml:space="preserve">close to </w:delText>
          </w:r>
          <w:r w:rsidRPr="009D2495" w:rsidDel="00C33DEF">
            <w:rPr>
              <w:bCs/>
              <w:color w:val="000000" w:themeColor="text1"/>
              <w:highlight w:val="yellow"/>
              <w:lang w:val="id-ID"/>
            </w:rPr>
            <w:delText>100</w:delText>
          </w:r>
          <w:r w:rsidRPr="009D2495" w:rsidDel="00C33DEF">
            <w:rPr>
              <w:bCs/>
              <w:color w:val="000000" w:themeColor="text1"/>
              <w:highlight w:val="yellow"/>
            </w:rPr>
            <w:delText>.</w:delText>
          </w:r>
          <w:r w:rsidRPr="009D2495" w:rsidDel="00C33DEF">
            <w:rPr>
              <w:bCs/>
              <w:color w:val="000000" w:themeColor="text1"/>
              <w:highlight w:val="yellow"/>
              <w:lang w:val="id-ID"/>
            </w:rPr>
            <w:delText xml:space="preserve"> We consider</w:delText>
          </w:r>
          <w:r w:rsidRPr="009D2495" w:rsidDel="00C33DEF">
            <w:rPr>
              <w:bCs/>
              <w:color w:val="000000" w:themeColor="text1"/>
              <w:highlight w:val="yellow"/>
            </w:rPr>
            <w:delText>ed</w:delText>
          </w:r>
          <w:r w:rsidRPr="009D2495" w:rsidDel="00C33DEF">
            <w:rPr>
              <w:bCs/>
              <w:color w:val="000000" w:themeColor="text1"/>
              <w:highlight w:val="yellow"/>
              <w:lang w:val="id-ID"/>
            </w:rPr>
            <w:delText xml:space="preserve"> the classifier that </w:delText>
          </w:r>
          <w:r w:rsidRPr="009D2495" w:rsidDel="00C33DEF">
            <w:rPr>
              <w:bCs/>
              <w:color w:val="000000" w:themeColor="text1"/>
              <w:highlight w:val="yellow"/>
            </w:rPr>
            <w:delText>handles</w:delText>
          </w:r>
          <w:r w:rsidRPr="009D2495" w:rsidDel="00C33DEF">
            <w:rPr>
              <w:bCs/>
              <w:color w:val="000000" w:themeColor="text1"/>
              <w:highlight w:val="yellow"/>
              <w:lang w:val="id-ID"/>
            </w:rPr>
            <w:delText xml:space="preserve"> the greatest score to be the best classification algorithm. ANN showed the same percentage of Precision and F1 scores (97%)</w:delText>
          </w:r>
          <w:r w:rsidRPr="009D2495" w:rsidDel="00C33DEF">
            <w:rPr>
              <w:bCs/>
              <w:color w:val="000000" w:themeColor="text1"/>
              <w:highlight w:val="yellow"/>
            </w:rPr>
            <w:delText xml:space="preserve"> and </w:delText>
          </w:r>
          <w:r w:rsidRPr="009D2495" w:rsidDel="00C33DEF">
            <w:rPr>
              <w:bCs/>
              <w:color w:val="000000" w:themeColor="text1"/>
              <w:highlight w:val="yellow"/>
              <w:lang w:val="id-ID"/>
            </w:rPr>
            <w:delText>Recall</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98%</w:delText>
          </w:r>
          <w:r w:rsidRPr="009D2495" w:rsidDel="00C33DEF">
            <w:rPr>
              <w:bCs/>
              <w:color w:val="000000" w:themeColor="text1"/>
              <w:highlight w:val="yellow"/>
            </w:rPr>
            <w:delText xml:space="preserve">). The values of </w:delText>
          </w:r>
          <w:r w:rsidRPr="009D2495" w:rsidDel="00C33DEF">
            <w:rPr>
              <w:bCs/>
              <w:color w:val="000000" w:themeColor="text1"/>
              <w:highlight w:val="yellow"/>
              <w:lang w:val="id-ID"/>
            </w:rPr>
            <w:delText xml:space="preserve">Precision, Recall, and F1 scores of </w:delText>
          </w:r>
          <w:r w:rsidRPr="009D2495" w:rsidDel="00C33DEF">
            <w:rPr>
              <w:bCs/>
              <w:color w:val="000000" w:themeColor="text1"/>
              <w:highlight w:val="yellow"/>
            </w:rPr>
            <w:delText>Simple</w:delText>
          </w:r>
          <w:r w:rsidRPr="009D2495" w:rsidDel="00C33DEF">
            <w:rPr>
              <w:bCs/>
              <w:color w:val="000000" w:themeColor="text1"/>
              <w:highlight w:val="yellow"/>
              <w:lang w:val="id-ID"/>
            </w:rPr>
            <w:delText xml:space="preserve"> RNN and MLP are the same as ANN. </w:delText>
          </w:r>
          <w:r w:rsidRPr="009D2495" w:rsidDel="00C33DEF">
            <w:rPr>
              <w:bCs/>
              <w:color w:val="000000" w:themeColor="text1"/>
              <w:highlight w:val="yellow"/>
            </w:rPr>
            <w:delText xml:space="preserve">These </w:delText>
          </w:r>
          <w:r w:rsidRPr="009D2495" w:rsidDel="00C33DEF">
            <w:rPr>
              <w:bCs/>
              <w:color w:val="000000" w:themeColor="text1"/>
              <w:highlight w:val="yellow"/>
              <w:lang w:val="id-ID"/>
            </w:rPr>
            <w:delText>three scores</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are</w:delText>
          </w:r>
          <w:r w:rsidRPr="009D2495" w:rsidDel="00C33DEF">
            <w:rPr>
              <w:bCs/>
              <w:color w:val="000000" w:themeColor="text1"/>
              <w:highlight w:val="yellow"/>
            </w:rPr>
            <w:delText xml:space="preserve"> 92%</w:delText>
          </w:r>
          <w:r w:rsidRPr="009D2495" w:rsidDel="00C33DEF">
            <w:rPr>
              <w:bCs/>
              <w:color w:val="000000" w:themeColor="text1"/>
              <w:highlight w:val="yellow"/>
              <w:lang w:val="id-ID"/>
            </w:rPr>
            <w:delText xml:space="preserve"> for GRU. Precision, Recall, and F1 score of</w:delText>
          </w:r>
          <w:r w:rsidRPr="009D2495" w:rsidDel="00C33DEF">
            <w:rPr>
              <w:bCs/>
              <w:color w:val="000000" w:themeColor="text1"/>
              <w:highlight w:val="yellow"/>
            </w:rPr>
            <w:delText xml:space="preserve"> both </w:delText>
          </w:r>
          <w:r w:rsidRPr="009D2495" w:rsidDel="00C33DEF">
            <w:rPr>
              <w:bCs/>
              <w:color w:val="000000" w:themeColor="text1"/>
              <w:highlight w:val="yellow"/>
              <w:lang w:val="id-ID"/>
            </w:rPr>
            <w:delText xml:space="preserve">Bidirectional GRU </w:delText>
          </w:r>
          <w:r w:rsidRPr="009D2495" w:rsidDel="00C33DEF">
            <w:rPr>
              <w:bCs/>
              <w:color w:val="000000" w:themeColor="text1"/>
              <w:highlight w:val="yellow"/>
            </w:rPr>
            <w:delText xml:space="preserve">and </w:delText>
          </w:r>
          <w:r w:rsidRPr="009D2495" w:rsidDel="00C33DEF">
            <w:rPr>
              <w:bCs/>
              <w:color w:val="000000" w:themeColor="text1"/>
              <w:highlight w:val="yellow"/>
              <w:lang w:val="id-ID"/>
            </w:rPr>
            <w:delText xml:space="preserve">Bidirectional LSTM </w:delText>
          </w:r>
          <w:r w:rsidRPr="009D2495" w:rsidDel="00C33DEF">
            <w:rPr>
              <w:bCs/>
              <w:color w:val="000000" w:themeColor="text1"/>
              <w:highlight w:val="yellow"/>
            </w:rPr>
            <w:delText xml:space="preserve">are the same i.e., </w:delText>
          </w:r>
          <w:r w:rsidRPr="009D2495" w:rsidDel="00C33DEF">
            <w:rPr>
              <w:bCs/>
              <w:color w:val="000000" w:themeColor="text1"/>
              <w:highlight w:val="yellow"/>
              <w:lang w:val="id-ID"/>
            </w:rPr>
            <w:delText>91%, 90%, and 90% respectively</w:delText>
          </w:r>
          <w:r w:rsidRPr="009D2495" w:rsidDel="00C33DEF">
            <w:rPr>
              <w:bCs/>
              <w:color w:val="000000" w:themeColor="text1"/>
              <w:highlight w:val="yellow"/>
            </w:rPr>
            <w:delText>. W</w:delText>
          </w:r>
          <w:r w:rsidRPr="009D2495" w:rsidDel="00C33DEF">
            <w:rPr>
              <w:bCs/>
              <w:color w:val="000000" w:themeColor="text1"/>
              <w:highlight w:val="yellow"/>
              <w:lang w:val="id-ID"/>
            </w:rPr>
            <w:delText>hile predicting CKD disease</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LSTM showed Precision</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90%</w:delText>
          </w:r>
          <w:r w:rsidRPr="009D2495" w:rsidDel="00C33DEF">
            <w:rPr>
              <w:bCs/>
              <w:color w:val="000000" w:themeColor="text1"/>
              <w:highlight w:val="yellow"/>
            </w:rPr>
            <w:delText>)</w:delText>
          </w:r>
          <w:r w:rsidRPr="009D2495" w:rsidDel="00C33DEF">
            <w:rPr>
              <w:bCs/>
              <w:color w:val="000000" w:themeColor="text1"/>
              <w:highlight w:val="yellow"/>
              <w:lang w:val="id-ID"/>
            </w:rPr>
            <w:delText>,</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Recal</w:delText>
          </w:r>
          <w:r w:rsidDel="00C33DEF">
            <w:rPr>
              <w:bCs/>
              <w:color w:val="000000" w:themeColor="text1"/>
              <w:highlight w:val="yellow"/>
            </w:rPr>
            <w:delText>l</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88%</w:delText>
          </w:r>
          <w:r w:rsidRPr="009D2495" w:rsidDel="00C33DEF">
            <w:rPr>
              <w:bCs/>
              <w:color w:val="000000" w:themeColor="text1"/>
              <w:highlight w:val="yellow"/>
            </w:rPr>
            <w:delText>),</w:delText>
          </w:r>
          <w:r w:rsidRPr="009D2495" w:rsidDel="00C33DEF">
            <w:rPr>
              <w:bCs/>
              <w:color w:val="000000" w:themeColor="text1"/>
              <w:highlight w:val="yellow"/>
              <w:lang w:val="id-ID"/>
            </w:rPr>
            <w:delText xml:space="preserve"> and F1 score</w:delText>
          </w:r>
          <w:r w:rsidRPr="009D2495" w:rsidDel="00C33DEF">
            <w:rPr>
              <w:bCs/>
              <w:color w:val="000000" w:themeColor="text1"/>
              <w:highlight w:val="yellow"/>
            </w:rPr>
            <w:delText xml:space="preserve"> (</w:delText>
          </w:r>
          <w:r w:rsidRPr="009D2495" w:rsidDel="00C33DEF">
            <w:rPr>
              <w:bCs/>
              <w:color w:val="000000" w:themeColor="text1"/>
              <w:highlight w:val="yellow"/>
              <w:lang w:val="id-ID"/>
            </w:rPr>
            <w:delText>89%</w:delText>
          </w:r>
          <w:r w:rsidRPr="009D2495" w:rsidDel="00C33DEF">
            <w:rPr>
              <w:bCs/>
              <w:color w:val="000000" w:themeColor="text1"/>
              <w:highlight w:val="yellow"/>
            </w:rPr>
            <w:delText>).</w:delText>
          </w:r>
        </w:del>
      </w:ins>
    </w:p>
    <w:bookmarkEnd w:id="2367"/>
    <w:p w14:paraId="4D18D774" w14:textId="77777777" w:rsidR="00361B12" w:rsidRDefault="00361B12" w:rsidP="00361B12">
      <w:pPr>
        <w:spacing w:line="240" w:lineRule="exact"/>
        <w:jc w:val="both"/>
        <w:rPr>
          <w:ins w:id="2400" w:author="Ahmed, Manik" w:date="2021-10-19T22:44:00Z"/>
          <w:bCs/>
          <w:color w:val="000000" w:themeColor="text1"/>
        </w:rPr>
        <w:sectPr w:rsidR="00361B12" w:rsidSect="00361B12">
          <w:type w:val="continuous"/>
          <w:pgSz w:w="11906" w:h="16838"/>
          <w:pgMar w:top="1296" w:right="734" w:bottom="1037" w:left="734" w:header="360" w:footer="634" w:gutter="0"/>
          <w:pgNumType w:start="1"/>
          <w:cols w:num="2" w:space="514"/>
          <w:formProt w:val="0"/>
          <w:titlePg/>
          <w:docGrid w:linePitch="360" w:charSpace="16384"/>
          <w:sectPrChange w:id="2401" w:author="Ahmed, Manik" w:date="2021-10-19T22:44:00Z">
            <w:sectPr w:rsidR="00361B12" w:rsidSect="00361B12">
              <w:pgMar w:top="1296" w:right="734" w:bottom="1037" w:left="734" w:header="360" w:footer="634" w:gutter="0"/>
              <w:cols w:num="1"/>
            </w:sectPr>
          </w:sectPrChange>
        </w:sectPr>
      </w:pPr>
    </w:p>
    <w:p w14:paraId="5743048A" w14:textId="18854E48" w:rsidR="00361B12" w:rsidRDefault="00361B12" w:rsidP="00361B12">
      <w:pPr>
        <w:spacing w:line="240" w:lineRule="exact"/>
        <w:jc w:val="both"/>
        <w:rPr>
          <w:ins w:id="2402" w:author="Ahmed, Manik" w:date="2021-10-19T22:43:00Z"/>
          <w:bCs/>
          <w:color w:val="000000" w:themeColor="text1"/>
        </w:rPr>
      </w:pPr>
    </w:p>
    <w:p w14:paraId="0CB3C4C4" w14:textId="3756C522" w:rsidR="00AE3255" w:rsidRPr="00361B12" w:rsidDel="00380919" w:rsidRDefault="00AE3255">
      <w:pPr>
        <w:rPr>
          <w:del w:id="2403" w:author="Ahmed, Manik" w:date="2021-10-19T22:45:00Z"/>
        </w:rPr>
        <w:pPrChange w:id="2404" w:author="Ahmed, Manik" w:date="2021-10-19T22:28:00Z">
          <w:pPr>
            <w:pStyle w:val="Caption"/>
            <w:keepNext/>
            <w:spacing w:line="240" w:lineRule="auto"/>
          </w:pPr>
        </w:pPrChange>
      </w:pPr>
    </w:p>
    <w:p w14:paraId="20C837F2" w14:textId="16D58451" w:rsidR="00566DDA" w:rsidRPr="00566DDA" w:rsidDel="00380919" w:rsidRDefault="00566DDA" w:rsidP="00566DDA">
      <w:pPr>
        <w:rPr>
          <w:del w:id="2405" w:author="Ahmed, Manik" w:date="2021-10-19T22:45:00Z"/>
        </w:rPr>
      </w:pPr>
    </w:p>
    <w:tbl>
      <w:tblPr>
        <w:tblpPr w:leftFromText="180" w:rightFromText="180" w:vertAnchor="text" w:horzAnchor="margin" w:tblpXSpec="center" w:tblpY="40"/>
        <w:tblOverlap w:val="never"/>
        <w:tblW w:w="4221" w:type="pct"/>
        <w:tblBorders>
          <w:top w:val="single" w:sz="4" w:space="0" w:color="auto"/>
          <w:bottom w:val="single" w:sz="4" w:space="0" w:color="auto"/>
        </w:tblBorders>
        <w:tblCellMar>
          <w:top w:w="55" w:type="dxa"/>
          <w:left w:w="55" w:type="dxa"/>
          <w:bottom w:w="55" w:type="dxa"/>
          <w:right w:w="55" w:type="dxa"/>
        </w:tblCellMar>
        <w:tblLook w:val="04A0" w:firstRow="1" w:lastRow="0" w:firstColumn="1" w:lastColumn="0" w:noHBand="0" w:noVBand="1"/>
      </w:tblPr>
      <w:tblGrid>
        <w:gridCol w:w="2026"/>
        <w:gridCol w:w="1063"/>
        <w:gridCol w:w="1072"/>
        <w:gridCol w:w="883"/>
        <w:gridCol w:w="881"/>
        <w:gridCol w:w="890"/>
        <w:gridCol w:w="802"/>
        <w:gridCol w:w="1195"/>
      </w:tblGrid>
      <w:tr w:rsidR="00566DDA" w:rsidRPr="00A77EC2" w:rsidDel="00AE3255" w14:paraId="490D8656" w14:textId="1D488FFE" w:rsidTr="00423865">
        <w:trPr>
          <w:trHeight w:val="282"/>
          <w:del w:id="2406" w:author="Ahmed, Manik" w:date="2021-10-19T22:28:00Z"/>
        </w:trPr>
        <w:tc>
          <w:tcPr>
            <w:tcW w:w="1149" w:type="pct"/>
            <w:tcBorders>
              <w:top w:val="single" w:sz="4" w:space="0" w:color="auto"/>
              <w:bottom w:val="single" w:sz="4" w:space="0" w:color="auto"/>
            </w:tcBorders>
            <w:shd w:val="clear" w:color="auto" w:fill="auto"/>
            <w:vAlign w:val="center"/>
          </w:tcPr>
          <w:p w14:paraId="3C17141C" w14:textId="1119AC3B" w:rsidR="006712D6" w:rsidRPr="00A77EC2" w:rsidDel="00AE3255" w:rsidRDefault="006712D6" w:rsidP="00566DDA">
            <w:pPr>
              <w:widowControl w:val="0"/>
              <w:tabs>
                <w:tab w:val="left" w:pos="5325"/>
              </w:tabs>
              <w:jc w:val="center"/>
              <w:rPr>
                <w:del w:id="2407" w:author="Ahmed, Manik" w:date="2021-10-19T22:28:00Z"/>
                <w:rFonts w:eastAsia="Calibri"/>
                <w:b/>
                <w:bCs/>
                <w:color w:val="000000" w:themeColor="text1"/>
                <w:sz w:val="16"/>
                <w:szCs w:val="16"/>
              </w:rPr>
            </w:pPr>
            <w:del w:id="2408" w:author="Ahmed, Manik" w:date="2021-10-19T22:28:00Z">
              <w:r w:rsidRPr="00A77EC2" w:rsidDel="00AE3255">
                <w:rPr>
                  <w:rFonts w:eastAsia="Calibri"/>
                  <w:b/>
                  <w:bCs/>
                  <w:color w:val="000000" w:themeColor="text1"/>
                  <w:sz w:val="16"/>
                  <w:szCs w:val="16"/>
                </w:rPr>
                <w:delText>Algorithm Name</w:delText>
              </w:r>
            </w:del>
          </w:p>
        </w:tc>
        <w:tc>
          <w:tcPr>
            <w:tcW w:w="603" w:type="pct"/>
            <w:tcBorders>
              <w:top w:val="single" w:sz="4" w:space="0" w:color="auto"/>
              <w:bottom w:val="single" w:sz="4" w:space="0" w:color="auto"/>
            </w:tcBorders>
            <w:shd w:val="clear" w:color="auto" w:fill="auto"/>
            <w:vAlign w:val="center"/>
          </w:tcPr>
          <w:p w14:paraId="5C6B3DCD" w14:textId="20F11CDE" w:rsidR="006712D6" w:rsidRPr="00A77EC2" w:rsidDel="00AE3255" w:rsidRDefault="006712D6" w:rsidP="00566DDA">
            <w:pPr>
              <w:widowControl w:val="0"/>
              <w:tabs>
                <w:tab w:val="left" w:pos="5325"/>
              </w:tabs>
              <w:jc w:val="center"/>
              <w:rPr>
                <w:del w:id="2409" w:author="Ahmed, Manik" w:date="2021-10-19T22:28:00Z"/>
                <w:rFonts w:eastAsia="Calibri"/>
                <w:b/>
                <w:bCs/>
                <w:color w:val="000000" w:themeColor="text1"/>
                <w:sz w:val="16"/>
                <w:szCs w:val="16"/>
              </w:rPr>
            </w:pPr>
            <w:del w:id="2410" w:author="Ahmed, Manik" w:date="2021-10-19T22:28:00Z">
              <w:r w:rsidRPr="00A77EC2" w:rsidDel="00AE3255">
                <w:rPr>
                  <w:rFonts w:eastAsia="Calibri"/>
                  <w:b/>
                  <w:bCs/>
                  <w:color w:val="000000" w:themeColor="text1"/>
                  <w:sz w:val="16"/>
                  <w:szCs w:val="16"/>
                </w:rPr>
                <w:delText>Accuracy</w:delText>
              </w:r>
            </w:del>
          </w:p>
        </w:tc>
        <w:tc>
          <w:tcPr>
            <w:tcW w:w="608" w:type="pct"/>
            <w:tcBorders>
              <w:top w:val="single" w:sz="4" w:space="0" w:color="auto"/>
              <w:bottom w:val="single" w:sz="4" w:space="0" w:color="auto"/>
            </w:tcBorders>
            <w:shd w:val="clear" w:color="auto" w:fill="auto"/>
            <w:vAlign w:val="center"/>
          </w:tcPr>
          <w:p w14:paraId="192ED431" w14:textId="5CED246C" w:rsidR="006712D6" w:rsidRPr="00A77EC2" w:rsidDel="00AE3255" w:rsidRDefault="006712D6" w:rsidP="00566DDA">
            <w:pPr>
              <w:widowControl w:val="0"/>
              <w:tabs>
                <w:tab w:val="left" w:pos="5325"/>
              </w:tabs>
              <w:jc w:val="center"/>
              <w:rPr>
                <w:del w:id="2411" w:author="Ahmed, Manik" w:date="2021-10-19T22:28:00Z"/>
                <w:rFonts w:eastAsia="Calibri"/>
                <w:b/>
                <w:bCs/>
                <w:color w:val="000000" w:themeColor="text1"/>
                <w:sz w:val="16"/>
                <w:szCs w:val="16"/>
              </w:rPr>
            </w:pPr>
            <w:del w:id="2412" w:author="Ahmed, Manik" w:date="2021-10-19T22:28:00Z">
              <w:r w:rsidRPr="00A77EC2" w:rsidDel="00AE3255">
                <w:rPr>
                  <w:rFonts w:eastAsia="Calibri"/>
                  <w:b/>
                  <w:bCs/>
                  <w:color w:val="000000" w:themeColor="text1"/>
                  <w:sz w:val="16"/>
                  <w:szCs w:val="16"/>
                </w:rPr>
                <w:delText>Precision</w:delText>
              </w:r>
            </w:del>
          </w:p>
        </w:tc>
        <w:tc>
          <w:tcPr>
            <w:tcW w:w="501" w:type="pct"/>
            <w:tcBorders>
              <w:top w:val="single" w:sz="4" w:space="0" w:color="auto"/>
              <w:bottom w:val="single" w:sz="4" w:space="0" w:color="auto"/>
            </w:tcBorders>
            <w:shd w:val="clear" w:color="auto" w:fill="auto"/>
            <w:vAlign w:val="center"/>
          </w:tcPr>
          <w:p w14:paraId="348F12CD" w14:textId="109B30C8" w:rsidR="006712D6" w:rsidRPr="00A77EC2" w:rsidDel="00AE3255" w:rsidRDefault="006712D6" w:rsidP="00566DDA">
            <w:pPr>
              <w:widowControl w:val="0"/>
              <w:tabs>
                <w:tab w:val="left" w:pos="5325"/>
              </w:tabs>
              <w:jc w:val="center"/>
              <w:rPr>
                <w:del w:id="2413" w:author="Ahmed, Manik" w:date="2021-10-19T22:28:00Z"/>
                <w:rFonts w:eastAsia="Calibri"/>
                <w:b/>
                <w:bCs/>
                <w:color w:val="000000" w:themeColor="text1"/>
                <w:sz w:val="16"/>
                <w:szCs w:val="16"/>
              </w:rPr>
            </w:pPr>
            <w:del w:id="2414" w:author="Ahmed, Manik" w:date="2021-10-19T22:28:00Z">
              <w:r w:rsidRPr="00A77EC2" w:rsidDel="00AE3255">
                <w:rPr>
                  <w:rFonts w:eastAsia="Calibri"/>
                  <w:b/>
                  <w:bCs/>
                  <w:color w:val="000000" w:themeColor="text1"/>
                  <w:sz w:val="16"/>
                  <w:szCs w:val="16"/>
                </w:rPr>
                <w:delText>Recall</w:delText>
              </w:r>
            </w:del>
          </w:p>
        </w:tc>
        <w:tc>
          <w:tcPr>
            <w:tcW w:w="500" w:type="pct"/>
            <w:tcBorders>
              <w:top w:val="single" w:sz="4" w:space="0" w:color="auto"/>
              <w:bottom w:val="single" w:sz="4" w:space="0" w:color="auto"/>
            </w:tcBorders>
            <w:shd w:val="clear" w:color="auto" w:fill="auto"/>
            <w:vAlign w:val="center"/>
          </w:tcPr>
          <w:p w14:paraId="6FD10262" w14:textId="2CAB3190" w:rsidR="006712D6" w:rsidRPr="00A77EC2" w:rsidDel="00AE3255" w:rsidRDefault="006712D6" w:rsidP="00566DDA">
            <w:pPr>
              <w:widowControl w:val="0"/>
              <w:tabs>
                <w:tab w:val="left" w:pos="5325"/>
              </w:tabs>
              <w:jc w:val="center"/>
              <w:rPr>
                <w:del w:id="2415" w:author="Ahmed, Manik" w:date="2021-10-19T22:28:00Z"/>
                <w:rFonts w:eastAsia="Calibri"/>
                <w:b/>
                <w:bCs/>
                <w:color w:val="000000" w:themeColor="text1"/>
                <w:sz w:val="16"/>
                <w:szCs w:val="16"/>
              </w:rPr>
            </w:pPr>
            <w:del w:id="2416" w:author="Ahmed, Manik" w:date="2021-10-19T22:28:00Z">
              <w:r w:rsidRPr="00A77EC2" w:rsidDel="00AE3255">
                <w:rPr>
                  <w:rFonts w:eastAsia="Calibri"/>
                  <w:b/>
                  <w:bCs/>
                  <w:color w:val="000000" w:themeColor="text1"/>
                  <w:sz w:val="16"/>
                  <w:szCs w:val="16"/>
                </w:rPr>
                <w:delText>F1 Score</w:delText>
              </w:r>
            </w:del>
          </w:p>
        </w:tc>
        <w:tc>
          <w:tcPr>
            <w:tcW w:w="505" w:type="pct"/>
            <w:tcBorders>
              <w:top w:val="single" w:sz="4" w:space="0" w:color="auto"/>
              <w:bottom w:val="single" w:sz="4" w:space="0" w:color="auto"/>
            </w:tcBorders>
            <w:shd w:val="clear" w:color="auto" w:fill="auto"/>
            <w:vAlign w:val="center"/>
          </w:tcPr>
          <w:p w14:paraId="4055677B" w14:textId="3E993109" w:rsidR="006712D6" w:rsidRPr="00A77EC2" w:rsidDel="00AE3255" w:rsidRDefault="006712D6" w:rsidP="00566DDA">
            <w:pPr>
              <w:widowControl w:val="0"/>
              <w:tabs>
                <w:tab w:val="left" w:pos="5325"/>
              </w:tabs>
              <w:jc w:val="center"/>
              <w:rPr>
                <w:del w:id="2417" w:author="Ahmed, Manik" w:date="2021-10-19T22:28:00Z"/>
                <w:rFonts w:eastAsia="Calibri"/>
                <w:b/>
                <w:bCs/>
                <w:color w:val="000000" w:themeColor="text1"/>
                <w:sz w:val="16"/>
                <w:szCs w:val="16"/>
              </w:rPr>
            </w:pPr>
            <w:del w:id="2418" w:author="Ahmed, Manik" w:date="2021-10-19T22:28:00Z">
              <w:r w:rsidRPr="00A77EC2" w:rsidDel="00AE3255">
                <w:rPr>
                  <w:rFonts w:eastAsia="Calibri"/>
                  <w:b/>
                  <w:bCs/>
                  <w:color w:val="000000" w:themeColor="text1"/>
                  <w:sz w:val="16"/>
                  <w:szCs w:val="16"/>
                </w:rPr>
                <w:delText>AUC</w:delText>
              </w:r>
            </w:del>
          </w:p>
        </w:tc>
        <w:tc>
          <w:tcPr>
            <w:tcW w:w="455" w:type="pct"/>
            <w:tcBorders>
              <w:top w:val="single" w:sz="4" w:space="0" w:color="auto"/>
              <w:bottom w:val="single" w:sz="4" w:space="0" w:color="auto"/>
            </w:tcBorders>
            <w:shd w:val="clear" w:color="auto" w:fill="auto"/>
            <w:vAlign w:val="center"/>
          </w:tcPr>
          <w:p w14:paraId="276FB985" w14:textId="15FB0A4D" w:rsidR="006712D6" w:rsidRPr="00A77EC2" w:rsidDel="00AE3255" w:rsidRDefault="006712D6" w:rsidP="00566DDA">
            <w:pPr>
              <w:widowControl w:val="0"/>
              <w:tabs>
                <w:tab w:val="left" w:pos="5325"/>
              </w:tabs>
              <w:jc w:val="center"/>
              <w:rPr>
                <w:del w:id="2419" w:author="Ahmed, Manik" w:date="2021-10-19T22:28:00Z"/>
                <w:rFonts w:eastAsia="Calibri"/>
                <w:b/>
                <w:bCs/>
                <w:color w:val="000000" w:themeColor="text1"/>
                <w:sz w:val="16"/>
                <w:szCs w:val="16"/>
              </w:rPr>
            </w:pPr>
            <w:del w:id="2420" w:author="Ahmed, Manik" w:date="2021-10-19T22:28:00Z">
              <w:r w:rsidRPr="00A77EC2" w:rsidDel="00AE3255">
                <w:rPr>
                  <w:rFonts w:eastAsia="Calibri"/>
                  <w:b/>
                  <w:bCs/>
                  <w:color w:val="000000" w:themeColor="text1"/>
                  <w:sz w:val="16"/>
                  <w:szCs w:val="16"/>
                </w:rPr>
                <w:delText>Loss</w:delText>
              </w:r>
            </w:del>
          </w:p>
        </w:tc>
        <w:tc>
          <w:tcPr>
            <w:tcW w:w="678" w:type="pct"/>
            <w:tcBorders>
              <w:top w:val="single" w:sz="4" w:space="0" w:color="auto"/>
              <w:bottom w:val="single" w:sz="4" w:space="0" w:color="auto"/>
            </w:tcBorders>
            <w:shd w:val="clear" w:color="auto" w:fill="auto"/>
            <w:vAlign w:val="center"/>
          </w:tcPr>
          <w:p w14:paraId="042CE302" w14:textId="5AC6F241" w:rsidR="006712D6" w:rsidRPr="00A77EC2" w:rsidDel="00AE3255" w:rsidRDefault="006712D6" w:rsidP="00566DDA">
            <w:pPr>
              <w:widowControl w:val="0"/>
              <w:tabs>
                <w:tab w:val="left" w:pos="5325"/>
              </w:tabs>
              <w:jc w:val="center"/>
              <w:rPr>
                <w:del w:id="2421" w:author="Ahmed, Manik" w:date="2021-10-19T22:28:00Z"/>
                <w:rFonts w:eastAsia="Calibri"/>
                <w:b/>
                <w:bCs/>
                <w:color w:val="000000" w:themeColor="text1"/>
                <w:sz w:val="16"/>
                <w:szCs w:val="16"/>
              </w:rPr>
            </w:pPr>
            <w:del w:id="2422" w:author="Ahmed, Manik" w:date="2021-10-19T22:28:00Z">
              <w:r w:rsidRPr="00A77EC2" w:rsidDel="00AE3255">
                <w:rPr>
                  <w:rFonts w:eastAsia="Calibri"/>
                  <w:b/>
                  <w:bCs/>
                  <w:color w:val="000000" w:themeColor="text1"/>
                  <w:sz w:val="16"/>
                  <w:szCs w:val="16"/>
                </w:rPr>
                <w:delText>Validation loss</w:delText>
              </w:r>
              <w:bookmarkStart w:id="2423" w:name="_Hlk79264972"/>
              <w:bookmarkEnd w:id="2423"/>
            </w:del>
          </w:p>
        </w:tc>
      </w:tr>
      <w:tr w:rsidR="00566DDA" w:rsidRPr="007A68C3" w:rsidDel="00AE3255" w14:paraId="3E23C11A" w14:textId="5F9679CA" w:rsidTr="00423865">
        <w:trPr>
          <w:trHeight w:val="20"/>
          <w:del w:id="2424" w:author="Ahmed, Manik" w:date="2021-10-19T22:28:00Z"/>
        </w:trPr>
        <w:tc>
          <w:tcPr>
            <w:tcW w:w="1149" w:type="pct"/>
            <w:tcBorders>
              <w:top w:val="single" w:sz="4" w:space="0" w:color="auto"/>
            </w:tcBorders>
          </w:tcPr>
          <w:p w14:paraId="26E77D71" w14:textId="03C8B7BA" w:rsidR="006712D6" w:rsidRPr="00A77EC2" w:rsidDel="00AE3255" w:rsidRDefault="006712D6" w:rsidP="00566DDA">
            <w:pPr>
              <w:widowControl w:val="0"/>
              <w:tabs>
                <w:tab w:val="left" w:pos="5325"/>
              </w:tabs>
              <w:jc w:val="center"/>
              <w:rPr>
                <w:del w:id="2425" w:author="Ahmed, Manik" w:date="2021-10-19T22:28:00Z"/>
                <w:rFonts w:eastAsia="Calibri"/>
                <w:color w:val="000000" w:themeColor="text1"/>
                <w:sz w:val="16"/>
                <w:szCs w:val="16"/>
              </w:rPr>
            </w:pPr>
            <w:del w:id="2426" w:author="Ahmed, Manik" w:date="2021-10-19T22:28:00Z">
              <w:r w:rsidRPr="00A77EC2" w:rsidDel="00AE3255">
                <w:rPr>
                  <w:rFonts w:eastAsia="Calibri"/>
                  <w:color w:val="000000" w:themeColor="text1"/>
                  <w:sz w:val="16"/>
                  <w:szCs w:val="16"/>
                </w:rPr>
                <w:delText>Artificial Neural Network</w:delText>
              </w:r>
            </w:del>
          </w:p>
        </w:tc>
        <w:tc>
          <w:tcPr>
            <w:tcW w:w="603" w:type="pct"/>
            <w:tcBorders>
              <w:top w:val="single" w:sz="4" w:space="0" w:color="auto"/>
            </w:tcBorders>
            <w:vAlign w:val="center"/>
          </w:tcPr>
          <w:p w14:paraId="19C4169E" w14:textId="463D13BE" w:rsidR="006712D6" w:rsidRPr="007A68C3" w:rsidDel="00AE3255" w:rsidRDefault="006712D6" w:rsidP="00566DDA">
            <w:pPr>
              <w:widowControl w:val="0"/>
              <w:tabs>
                <w:tab w:val="left" w:pos="5325"/>
              </w:tabs>
              <w:jc w:val="center"/>
              <w:rPr>
                <w:del w:id="2427" w:author="Ahmed, Manik" w:date="2021-10-19T22:28:00Z"/>
                <w:rFonts w:eastAsia="Calibri"/>
                <w:color w:val="000000" w:themeColor="text1"/>
                <w:sz w:val="16"/>
                <w:szCs w:val="16"/>
              </w:rPr>
            </w:pPr>
            <w:del w:id="2428" w:author="Ahmed, Manik" w:date="2021-10-19T22:28:00Z">
              <w:r w:rsidRPr="007A68C3" w:rsidDel="00AE3255">
                <w:rPr>
                  <w:rFonts w:eastAsia="Calibri"/>
                  <w:color w:val="000000" w:themeColor="text1"/>
                  <w:sz w:val="16"/>
                  <w:szCs w:val="16"/>
                </w:rPr>
                <w:delText>97%</w:delText>
              </w:r>
            </w:del>
          </w:p>
        </w:tc>
        <w:tc>
          <w:tcPr>
            <w:tcW w:w="608" w:type="pct"/>
            <w:tcBorders>
              <w:top w:val="single" w:sz="4" w:space="0" w:color="auto"/>
            </w:tcBorders>
            <w:vAlign w:val="center"/>
          </w:tcPr>
          <w:p w14:paraId="12A47894" w14:textId="302B2A34" w:rsidR="006712D6" w:rsidRPr="007A68C3" w:rsidDel="00AE3255" w:rsidRDefault="006712D6" w:rsidP="00566DDA">
            <w:pPr>
              <w:widowControl w:val="0"/>
              <w:tabs>
                <w:tab w:val="left" w:pos="5325"/>
              </w:tabs>
              <w:jc w:val="center"/>
              <w:rPr>
                <w:del w:id="2429" w:author="Ahmed, Manik" w:date="2021-10-19T22:28:00Z"/>
                <w:rFonts w:eastAsia="Calibri"/>
                <w:color w:val="000000" w:themeColor="text1"/>
                <w:sz w:val="16"/>
                <w:szCs w:val="16"/>
              </w:rPr>
            </w:pPr>
            <w:del w:id="2430" w:author="Ahmed, Manik" w:date="2021-10-19T22:28:00Z">
              <w:r w:rsidRPr="007A68C3" w:rsidDel="00AE3255">
                <w:rPr>
                  <w:rFonts w:eastAsia="Calibri"/>
                  <w:color w:val="000000" w:themeColor="text1"/>
                  <w:sz w:val="16"/>
                  <w:szCs w:val="16"/>
                </w:rPr>
                <w:delText>97%</w:delText>
              </w:r>
            </w:del>
          </w:p>
        </w:tc>
        <w:tc>
          <w:tcPr>
            <w:tcW w:w="501" w:type="pct"/>
            <w:tcBorders>
              <w:top w:val="single" w:sz="4" w:space="0" w:color="auto"/>
            </w:tcBorders>
            <w:vAlign w:val="center"/>
          </w:tcPr>
          <w:p w14:paraId="4AB27CB0" w14:textId="02FEDFFD" w:rsidR="006712D6" w:rsidRPr="007A68C3" w:rsidDel="00AE3255" w:rsidRDefault="006712D6" w:rsidP="00566DDA">
            <w:pPr>
              <w:widowControl w:val="0"/>
              <w:tabs>
                <w:tab w:val="left" w:pos="5325"/>
              </w:tabs>
              <w:jc w:val="center"/>
              <w:rPr>
                <w:del w:id="2431" w:author="Ahmed, Manik" w:date="2021-10-19T22:28:00Z"/>
                <w:rFonts w:eastAsia="Calibri"/>
                <w:color w:val="000000" w:themeColor="text1"/>
                <w:sz w:val="16"/>
                <w:szCs w:val="16"/>
              </w:rPr>
            </w:pPr>
            <w:del w:id="2432" w:author="Ahmed, Manik" w:date="2021-10-19T22:28:00Z">
              <w:r w:rsidRPr="007A68C3" w:rsidDel="00AE3255">
                <w:rPr>
                  <w:rFonts w:eastAsia="Calibri"/>
                  <w:color w:val="000000" w:themeColor="text1"/>
                  <w:sz w:val="16"/>
                  <w:szCs w:val="16"/>
                </w:rPr>
                <w:delText>98%</w:delText>
              </w:r>
            </w:del>
          </w:p>
        </w:tc>
        <w:tc>
          <w:tcPr>
            <w:tcW w:w="500" w:type="pct"/>
            <w:tcBorders>
              <w:top w:val="single" w:sz="4" w:space="0" w:color="auto"/>
            </w:tcBorders>
            <w:vAlign w:val="center"/>
          </w:tcPr>
          <w:p w14:paraId="3C664B3F" w14:textId="06E3B140" w:rsidR="006712D6" w:rsidRPr="007A68C3" w:rsidDel="00AE3255" w:rsidRDefault="006712D6" w:rsidP="00566DDA">
            <w:pPr>
              <w:widowControl w:val="0"/>
              <w:tabs>
                <w:tab w:val="left" w:pos="5325"/>
              </w:tabs>
              <w:jc w:val="center"/>
              <w:rPr>
                <w:del w:id="2433" w:author="Ahmed, Manik" w:date="2021-10-19T22:28:00Z"/>
                <w:rFonts w:eastAsia="Calibri"/>
                <w:color w:val="000000" w:themeColor="text1"/>
                <w:sz w:val="16"/>
                <w:szCs w:val="16"/>
              </w:rPr>
            </w:pPr>
            <w:del w:id="2434" w:author="Ahmed, Manik" w:date="2021-10-19T22:28:00Z">
              <w:r w:rsidRPr="007A68C3" w:rsidDel="00AE3255">
                <w:rPr>
                  <w:rFonts w:eastAsia="Calibri"/>
                  <w:color w:val="000000" w:themeColor="text1"/>
                  <w:sz w:val="16"/>
                  <w:szCs w:val="16"/>
                </w:rPr>
                <w:delText>97%</w:delText>
              </w:r>
            </w:del>
          </w:p>
        </w:tc>
        <w:tc>
          <w:tcPr>
            <w:tcW w:w="505" w:type="pct"/>
            <w:tcBorders>
              <w:top w:val="single" w:sz="4" w:space="0" w:color="auto"/>
            </w:tcBorders>
            <w:vAlign w:val="center"/>
          </w:tcPr>
          <w:p w14:paraId="3B618B86" w14:textId="68138A8A" w:rsidR="006712D6" w:rsidRPr="007A68C3" w:rsidDel="00AE3255" w:rsidRDefault="006712D6" w:rsidP="00566DDA">
            <w:pPr>
              <w:widowControl w:val="0"/>
              <w:tabs>
                <w:tab w:val="left" w:pos="5325"/>
              </w:tabs>
              <w:jc w:val="center"/>
              <w:rPr>
                <w:del w:id="2435" w:author="Ahmed, Manik" w:date="2021-10-19T22:28:00Z"/>
                <w:rFonts w:eastAsia="Calibri"/>
                <w:color w:val="000000" w:themeColor="text1"/>
                <w:sz w:val="16"/>
                <w:szCs w:val="16"/>
              </w:rPr>
            </w:pPr>
            <w:del w:id="2436" w:author="Ahmed, Manik" w:date="2021-10-19T22:28:00Z">
              <w:r w:rsidRPr="007A68C3" w:rsidDel="00AE3255">
                <w:rPr>
                  <w:rFonts w:eastAsia="Calibri"/>
                  <w:color w:val="000000" w:themeColor="text1"/>
                  <w:sz w:val="16"/>
                  <w:szCs w:val="16"/>
                </w:rPr>
                <w:delText>0.98</w:delText>
              </w:r>
            </w:del>
          </w:p>
        </w:tc>
        <w:tc>
          <w:tcPr>
            <w:tcW w:w="455" w:type="pct"/>
            <w:tcBorders>
              <w:top w:val="single" w:sz="4" w:space="0" w:color="auto"/>
            </w:tcBorders>
            <w:vAlign w:val="center"/>
          </w:tcPr>
          <w:p w14:paraId="28327324" w14:textId="50B6B9FF" w:rsidR="006712D6" w:rsidRPr="007A68C3" w:rsidDel="00AE3255" w:rsidRDefault="006712D6" w:rsidP="00566DDA">
            <w:pPr>
              <w:widowControl w:val="0"/>
              <w:tabs>
                <w:tab w:val="left" w:pos="5325"/>
              </w:tabs>
              <w:jc w:val="center"/>
              <w:rPr>
                <w:del w:id="2437" w:author="Ahmed, Manik" w:date="2021-10-19T22:28:00Z"/>
                <w:rFonts w:eastAsia="Calibri"/>
                <w:color w:val="000000" w:themeColor="text1"/>
                <w:sz w:val="16"/>
                <w:szCs w:val="16"/>
              </w:rPr>
            </w:pPr>
            <w:del w:id="2438" w:author="Ahmed, Manik" w:date="2021-10-19T22:28:00Z">
              <w:r w:rsidRPr="007A68C3" w:rsidDel="00AE3255">
                <w:rPr>
                  <w:rFonts w:eastAsia="Calibri"/>
                  <w:color w:val="000000" w:themeColor="text1"/>
                  <w:sz w:val="16"/>
                  <w:szCs w:val="16"/>
                </w:rPr>
                <w:delText>0.0175</w:delText>
              </w:r>
            </w:del>
          </w:p>
        </w:tc>
        <w:tc>
          <w:tcPr>
            <w:tcW w:w="678" w:type="pct"/>
            <w:tcBorders>
              <w:top w:val="single" w:sz="4" w:space="0" w:color="auto"/>
            </w:tcBorders>
            <w:vAlign w:val="center"/>
          </w:tcPr>
          <w:p w14:paraId="3277EF4A" w14:textId="0D0A4F72" w:rsidR="006712D6" w:rsidRPr="007A68C3" w:rsidDel="00AE3255" w:rsidRDefault="006712D6" w:rsidP="00566DDA">
            <w:pPr>
              <w:widowControl w:val="0"/>
              <w:tabs>
                <w:tab w:val="left" w:pos="5325"/>
              </w:tabs>
              <w:jc w:val="center"/>
              <w:rPr>
                <w:del w:id="2439" w:author="Ahmed, Manik" w:date="2021-10-19T22:28:00Z"/>
                <w:rFonts w:eastAsia="Calibri"/>
                <w:color w:val="000000" w:themeColor="text1"/>
                <w:sz w:val="16"/>
                <w:szCs w:val="16"/>
              </w:rPr>
            </w:pPr>
            <w:del w:id="2440" w:author="Ahmed, Manik" w:date="2021-10-19T22:28:00Z">
              <w:r w:rsidRPr="007A68C3" w:rsidDel="00AE3255">
                <w:rPr>
                  <w:rFonts w:eastAsia="Calibri"/>
                  <w:color w:val="000000" w:themeColor="text1"/>
                  <w:sz w:val="16"/>
                  <w:szCs w:val="16"/>
                </w:rPr>
                <w:delText>0.0799</w:delText>
              </w:r>
            </w:del>
          </w:p>
        </w:tc>
      </w:tr>
      <w:tr w:rsidR="00566DDA" w:rsidRPr="007A68C3" w:rsidDel="00AE3255" w14:paraId="740B461C" w14:textId="49E9D5B1" w:rsidTr="00423865">
        <w:trPr>
          <w:trHeight w:val="20"/>
          <w:del w:id="2441" w:author="Ahmed, Manik" w:date="2021-10-19T22:28:00Z"/>
        </w:trPr>
        <w:tc>
          <w:tcPr>
            <w:tcW w:w="1149" w:type="pct"/>
          </w:tcPr>
          <w:p w14:paraId="7CB3C667" w14:textId="2ACB2F1F" w:rsidR="006712D6" w:rsidRPr="00A77EC2" w:rsidDel="00AE3255" w:rsidRDefault="006712D6" w:rsidP="00566DDA">
            <w:pPr>
              <w:widowControl w:val="0"/>
              <w:tabs>
                <w:tab w:val="left" w:pos="5325"/>
              </w:tabs>
              <w:jc w:val="center"/>
              <w:rPr>
                <w:del w:id="2442" w:author="Ahmed, Manik" w:date="2021-10-19T22:28:00Z"/>
                <w:rFonts w:eastAsia="Calibri"/>
                <w:color w:val="000000" w:themeColor="text1"/>
                <w:sz w:val="16"/>
                <w:szCs w:val="16"/>
              </w:rPr>
            </w:pPr>
            <w:del w:id="2443" w:author="Ahmed, Manik" w:date="2021-10-19T22:28:00Z">
              <w:r w:rsidRPr="00A77EC2" w:rsidDel="00AE3255">
                <w:rPr>
                  <w:rFonts w:eastAsia="Calibri"/>
                  <w:color w:val="000000" w:themeColor="text1"/>
                  <w:sz w:val="16"/>
                  <w:szCs w:val="16"/>
                </w:rPr>
                <w:delText>LSTM</w:delText>
              </w:r>
            </w:del>
          </w:p>
        </w:tc>
        <w:tc>
          <w:tcPr>
            <w:tcW w:w="603" w:type="pct"/>
            <w:vAlign w:val="center"/>
          </w:tcPr>
          <w:p w14:paraId="17CF53F5" w14:textId="4FDB91F3" w:rsidR="006712D6" w:rsidRPr="007A68C3" w:rsidDel="00AE3255" w:rsidRDefault="006712D6" w:rsidP="00566DDA">
            <w:pPr>
              <w:widowControl w:val="0"/>
              <w:tabs>
                <w:tab w:val="left" w:pos="5325"/>
              </w:tabs>
              <w:jc w:val="center"/>
              <w:rPr>
                <w:del w:id="2444" w:author="Ahmed, Manik" w:date="2021-10-19T22:28:00Z"/>
                <w:rFonts w:eastAsia="Calibri"/>
                <w:color w:val="000000" w:themeColor="text1"/>
                <w:sz w:val="16"/>
                <w:szCs w:val="16"/>
              </w:rPr>
            </w:pPr>
            <w:del w:id="2445" w:author="Ahmed, Manik" w:date="2021-10-19T22:28:00Z">
              <w:r w:rsidRPr="007A68C3" w:rsidDel="00AE3255">
                <w:rPr>
                  <w:rFonts w:eastAsia="Calibri"/>
                  <w:color w:val="000000" w:themeColor="text1"/>
                  <w:sz w:val="16"/>
                  <w:szCs w:val="16"/>
                </w:rPr>
                <w:delText>90%</w:delText>
              </w:r>
            </w:del>
          </w:p>
        </w:tc>
        <w:tc>
          <w:tcPr>
            <w:tcW w:w="608" w:type="pct"/>
            <w:vAlign w:val="center"/>
          </w:tcPr>
          <w:p w14:paraId="07D49F45" w14:textId="357B0160" w:rsidR="006712D6" w:rsidRPr="007A68C3" w:rsidDel="00AE3255" w:rsidRDefault="006712D6" w:rsidP="00566DDA">
            <w:pPr>
              <w:widowControl w:val="0"/>
              <w:tabs>
                <w:tab w:val="left" w:pos="5325"/>
              </w:tabs>
              <w:jc w:val="center"/>
              <w:rPr>
                <w:del w:id="2446" w:author="Ahmed, Manik" w:date="2021-10-19T22:28:00Z"/>
                <w:rFonts w:eastAsia="Calibri"/>
                <w:color w:val="000000" w:themeColor="text1"/>
                <w:sz w:val="16"/>
                <w:szCs w:val="16"/>
              </w:rPr>
            </w:pPr>
            <w:del w:id="2447" w:author="Ahmed, Manik" w:date="2021-10-19T22:28:00Z">
              <w:r w:rsidRPr="007A68C3" w:rsidDel="00AE3255">
                <w:rPr>
                  <w:rFonts w:eastAsia="Calibri"/>
                  <w:color w:val="000000" w:themeColor="text1"/>
                  <w:sz w:val="16"/>
                  <w:szCs w:val="16"/>
                </w:rPr>
                <w:delText>90%</w:delText>
              </w:r>
            </w:del>
          </w:p>
        </w:tc>
        <w:tc>
          <w:tcPr>
            <w:tcW w:w="501" w:type="pct"/>
            <w:vAlign w:val="center"/>
          </w:tcPr>
          <w:p w14:paraId="02EED590" w14:textId="4AF0A182" w:rsidR="006712D6" w:rsidRPr="007A68C3" w:rsidDel="00AE3255" w:rsidRDefault="006712D6" w:rsidP="00566DDA">
            <w:pPr>
              <w:widowControl w:val="0"/>
              <w:tabs>
                <w:tab w:val="left" w:pos="5325"/>
              </w:tabs>
              <w:jc w:val="center"/>
              <w:rPr>
                <w:del w:id="2448" w:author="Ahmed, Manik" w:date="2021-10-19T22:28:00Z"/>
                <w:rFonts w:eastAsia="Calibri"/>
                <w:color w:val="000000" w:themeColor="text1"/>
                <w:sz w:val="16"/>
                <w:szCs w:val="16"/>
              </w:rPr>
            </w:pPr>
            <w:del w:id="2449" w:author="Ahmed, Manik" w:date="2021-10-19T22:28:00Z">
              <w:r w:rsidRPr="007A68C3" w:rsidDel="00AE3255">
                <w:rPr>
                  <w:rFonts w:eastAsia="Calibri"/>
                  <w:color w:val="000000" w:themeColor="text1"/>
                  <w:sz w:val="16"/>
                  <w:szCs w:val="16"/>
                </w:rPr>
                <w:delText>88%</w:delText>
              </w:r>
            </w:del>
          </w:p>
        </w:tc>
        <w:tc>
          <w:tcPr>
            <w:tcW w:w="500" w:type="pct"/>
            <w:vAlign w:val="center"/>
          </w:tcPr>
          <w:p w14:paraId="1F83B155" w14:textId="0C70C5B5" w:rsidR="006712D6" w:rsidRPr="007A68C3" w:rsidDel="00AE3255" w:rsidRDefault="006712D6" w:rsidP="00566DDA">
            <w:pPr>
              <w:widowControl w:val="0"/>
              <w:tabs>
                <w:tab w:val="left" w:pos="5325"/>
              </w:tabs>
              <w:jc w:val="center"/>
              <w:rPr>
                <w:del w:id="2450" w:author="Ahmed, Manik" w:date="2021-10-19T22:28:00Z"/>
                <w:rFonts w:eastAsia="Calibri"/>
                <w:color w:val="000000" w:themeColor="text1"/>
                <w:sz w:val="16"/>
                <w:szCs w:val="16"/>
              </w:rPr>
            </w:pPr>
            <w:del w:id="2451" w:author="Ahmed, Manik" w:date="2021-10-19T22:28:00Z">
              <w:r w:rsidRPr="007A68C3" w:rsidDel="00AE3255">
                <w:rPr>
                  <w:rFonts w:eastAsia="Calibri"/>
                  <w:color w:val="000000" w:themeColor="text1"/>
                  <w:sz w:val="16"/>
                  <w:szCs w:val="16"/>
                </w:rPr>
                <w:delText>89%</w:delText>
              </w:r>
            </w:del>
          </w:p>
        </w:tc>
        <w:tc>
          <w:tcPr>
            <w:tcW w:w="505" w:type="pct"/>
            <w:vAlign w:val="center"/>
          </w:tcPr>
          <w:p w14:paraId="1A36D051" w14:textId="5D5D5D2F" w:rsidR="006712D6" w:rsidRPr="007A68C3" w:rsidDel="00AE3255" w:rsidRDefault="006712D6" w:rsidP="00566DDA">
            <w:pPr>
              <w:widowControl w:val="0"/>
              <w:tabs>
                <w:tab w:val="left" w:pos="5325"/>
              </w:tabs>
              <w:jc w:val="center"/>
              <w:rPr>
                <w:del w:id="2452" w:author="Ahmed, Manik" w:date="2021-10-19T22:28:00Z"/>
                <w:rFonts w:eastAsia="Calibri"/>
                <w:color w:val="000000" w:themeColor="text1"/>
                <w:sz w:val="16"/>
                <w:szCs w:val="16"/>
              </w:rPr>
            </w:pPr>
            <w:del w:id="2453" w:author="Ahmed, Manik" w:date="2021-10-19T22:28:00Z">
              <w:r w:rsidRPr="007A68C3" w:rsidDel="00AE3255">
                <w:rPr>
                  <w:rFonts w:eastAsia="Calibri"/>
                  <w:color w:val="000000" w:themeColor="text1"/>
                  <w:sz w:val="16"/>
                  <w:szCs w:val="16"/>
                </w:rPr>
                <w:delText>0.88</w:delText>
              </w:r>
            </w:del>
          </w:p>
        </w:tc>
        <w:tc>
          <w:tcPr>
            <w:tcW w:w="455" w:type="pct"/>
            <w:vAlign w:val="center"/>
          </w:tcPr>
          <w:p w14:paraId="43E27404" w14:textId="61CCC943" w:rsidR="006712D6" w:rsidRPr="007A68C3" w:rsidDel="00AE3255" w:rsidRDefault="006712D6" w:rsidP="00566DDA">
            <w:pPr>
              <w:widowControl w:val="0"/>
              <w:tabs>
                <w:tab w:val="left" w:pos="5325"/>
              </w:tabs>
              <w:jc w:val="center"/>
              <w:rPr>
                <w:del w:id="2454" w:author="Ahmed, Manik" w:date="2021-10-19T22:28:00Z"/>
                <w:rFonts w:eastAsia="Calibri"/>
                <w:color w:val="000000" w:themeColor="text1"/>
                <w:sz w:val="16"/>
                <w:szCs w:val="16"/>
              </w:rPr>
            </w:pPr>
            <w:del w:id="2455" w:author="Ahmed, Manik" w:date="2021-10-19T22:28:00Z">
              <w:r w:rsidRPr="007A68C3" w:rsidDel="00AE3255">
                <w:rPr>
                  <w:rFonts w:eastAsia="Calibri"/>
                  <w:color w:val="000000" w:themeColor="text1"/>
                  <w:sz w:val="16"/>
                  <w:szCs w:val="16"/>
                </w:rPr>
                <w:delText>0.1261</w:delText>
              </w:r>
            </w:del>
          </w:p>
        </w:tc>
        <w:tc>
          <w:tcPr>
            <w:tcW w:w="678" w:type="pct"/>
            <w:vAlign w:val="center"/>
          </w:tcPr>
          <w:p w14:paraId="618986F5" w14:textId="0851EC7B" w:rsidR="006712D6" w:rsidRPr="007A68C3" w:rsidDel="00AE3255" w:rsidRDefault="006712D6" w:rsidP="00566DDA">
            <w:pPr>
              <w:widowControl w:val="0"/>
              <w:tabs>
                <w:tab w:val="left" w:pos="5325"/>
              </w:tabs>
              <w:jc w:val="center"/>
              <w:rPr>
                <w:del w:id="2456" w:author="Ahmed, Manik" w:date="2021-10-19T22:28:00Z"/>
                <w:rFonts w:eastAsia="Calibri"/>
                <w:color w:val="000000" w:themeColor="text1"/>
                <w:sz w:val="16"/>
                <w:szCs w:val="16"/>
              </w:rPr>
            </w:pPr>
            <w:del w:id="2457" w:author="Ahmed, Manik" w:date="2021-10-19T22:28:00Z">
              <w:r w:rsidRPr="007A68C3" w:rsidDel="00AE3255">
                <w:rPr>
                  <w:rFonts w:eastAsia="Calibri"/>
                  <w:color w:val="000000" w:themeColor="text1"/>
                  <w:sz w:val="16"/>
                  <w:szCs w:val="16"/>
                </w:rPr>
                <w:delText>0.1194</w:delText>
              </w:r>
            </w:del>
          </w:p>
        </w:tc>
      </w:tr>
      <w:tr w:rsidR="00566DDA" w:rsidRPr="007A68C3" w:rsidDel="00AE3255" w14:paraId="4EA12B56" w14:textId="18B5E4FA" w:rsidTr="00423865">
        <w:trPr>
          <w:trHeight w:val="20"/>
          <w:del w:id="2458" w:author="Ahmed, Manik" w:date="2021-10-19T22:28:00Z"/>
        </w:trPr>
        <w:tc>
          <w:tcPr>
            <w:tcW w:w="1149" w:type="pct"/>
          </w:tcPr>
          <w:p w14:paraId="6F8D8998" w14:textId="2AB7CB2F" w:rsidR="006712D6" w:rsidRPr="00A77EC2" w:rsidDel="00AE3255" w:rsidRDefault="006712D6" w:rsidP="00566DDA">
            <w:pPr>
              <w:widowControl w:val="0"/>
              <w:tabs>
                <w:tab w:val="left" w:pos="5325"/>
              </w:tabs>
              <w:jc w:val="center"/>
              <w:rPr>
                <w:del w:id="2459" w:author="Ahmed, Manik" w:date="2021-10-19T22:28:00Z"/>
                <w:rFonts w:eastAsia="Calibri"/>
                <w:color w:val="000000" w:themeColor="text1"/>
                <w:sz w:val="16"/>
                <w:szCs w:val="16"/>
              </w:rPr>
            </w:pPr>
            <w:del w:id="2460" w:author="Ahmed, Manik" w:date="2021-10-19T22:28:00Z">
              <w:r w:rsidRPr="00A77EC2" w:rsidDel="00AE3255">
                <w:rPr>
                  <w:rFonts w:eastAsia="Calibri"/>
                  <w:color w:val="000000" w:themeColor="text1"/>
                  <w:sz w:val="16"/>
                  <w:szCs w:val="16"/>
                </w:rPr>
                <w:delText>Bidirectional LSTM</w:delText>
              </w:r>
            </w:del>
          </w:p>
        </w:tc>
        <w:tc>
          <w:tcPr>
            <w:tcW w:w="603" w:type="pct"/>
            <w:vAlign w:val="center"/>
          </w:tcPr>
          <w:p w14:paraId="23E47BF0" w14:textId="67FA826B" w:rsidR="006712D6" w:rsidRPr="007A68C3" w:rsidDel="00AE3255" w:rsidRDefault="006712D6" w:rsidP="00566DDA">
            <w:pPr>
              <w:widowControl w:val="0"/>
              <w:tabs>
                <w:tab w:val="left" w:pos="5325"/>
              </w:tabs>
              <w:jc w:val="center"/>
              <w:rPr>
                <w:del w:id="2461" w:author="Ahmed, Manik" w:date="2021-10-19T22:28:00Z"/>
                <w:rFonts w:eastAsia="Calibri"/>
                <w:color w:val="000000" w:themeColor="text1"/>
                <w:sz w:val="16"/>
                <w:szCs w:val="16"/>
              </w:rPr>
            </w:pPr>
            <w:del w:id="2462" w:author="Ahmed, Manik" w:date="2021-10-19T22:28:00Z">
              <w:r w:rsidRPr="007A68C3" w:rsidDel="00AE3255">
                <w:rPr>
                  <w:rFonts w:eastAsia="Calibri"/>
                  <w:color w:val="000000" w:themeColor="text1"/>
                  <w:sz w:val="16"/>
                  <w:szCs w:val="16"/>
                </w:rPr>
                <w:delText>91%</w:delText>
              </w:r>
            </w:del>
          </w:p>
        </w:tc>
        <w:tc>
          <w:tcPr>
            <w:tcW w:w="608" w:type="pct"/>
            <w:vAlign w:val="center"/>
          </w:tcPr>
          <w:p w14:paraId="0F737970" w14:textId="106A337E" w:rsidR="006712D6" w:rsidRPr="007A68C3" w:rsidDel="00AE3255" w:rsidRDefault="004A0955" w:rsidP="00566DDA">
            <w:pPr>
              <w:widowControl w:val="0"/>
              <w:tabs>
                <w:tab w:val="left" w:pos="5325"/>
              </w:tabs>
              <w:jc w:val="center"/>
              <w:rPr>
                <w:del w:id="2463" w:author="Ahmed, Manik" w:date="2021-10-19T22:28:00Z"/>
                <w:rFonts w:eastAsia="Calibri"/>
                <w:color w:val="000000" w:themeColor="text1"/>
                <w:sz w:val="16"/>
                <w:szCs w:val="16"/>
              </w:rPr>
            </w:pPr>
            <w:del w:id="2464" w:author="Ahmed, Manik" w:date="2021-10-19T22:28:00Z">
              <w:r w:rsidDel="00AE3255">
                <w:rPr>
                  <w:noProof/>
                  <w:color w:val="000000" w:themeColor="text1"/>
                </w:rPr>
                <w:drawing>
                  <wp:anchor distT="0" distB="0" distL="114300" distR="114300" simplePos="0" relativeHeight="251656704" behindDoc="0" locked="0" layoutInCell="1" allowOverlap="1" wp14:anchorId="4E683118" wp14:editId="6F4FC95A">
                    <wp:simplePos x="0" y="0"/>
                    <wp:positionH relativeFrom="column">
                      <wp:posOffset>-1708150</wp:posOffset>
                    </wp:positionH>
                    <wp:positionV relativeFrom="paragraph">
                      <wp:posOffset>121920</wp:posOffset>
                    </wp:positionV>
                    <wp:extent cx="5476875" cy="2444750"/>
                    <wp:effectExtent l="0" t="0" r="9525" b="0"/>
                    <wp:wrapNone/>
                    <wp:docPr id="52" name="Picture 21" descr="C:\Users\user\Downloads\10 (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10 (1).tiff"/>
                            <pic:cNvPicPr>
                              <a:picLocks noChangeAspect="1" noChangeArrowheads="1"/>
                            </pic:cNvPicPr>
                          </pic:nvPicPr>
                          <pic:blipFill rotWithShape="1">
                            <a:blip r:embed="rId32">
                              <a:extLst>
                                <a:ext uri="{28A0092B-C50C-407E-A947-70E740481C1C}">
                                  <a14:useLocalDpi xmlns:a14="http://schemas.microsoft.com/office/drawing/2010/main" val="0"/>
                                </a:ext>
                              </a:extLst>
                            </a:blip>
                            <a:srcRect t="9645"/>
                            <a:stretch/>
                          </pic:blipFill>
                          <pic:spPr bwMode="auto">
                            <a:xfrm>
                              <a:off x="0" y="0"/>
                              <a:ext cx="5476875" cy="2444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12D6" w:rsidRPr="007A68C3" w:rsidDel="00AE3255">
                <w:rPr>
                  <w:rFonts w:eastAsia="Calibri"/>
                  <w:color w:val="000000" w:themeColor="text1"/>
                  <w:sz w:val="16"/>
                  <w:szCs w:val="16"/>
                </w:rPr>
                <w:delText>91%</w:delText>
              </w:r>
            </w:del>
          </w:p>
        </w:tc>
        <w:tc>
          <w:tcPr>
            <w:tcW w:w="501" w:type="pct"/>
            <w:vAlign w:val="center"/>
          </w:tcPr>
          <w:p w14:paraId="5C066998" w14:textId="55461C79" w:rsidR="006712D6" w:rsidRPr="007A68C3" w:rsidDel="00AE3255" w:rsidRDefault="006712D6" w:rsidP="00566DDA">
            <w:pPr>
              <w:widowControl w:val="0"/>
              <w:tabs>
                <w:tab w:val="left" w:pos="5325"/>
              </w:tabs>
              <w:jc w:val="center"/>
              <w:rPr>
                <w:del w:id="2465" w:author="Ahmed, Manik" w:date="2021-10-19T22:28:00Z"/>
                <w:rFonts w:eastAsia="Calibri"/>
                <w:color w:val="000000" w:themeColor="text1"/>
                <w:sz w:val="16"/>
                <w:szCs w:val="16"/>
              </w:rPr>
            </w:pPr>
            <w:del w:id="2466" w:author="Ahmed, Manik" w:date="2021-10-19T22:28:00Z">
              <w:r w:rsidRPr="007A68C3" w:rsidDel="00AE3255">
                <w:rPr>
                  <w:rFonts w:eastAsia="Calibri"/>
                  <w:color w:val="000000" w:themeColor="text1"/>
                  <w:sz w:val="16"/>
                  <w:szCs w:val="16"/>
                </w:rPr>
                <w:delText>90%</w:delText>
              </w:r>
            </w:del>
          </w:p>
        </w:tc>
        <w:tc>
          <w:tcPr>
            <w:tcW w:w="500" w:type="pct"/>
            <w:vAlign w:val="center"/>
          </w:tcPr>
          <w:p w14:paraId="7D0DD6FD" w14:textId="7DBF3488" w:rsidR="006712D6" w:rsidRPr="007A68C3" w:rsidDel="00AE3255" w:rsidRDefault="006712D6" w:rsidP="00566DDA">
            <w:pPr>
              <w:widowControl w:val="0"/>
              <w:tabs>
                <w:tab w:val="left" w:pos="5325"/>
              </w:tabs>
              <w:jc w:val="center"/>
              <w:rPr>
                <w:del w:id="2467" w:author="Ahmed, Manik" w:date="2021-10-19T22:28:00Z"/>
                <w:rFonts w:eastAsia="Calibri"/>
                <w:color w:val="000000" w:themeColor="text1"/>
                <w:sz w:val="16"/>
                <w:szCs w:val="16"/>
              </w:rPr>
            </w:pPr>
            <w:del w:id="2468" w:author="Ahmed, Manik" w:date="2021-10-19T22:28:00Z">
              <w:r w:rsidRPr="007A68C3" w:rsidDel="00AE3255">
                <w:rPr>
                  <w:rFonts w:eastAsia="Calibri"/>
                  <w:color w:val="000000" w:themeColor="text1"/>
                  <w:sz w:val="16"/>
                  <w:szCs w:val="16"/>
                </w:rPr>
                <w:delText>90%</w:delText>
              </w:r>
            </w:del>
          </w:p>
        </w:tc>
        <w:tc>
          <w:tcPr>
            <w:tcW w:w="505" w:type="pct"/>
            <w:vAlign w:val="center"/>
          </w:tcPr>
          <w:p w14:paraId="16FDA1E5" w14:textId="2B4F38CC" w:rsidR="006712D6" w:rsidRPr="007A68C3" w:rsidDel="00AE3255" w:rsidRDefault="006712D6" w:rsidP="00566DDA">
            <w:pPr>
              <w:widowControl w:val="0"/>
              <w:tabs>
                <w:tab w:val="left" w:pos="5325"/>
              </w:tabs>
              <w:jc w:val="center"/>
              <w:rPr>
                <w:del w:id="2469" w:author="Ahmed, Manik" w:date="2021-10-19T22:28:00Z"/>
                <w:rFonts w:eastAsia="Calibri"/>
                <w:color w:val="000000" w:themeColor="text1"/>
                <w:sz w:val="16"/>
                <w:szCs w:val="16"/>
              </w:rPr>
            </w:pPr>
            <w:del w:id="2470" w:author="Ahmed, Manik" w:date="2021-10-19T22:28:00Z">
              <w:r w:rsidRPr="007A68C3" w:rsidDel="00AE3255">
                <w:rPr>
                  <w:rFonts w:eastAsia="Calibri"/>
                  <w:color w:val="000000" w:themeColor="text1"/>
                  <w:sz w:val="16"/>
                  <w:szCs w:val="16"/>
                </w:rPr>
                <w:delText>0.90</w:delText>
              </w:r>
            </w:del>
          </w:p>
        </w:tc>
        <w:tc>
          <w:tcPr>
            <w:tcW w:w="455" w:type="pct"/>
            <w:vAlign w:val="center"/>
          </w:tcPr>
          <w:p w14:paraId="1B389CF2" w14:textId="1942B976" w:rsidR="006712D6" w:rsidRPr="007A68C3" w:rsidDel="00AE3255" w:rsidRDefault="006712D6" w:rsidP="00566DDA">
            <w:pPr>
              <w:widowControl w:val="0"/>
              <w:tabs>
                <w:tab w:val="left" w:pos="5325"/>
              </w:tabs>
              <w:jc w:val="center"/>
              <w:rPr>
                <w:del w:id="2471" w:author="Ahmed, Manik" w:date="2021-10-19T22:28:00Z"/>
                <w:rFonts w:eastAsia="Calibri"/>
                <w:color w:val="000000" w:themeColor="text1"/>
                <w:sz w:val="16"/>
                <w:szCs w:val="16"/>
              </w:rPr>
            </w:pPr>
            <w:del w:id="2472" w:author="Ahmed, Manik" w:date="2021-10-19T22:28:00Z">
              <w:r w:rsidRPr="007A68C3" w:rsidDel="00AE3255">
                <w:rPr>
                  <w:rFonts w:eastAsia="Calibri"/>
                  <w:color w:val="000000" w:themeColor="text1"/>
                  <w:sz w:val="16"/>
                  <w:szCs w:val="16"/>
                </w:rPr>
                <w:delText>0.1238</w:delText>
              </w:r>
            </w:del>
          </w:p>
        </w:tc>
        <w:tc>
          <w:tcPr>
            <w:tcW w:w="678" w:type="pct"/>
            <w:vAlign w:val="center"/>
          </w:tcPr>
          <w:p w14:paraId="65E99FB7" w14:textId="2FD1A50E" w:rsidR="006712D6" w:rsidRPr="007A68C3" w:rsidDel="00AE3255" w:rsidRDefault="006712D6" w:rsidP="00566DDA">
            <w:pPr>
              <w:widowControl w:val="0"/>
              <w:tabs>
                <w:tab w:val="left" w:pos="5325"/>
              </w:tabs>
              <w:jc w:val="center"/>
              <w:rPr>
                <w:del w:id="2473" w:author="Ahmed, Manik" w:date="2021-10-19T22:28:00Z"/>
                <w:rFonts w:eastAsia="Calibri"/>
                <w:color w:val="000000" w:themeColor="text1"/>
                <w:sz w:val="16"/>
                <w:szCs w:val="16"/>
              </w:rPr>
            </w:pPr>
            <w:del w:id="2474" w:author="Ahmed, Manik" w:date="2021-10-19T22:28:00Z">
              <w:r w:rsidRPr="007A68C3" w:rsidDel="00AE3255">
                <w:rPr>
                  <w:rFonts w:eastAsia="Calibri"/>
                  <w:color w:val="000000" w:themeColor="text1"/>
                  <w:sz w:val="16"/>
                  <w:szCs w:val="16"/>
                </w:rPr>
                <w:delText>0.1264</w:delText>
              </w:r>
            </w:del>
          </w:p>
        </w:tc>
      </w:tr>
      <w:tr w:rsidR="00566DDA" w:rsidRPr="007A68C3" w:rsidDel="00AE3255" w14:paraId="5C619B71" w14:textId="3637860E" w:rsidTr="00423865">
        <w:trPr>
          <w:trHeight w:val="20"/>
          <w:del w:id="2475" w:author="Ahmed, Manik" w:date="2021-10-19T22:28:00Z"/>
        </w:trPr>
        <w:tc>
          <w:tcPr>
            <w:tcW w:w="1149" w:type="pct"/>
          </w:tcPr>
          <w:p w14:paraId="180865C0" w14:textId="151E0AF6" w:rsidR="006712D6" w:rsidRPr="00A77EC2" w:rsidDel="00AE3255" w:rsidRDefault="006712D6" w:rsidP="00566DDA">
            <w:pPr>
              <w:widowControl w:val="0"/>
              <w:tabs>
                <w:tab w:val="left" w:pos="5325"/>
              </w:tabs>
              <w:jc w:val="center"/>
              <w:rPr>
                <w:del w:id="2476" w:author="Ahmed, Manik" w:date="2021-10-19T22:28:00Z"/>
                <w:rFonts w:eastAsia="Calibri"/>
                <w:color w:val="000000" w:themeColor="text1"/>
                <w:sz w:val="16"/>
                <w:szCs w:val="16"/>
              </w:rPr>
            </w:pPr>
            <w:del w:id="2477" w:author="Ahmed, Manik" w:date="2021-10-19T22:28:00Z">
              <w:r w:rsidRPr="00A77EC2" w:rsidDel="00AE3255">
                <w:rPr>
                  <w:rFonts w:eastAsia="Calibri"/>
                  <w:color w:val="000000" w:themeColor="text1"/>
                  <w:sz w:val="16"/>
                  <w:szCs w:val="16"/>
                </w:rPr>
                <w:delText>GRU</w:delText>
              </w:r>
            </w:del>
          </w:p>
        </w:tc>
        <w:tc>
          <w:tcPr>
            <w:tcW w:w="603" w:type="pct"/>
            <w:vAlign w:val="center"/>
          </w:tcPr>
          <w:p w14:paraId="1534329F" w14:textId="3C97456D" w:rsidR="006712D6" w:rsidRPr="007A68C3" w:rsidDel="00AE3255" w:rsidRDefault="006712D6" w:rsidP="00566DDA">
            <w:pPr>
              <w:widowControl w:val="0"/>
              <w:tabs>
                <w:tab w:val="left" w:pos="5325"/>
              </w:tabs>
              <w:jc w:val="center"/>
              <w:rPr>
                <w:del w:id="2478" w:author="Ahmed, Manik" w:date="2021-10-19T22:28:00Z"/>
                <w:rFonts w:eastAsia="Calibri"/>
                <w:color w:val="000000" w:themeColor="text1"/>
                <w:sz w:val="16"/>
                <w:szCs w:val="16"/>
              </w:rPr>
            </w:pPr>
            <w:del w:id="2479" w:author="Ahmed, Manik" w:date="2021-10-19T22:28:00Z">
              <w:r w:rsidRPr="007A68C3" w:rsidDel="00AE3255">
                <w:rPr>
                  <w:rFonts w:eastAsia="Calibri"/>
                  <w:color w:val="000000" w:themeColor="text1"/>
                  <w:sz w:val="16"/>
                  <w:szCs w:val="16"/>
                </w:rPr>
                <w:delText>93%</w:delText>
              </w:r>
            </w:del>
          </w:p>
        </w:tc>
        <w:tc>
          <w:tcPr>
            <w:tcW w:w="608" w:type="pct"/>
            <w:vAlign w:val="center"/>
          </w:tcPr>
          <w:p w14:paraId="0E86B643" w14:textId="124F3A12" w:rsidR="006712D6" w:rsidRPr="007A68C3" w:rsidDel="00AE3255" w:rsidRDefault="006712D6" w:rsidP="00566DDA">
            <w:pPr>
              <w:widowControl w:val="0"/>
              <w:tabs>
                <w:tab w:val="left" w:pos="5325"/>
              </w:tabs>
              <w:jc w:val="center"/>
              <w:rPr>
                <w:del w:id="2480" w:author="Ahmed, Manik" w:date="2021-10-19T22:28:00Z"/>
                <w:rFonts w:eastAsia="Calibri"/>
                <w:color w:val="000000" w:themeColor="text1"/>
                <w:sz w:val="16"/>
                <w:szCs w:val="16"/>
              </w:rPr>
            </w:pPr>
            <w:del w:id="2481" w:author="Ahmed, Manik" w:date="2021-10-19T22:28:00Z">
              <w:r w:rsidRPr="007A68C3" w:rsidDel="00AE3255">
                <w:rPr>
                  <w:rFonts w:eastAsia="Calibri"/>
                  <w:color w:val="000000" w:themeColor="text1"/>
                  <w:sz w:val="16"/>
                  <w:szCs w:val="16"/>
                </w:rPr>
                <w:delText>92%</w:delText>
              </w:r>
            </w:del>
          </w:p>
        </w:tc>
        <w:tc>
          <w:tcPr>
            <w:tcW w:w="501" w:type="pct"/>
            <w:vAlign w:val="center"/>
          </w:tcPr>
          <w:p w14:paraId="610ADA2A" w14:textId="0473855B" w:rsidR="006712D6" w:rsidRPr="007A68C3" w:rsidDel="00AE3255" w:rsidRDefault="006712D6" w:rsidP="00566DDA">
            <w:pPr>
              <w:widowControl w:val="0"/>
              <w:tabs>
                <w:tab w:val="left" w:pos="5325"/>
              </w:tabs>
              <w:jc w:val="center"/>
              <w:rPr>
                <w:del w:id="2482" w:author="Ahmed, Manik" w:date="2021-10-19T22:28:00Z"/>
                <w:rFonts w:eastAsia="Calibri"/>
                <w:color w:val="000000" w:themeColor="text1"/>
                <w:sz w:val="16"/>
                <w:szCs w:val="16"/>
              </w:rPr>
            </w:pPr>
            <w:del w:id="2483" w:author="Ahmed, Manik" w:date="2021-10-19T22:28:00Z">
              <w:r w:rsidRPr="007A68C3" w:rsidDel="00AE3255">
                <w:rPr>
                  <w:rFonts w:eastAsia="Calibri"/>
                  <w:color w:val="000000" w:themeColor="text1"/>
                  <w:sz w:val="16"/>
                  <w:szCs w:val="16"/>
                </w:rPr>
                <w:delText>92%</w:delText>
              </w:r>
            </w:del>
          </w:p>
        </w:tc>
        <w:tc>
          <w:tcPr>
            <w:tcW w:w="500" w:type="pct"/>
            <w:vAlign w:val="center"/>
          </w:tcPr>
          <w:p w14:paraId="78607571" w14:textId="5ECFAC1A" w:rsidR="006712D6" w:rsidRPr="007A68C3" w:rsidDel="00AE3255" w:rsidRDefault="006712D6" w:rsidP="00566DDA">
            <w:pPr>
              <w:widowControl w:val="0"/>
              <w:tabs>
                <w:tab w:val="left" w:pos="5325"/>
              </w:tabs>
              <w:jc w:val="center"/>
              <w:rPr>
                <w:del w:id="2484" w:author="Ahmed, Manik" w:date="2021-10-19T22:28:00Z"/>
                <w:rFonts w:eastAsia="Calibri"/>
                <w:color w:val="000000" w:themeColor="text1"/>
                <w:sz w:val="16"/>
                <w:szCs w:val="16"/>
              </w:rPr>
            </w:pPr>
            <w:del w:id="2485" w:author="Ahmed, Manik" w:date="2021-10-19T22:28:00Z">
              <w:r w:rsidRPr="007A68C3" w:rsidDel="00AE3255">
                <w:rPr>
                  <w:rFonts w:eastAsia="Calibri"/>
                  <w:color w:val="000000" w:themeColor="text1"/>
                  <w:sz w:val="16"/>
                  <w:szCs w:val="16"/>
                </w:rPr>
                <w:delText>92%</w:delText>
              </w:r>
            </w:del>
          </w:p>
        </w:tc>
        <w:tc>
          <w:tcPr>
            <w:tcW w:w="505" w:type="pct"/>
            <w:vAlign w:val="center"/>
          </w:tcPr>
          <w:p w14:paraId="27865761" w14:textId="600A5C8D" w:rsidR="006712D6" w:rsidRPr="007A68C3" w:rsidDel="00AE3255" w:rsidRDefault="006712D6" w:rsidP="00566DDA">
            <w:pPr>
              <w:widowControl w:val="0"/>
              <w:tabs>
                <w:tab w:val="left" w:pos="5325"/>
              </w:tabs>
              <w:jc w:val="center"/>
              <w:rPr>
                <w:del w:id="2486" w:author="Ahmed, Manik" w:date="2021-10-19T22:28:00Z"/>
                <w:rFonts w:eastAsia="Calibri"/>
                <w:color w:val="000000" w:themeColor="text1"/>
                <w:sz w:val="16"/>
                <w:szCs w:val="16"/>
              </w:rPr>
            </w:pPr>
            <w:del w:id="2487" w:author="Ahmed, Manik" w:date="2021-10-19T22:28:00Z">
              <w:r w:rsidRPr="007A68C3" w:rsidDel="00AE3255">
                <w:rPr>
                  <w:rFonts w:eastAsia="Calibri"/>
                  <w:color w:val="000000" w:themeColor="text1"/>
                  <w:sz w:val="16"/>
                  <w:szCs w:val="16"/>
                </w:rPr>
                <w:delText>0.92</w:delText>
              </w:r>
            </w:del>
          </w:p>
        </w:tc>
        <w:tc>
          <w:tcPr>
            <w:tcW w:w="455" w:type="pct"/>
            <w:vAlign w:val="center"/>
          </w:tcPr>
          <w:p w14:paraId="67D2EA4B" w14:textId="088D77C6" w:rsidR="006712D6" w:rsidRPr="007A68C3" w:rsidDel="00AE3255" w:rsidRDefault="006712D6" w:rsidP="00566DDA">
            <w:pPr>
              <w:widowControl w:val="0"/>
              <w:tabs>
                <w:tab w:val="left" w:pos="5325"/>
              </w:tabs>
              <w:jc w:val="center"/>
              <w:rPr>
                <w:del w:id="2488" w:author="Ahmed, Manik" w:date="2021-10-19T22:28:00Z"/>
                <w:rFonts w:eastAsia="Calibri"/>
                <w:color w:val="000000" w:themeColor="text1"/>
                <w:sz w:val="16"/>
                <w:szCs w:val="16"/>
              </w:rPr>
            </w:pPr>
            <w:del w:id="2489" w:author="Ahmed, Manik" w:date="2021-10-19T22:28:00Z">
              <w:r w:rsidRPr="007A68C3" w:rsidDel="00AE3255">
                <w:rPr>
                  <w:rFonts w:eastAsia="Calibri"/>
                  <w:color w:val="000000" w:themeColor="text1"/>
                  <w:sz w:val="16"/>
                  <w:szCs w:val="16"/>
                </w:rPr>
                <w:delText>0.1197</w:delText>
              </w:r>
            </w:del>
          </w:p>
        </w:tc>
        <w:tc>
          <w:tcPr>
            <w:tcW w:w="678" w:type="pct"/>
            <w:vAlign w:val="center"/>
          </w:tcPr>
          <w:p w14:paraId="21733915" w14:textId="3638A5A5" w:rsidR="006712D6" w:rsidRPr="007A68C3" w:rsidDel="00AE3255" w:rsidRDefault="006712D6" w:rsidP="00566DDA">
            <w:pPr>
              <w:widowControl w:val="0"/>
              <w:tabs>
                <w:tab w:val="left" w:pos="5325"/>
              </w:tabs>
              <w:jc w:val="center"/>
              <w:rPr>
                <w:del w:id="2490" w:author="Ahmed, Manik" w:date="2021-10-19T22:28:00Z"/>
                <w:rFonts w:eastAsia="Calibri"/>
                <w:color w:val="000000" w:themeColor="text1"/>
                <w:sz w:val="16"/>
                <w:szCs w:val="16"/>
              </w:rPr>
            </w:pPr>
            <w:del w:id="2491" w:author="Ahmed, Manik" w:date="2021-10-19T22:28:00Z">
              <w:r w:rsidRPr="007A68C3" w:rsidDel="00AE3255">
                <w:rPr>
                  <w:rFonts w:eastAsia="Calibri"/>
                  <w:color w:val="000000" w:themeColor="text1"/>
                  <w:sz w:val="16"/>
                  <w:szCs w:val="16"/>
                </w:rPr>
                <w:delText>0.1149</w:delText>
              </w:r>
            </w:del>
          </w:p>
        </w:tc>
      </w:tr>
      <w:tr w:rsidR="00566DDA" w:rsidRPr="007A68C3" w:rsidDel="00AE3255" w14:paraId="575DEC7B" w14:textId="52417E6A" w:rsidTr="00423865">
        <w:trPr>
          <w:trHeight w:val="20"/>
          <w:del w:id="2492" w:author="Ahmed, Manik" w:date="2021-10-19T22:28:00Z"/>
        </w:trPr>
        <w:tc>
          <w:tcPr>
            <w:tcW w:w="1149" w:type="pct"/>
          </w:tcPr>
          <w:p w14:paraId="27951C76" w14:textId="0B1E9C22" w:rsidR="006712D6" w:rsidRPr="00A77EC2" w:rsidDel="00AE3255" w:rsidRDefault="006712D6" w:rsidP="00566DDA">
            <w:pPr>
              <w:widowControl w:val="0"/>
              <w:tabs>
                <w:tab w:val="left" w:pos="5325"/>
              </w:tabs>
              <w:jc w:val="center"/>
              <w:rPr>
                <w:del w:id="2493" w:author="Ahmed, Manik" w:date="2021-10-19T22:28:00Z"/>
                <w:rFonts w:eastAsia="Calibri"/>
                <w:color w:val="000000" w:themeColor="text1"/>
                <w:sz w:val="16"/>
                <w:szCs w:val="16"/>
              </w:rPr>
            </w:pPr>
            <w:del w:id="2494" w:author="Ahmed, Manik" w:date="2021-10-19T22:28:00Z">
              <w:r w:rsidRPr="00A77EC2" w:rsidDel="00AE3255">
                <w:rPr>
                  <w:rFonts w:eastAsia="Calibri"/>
                  <w:color w:val="000000" w:themeColor="text1"/>
                  <w:sz w:val="16"/>
                  <w:szCs w:val="16"/>
                </w:rPr>
                <w:delText>Bidirectional GRU</w:delText>
              </w:r>
            </w:del>
          </w:p>
        </w:tc>
        <w:tc>
          <w:tcPr>
            <w:tcW w:w="603" w:type="pct"/>
            <w:vAlign w:val="center"/>
          </w:tcPr>
          <w:p w14:paraId="1E71AF9D" w14:textId="30587E0C" w:rsidR="006712D6" w:rsidRPr="007A68C3" w:rsidDel="00AE3255" w:rsidRDefault="006712D6" w:rsidP="00566DDA">
            <w:pPr>
              <w:widowControl w:val="0"/>
              <w:tabs>
                <w:tab w:val="left" w:pos="5325"/>
              </w:tabs>
              <w:jc w:val="center"/>
              <w:rPr>
                <w:del w:id="2495" w:author="Ahmed, Manik" w:date="2021-10-19T22:28:00Z"/>
                <w:rFonts w:eastAsia="Calibri"/>
                <w:color w:val="000000" w:themeColor="text1"/>
                <w:sz w:val="16"/>
                <w:szCs w:val="16"/>
              </w:rPr>
            </w:pPr>
            <w:del w:id="2496" w:author="Ahmed, Manik" w:date="2021-10-19T22:28:00Z">
              <w:r w:rsidRPr="007A68C3" w:rsidDel="00AE3255">
                <w:rPr>
                  <w:rFonts w:eastAsia="Calibri"/>
                  <w:color w:val="000000" w:themeColor="text1"/>
                  <w:sz w:val="16"/>
                  <w:szCs w:val="16"/>
                </w:rPr>
                <w:delText>91%</w:delText>
              </w:r>
            </w:del>
          </w:p>
        </w:tc>
        <w:tc>
          <w:tcPr>
            <w:tcW w:w="608" w:type="pct"/>
            <w:vAlign w:val="center"/>
          </w:tcPr>
          <w:p w14:paraId="0A6ADE39" w14:textId="4DE866F4" w:rsidR="006712D6" w:rsidRPr="007A68C3" w:rsidDel="00AE3255" w:rsidRDefault="006712D6" w:rsidP="00566DDA">
            <w:pPr>
              <w:widowControl w:val="0"/>
              <w:tabs>
                <w:tab w:val="left" w:pos="5325"/>
              </w:tabs>
              <w:jc w:val="center"/>
              <w:rPr>
                <w:del w:id="2497" w:author="Ahmed, Manik" w:date="2021-10-19T22:28:00Z"/>
                <w:rFonts w:eastAsia="Calibri"/>
                <w:color w:val="000000" w:themeColor="text1"/>
                <w:sz w:val="16"/>
                <w:szCs w:val="16"/>
              </w:rPr>
            </w:pPr>
            <w:del w:id="2498" w:author="Ahmed, Manik" w:date="2021-10-19T22:28:00Z">
              <w:r w:rsidRPr="007A68C3" w:rsidDel="00AE3255">
                <w:rPr>
                  <w:rFonts w:eastAsia="Calibri"/>
                  <w:color w:val="000000" w:themeColor="text1"/>
                  <w:sz w:val="16"/>
                  <w:szCs w:val="16"/>
                </w:rPr>
                <w:delText>91%</w:delText>
              </w:r>
            </w:del>
          </w:p>
        </w:tc>
        <w:tc>
          <w:tcPr>
            <w:tcW w:w="501" w:type="pct"/>
            <w:vAlign w:val="center"/>
          </w:tcPr>
          <w:p w14:paraId="40DBEF6C" w14:textId="67C27B40" w:rsidR="006712D6" w:rsidRPr="007A68C3" w:rsidDel="00AE3255" w:rsidRDefault="006712D6" w:rsidP="00566DDA">
            <w:pPr>
              <w:widowControl w:val="0"/>
              <w:tabs>
                <w:tab w:val="left" w:pos="5325"/>
              </w:tabs>
              <w:jc w:val="center"/>
              <w:rPr>
                <w:del w:id="2499" w:author="Ahmed, Manik" w:date="2021-10-19T22:28:00Z"/>
                <w:rFonts w:eastAsia="Calibri"/>
                <w:color w:val="000000" w:themeColor="text1"/>
                <w:sz w:val="16"/>
                <w:szCs w:val="16"/>
              </w:rPr>
            </w:pPr>
            <w:del w:id="2500" w:author="Ahmed, Manik" w:date="2021-10-19T22:28:00Z">
              <w:r w:rsidRPr="007A68C3" w:rsidDel="00AE3255">
                <w:rPr>
                  <w:rFonts w:eastAsia="Calibri"/>
                  <w:color w:val="000000" w:themeColor="text1"/>
                  <w:sz w:val="16"/>
                  <w:szCs w:val="16"/>
                </w:rPr>
                <w:delText>90%</w:delText>
              </w:r>
            </w:del>
          </w:p>
        </w:tc>
        <w:tc>
          <w:tcPr>
            <w:tcW w:w="500" w:type="pct"/>
            <w:vAlign w:val="center"/>
          </w:tcPr>
          <w:p w14:paraId="507CDD59" w14:textId="2AFF3392" w:rsidR="006712D6" w:rsidRPr="007A68C3" w:rsidDel="00AE3255" w:rsidRDefault="006712D6" w:rsidP="00566DDA">
            <w:pPr>
              <w:widowControl w:val="0"/>
              <w:tabs>
                <w:tab w:val="left" w:pos="5325"/>
              </w:tabs>
              <w:jc w:val="center"/>
              <w:rPr>
                <w:del w:id="2501" w:author="Ahmed, Manik" w:date="2021-10-19T22:28:00Z"/>
                <w:rFonts w:eastAsia="Calibri"/>
                <w:color w:val="000000" w:themeColor="text1"/>
                <w:sz w:val="16"/>
                <w:szCs w:val="16"/>
              </w:rPr>
            </w:pPr>
            <w:del w:id="2502" w:author="Ahmed, Manik" w:date="2021-10-19T22:28:00Z">
              <w:r w:rsidRPr="007A68C3" w:rsidDel="00AE3255">
                <w:rPr>
                  <w:rFonts w:eastAsia="Calibri"/>
                  <w:color w:val="000000" w:themeColor="text1"/>
                  <w:sz w:val="16"/>
                  <w:szCs w:val="16"/>
                </w:rPr>
                <w:delText>90%</w:delText>
              </w:r>
            </w:del>
          </w:p>
        </w:tc>
        <w:tc>
          <w:tcPr>
            <w:tcW w:w="505" w:type="pct"/>
            <w:vAlign w:val="center"/>
          </w:tcPr>
          <w:p w14:paraId="61447460" w14:textId="1B6A4268" w:rsidR="006712D6" w:rsidRPr="007A68C3" w:rsidDel="00AE3255" w:rsidRDefault="006712D6" w:rsidP="00566DDA">
            <w:pPr>
              <w:widowControl w:val="0"/>
              <w:tabs>
                <w:tab w:val="left" w:pos="5325"/>
              </w:tabs>
              <w:jc w:val="center"/>
              <w:rPr>
                <w:del w:id="2503" w:author="Ahmed, Manik" w:date="2021-10-19T22:28:00Z"/>
                <w:rFonts w:eastAsia="Calibri"/>
                <w:color w:val="000000" w:themeColor="text1"/>
                <w:sz w:val="16"/>
                <w:szCs w:val="16"/>
              </w:rPr>
            </w:pPr>
            <w:del w:id="2504" w:author="Ahmed, Manik" w:date="2021-10-19T22:28:00Z">
              <w:r w:rsidRPr="007A68C3" w:rsidDel="00AE3255">
                <w:rPr>
                  <w:rFonts w:eastAsia="Calibri"/>
                  <w:color w:val="000000" w:themeColor="text1"/>
                  <w:sz w:val="16"/>
                  <w:szCs w:val="16"/>
                </w:rPr>
                <w:delText>0.90</w:delText>
              </w:r>
            </w:del>
          </w:p>
        </w:tc>
        <w:tc>
          <w:tcPr>
            <w:tcW w:w="455" w:type="pct"/>
            <w:vAlign w:val="center"/>
          </w:tcPr>
          <w:p w14:paraId="1A3166F0" w14:textId="56824581" w:rsidR="006712D6" w:rsidRPr="007A68C3" w:rsidDel="00AE3255" w:rsidRDefault="006712D6" w:rsidP="00566DDA">
            <w:pPr>
              <w:widowControl w:val="0"/>
              <w:tabs>
                <w:tab w:val="left" w:pos="5325"/>
              </w:tabs>
              <w:jc w:val="center"/>
              <w:rPr>
                <w:del w:id="2505" w:author="Ahmed, Manik" w:date="2021-10-19T22:28:00Z"/>
                <w:rFonts w:eastAsia="Calibri"/>
                <w:color w:val="000000" w:themeColor="text1"/>
                <w:sz w:val="16"/>
                <w:szCs w:val="16"/>
              </w:rPr>
            </w:pPr>
            <w:del w:id="2506" w:author="Ahmed, Manik" w:date="2021-10-19T22:28:00Z">
              <w:r w:rsidRPr="007A68C3" w:rsidDel="00AE3255">
                <w:rPr>
                  <w:rFonts w:eastAsia="Calibri"/>
                  <w:color w:val="000000" w:themeColor="text1"/>
                  <w:sz w:val="16"/>
                  <w:szCs w:val="16"/>
                </w:rPr>
                <w:delText>0.1179</w:delText>
              </w:r>
            </w:del>
          </w:p>
        </w:tc>
        <w:tc>
          <w:tcPr>
            <w:tcW w:w="678" w:type="pct"/>
            <w:vAlign w:val="center"/>
          </w:tcPr>
          <w:p w14:paraId="7446B36A" w14:textId="5EB148C4" w:rsidR="006712D6" w:rsidRPr="007A68C3" w:rsidDel="00AE3255" w:rsidRDefault="006712D6" w:rsidP="00566DDA">
            <w:pPr>
              <w:widowControl w:val="0"/>
              <w:tabs>
                <w:tab w:val="left" w:pos="5325"/>
              </w:tabs>
              <w:jc w:val="center"/>
              <w:rPr>
                <w:del w:id="2507" w:author="Ahmed, Manik" w:date="2021-10-19T22:28:00Z"/>
                <w:rFonts w:eastAsia="Calibri"/>
                <w:color w:val="000000" w:themeColor="text1"/>
                <w:sz w:val="16"/>
                <w:szCs w:val="16"/>
              </w:rPr>
            </w:pPr>
            <w:del w:id="2508" w:author="Ahmed, Manik" w:date="2021-10-19T22:28:00Z">
              <w:r w:rsidRPr="007A68C3" w:rsidDel="00AE3255">
                <w:rPr>
                  <w:rFonts w:eastAsia="Calibri"/>
                  <w:color w:val="000000" w:themeColor="text1"/>
                  <w:sz w:val="16"/>
                  <w:szCs w:val="16"/>
                </w:rPr>
                <w:delText>0.1223</w:delText>
              </w:r>
            </w:del>
          </w:p>
        </w:tc>
      </w:tr>
      <w:tr w:rsidR="00566DDA" w:rsidRPr="007A68C3" w:rsidDel="00AE3255" w14:paraId="21D41023" w14:textId="7F91B9A0" w:rsidTr="00423865">
        <w:trPr>
          <w:trHeight w:val="20"/>
          <w:del w:id="2509" w:author="Ahmed, Manik" w:date="2021-10-19T22:28:00Z"/>
        </w:trPr>
        <w:tc>
          <w:tcPr>
            <w:tcW w:w="1149" w:type="pct"/>
          </w:tcPr>
          <w:p w14:paraId="49461801" w14:textId="359B81F9" w:rsidR="006712D6" w:rsidRPr="00A77EC2" w:rsidDel="00AE3255" w:rsidRDefault="006712D6" w:rsidP="00566DDA">
            <w:pPr>
              <w:widowControl w:val="0"/>
              <w:tabs>
                <w:tab w:val="left" w:pos="5325"/>
              </w:tabs>
              <w:jc w:val="center"/>
              <w:rPr>
                <w:del w:id="2510" w:author="Ahmed, Manik" w:date="2021-10-19T22:28:00Z"/>
                <w:rFonts w:eastAsia="Calibri"/>
                <w:color w:val="000000" w:themeColor="text1"/>
                <w:sz w:val="16"/>
                <w:szCs w:val="16"/>
              </w:rPr>
            </w:pPr>
            <w:del w:id="2511" w:author="Ahmed, Manik" w:date="2021-10-19T22:28:00Z">
              <w:r w:rsidRPr="00A77EC2" w:rsidDel="00AE3255">
                <w:rPr>
                  <w:rFonts w:eastAsia="Calibri"/>
                  <w:color w:val="000000" w:themeColor="text1"/>
                  <w:sz w:val="16"/>
                  <w:szCs w:val="16"/>
                </w:rPr>
                <w:delText>Simple RNN</w:delText>
              </w:r>
            </w:del>
          </w:p>
        </w:tc>
        <w:tc>
          <w:tcPr>
            <w:tcW w:w="603" w:type="pct"/>
            <w:vAlign w:val="center"/>
          </w:tcPr>
          <w:p w14:paraId="2113B8BB" w14:textId="29D602A7" w:rsidR="006712D6" w:rsidRPr="007A68C3" w:rsidDel="00AE3255" w:rsidRDefault="006712D6" w:rsidP="00566DDA">
            <w:pPr>
              <w:widowControl w:val="0"/>
              <w:tabs>
                <w:tab w:val="left" w:pos="5325"/>
              </w:tabs>
              <w:jc w:val="center"/>
              <w:rPr>
                <w:del w:id="2512" w:author="Ahmed, Manik" w:date="2021-10-19T22:28:00Z"/>
                <w:rFonts w:eastAsia="Calibri"/>
                <w:color w:val="000000" w:themeColor="text1"/>
                <w:sz w:val="16"/>
                <w:szCs w:val="16"/>
              </w:rPr>
            </w:pPr>
            <w:del w:id="2513" w:author="Ahmed, Manik" w:date="2021-10-19T22:28:00Z">
              <w:r w:rsidRPr="007A68C3" w:rsidDel="00AE3255">
                <w:rPr>
                  <w:rFonts w:eastAsia="Calibri"/>
                  <w:color w:val="000000" w:themeColor="text1"/>
                  <w:sz w:val="16"/>
                  <w:szCs w:val="16"/>
                </w:rPr>
                <w:delText>97%</w:delText>
              </w:r>
            </w:del>
          </w:p>
        </w:tc>
        <w:tc>
          <w:tcPr>
            <w:tcW w:w="608" w:type="pct"/>
            <w:vAlign w:val="center"/>
          </w:tcPr>
          <w:p w14:paraId="0CA293A9" w14:textId="1230884D" w:rsidR="006712D6" w:rsidRPr="007A68C3" w:rsidDel="00AE3255" w:rsidRDefault="006712D6" w:rsidP="00566DDA">
            <w:pPr>
              <w:widowControl w:val="0"/>
              <w:tabs>
                <w:tab w:val="left" w:pos="5325"/>
              </w:tabs>
              <w:jc w:val="center"/>
              <w:rPr>
                <w:del w:id="2514" w:author="Ahmed, Manik" w:date="2021-10-19T22:28:00Z"/>
                <w:rFonts w:eastAsia="Calibri"/>
                <w:color w:val="000000" w:themeColor="text1"/>
                <w:sz w:val="16"/>
                <w:szCs w:val="16"/>
              </w:rPr>
            </w:pPr>
            <w:del w:id="2515" w:author="Ahmed, Manik" w:date="2021-10-19T22:28:00Z">
              <w:r w:rsidRPr="007A68C3" w:rsidDel="00AE3255">
                <w:rPr>
                  <w:rFonts w:eastAsia="Calibri"/>
                  <w:color w:val="000000" w:themeColor="text1"/>
                  <w:sz w:val="16"/>
                  <w:szCs w:val="16"/>
                </w:rPr>
                <w:delText>97%</w:delText>
              </w:r>
            </w:del>
          </w:p>
        </w:tc>
        <w:tc>
          <w:tcPr>
            <w:tcW w:w="501" w:type="pct"/>
            <w:vAlign w:val="center"/>
          </w:tcPr>
          <w:p w14:paraId="540776F0" w14:textId="6AE9BE53" w:rsidR="006712D6" w:rsidRPr="007A68C3" w:rsidDel="00AE3255" w:rsidRDefault="006712D6" w:rsidP="00566DDA">
            <w:pPr>
              <w:widowControl w:val="0"/>
              <w:tabs>
                <w:tab w:val="left" w:pos="5325"/>
              </w:tabs>
              <w:jc w:val="center"/>
              <w:rPr>
                <w:del w:id="2516" w:author="Ahmed, Manik" w:date="2021-10-19T22:28:00Z"/>
                <w:rFonts w:eastAsia="Calibri"/>
                <w:color w:val="000000" w:themeColor="text1"/>
                <w:sz w:val="16"/>
                <w:szCs w:val="16"/>
              </w:rPr>
            </w:pPr>
            <w:del w:id="2517" w:author="Ahmed, Manik" w:date="2021-10-19T22:28:00Z">
              <w:r w:rsidRPr="007A68C3" w:rsidDel="00AE3255">
                <w:rPr>
                  <w:rFonts w:eastAsia="Calibri"/>
                  <w:color w:val="000000" w:themeColor="text1"/>
                  <w:sz w:val="16"/>
                  <w:szCs w:val="16"/>
                </w:rPr>
                <w:delText>98%</w:delText>
              </w:r>
            </w:del>
          </w:p>
        </w:tc>
        <w:tc>
          <w:tcPr>
            <w:tcW w:w="500" w:type="pct"/>
            <w:vAlign w:val="center"/>
          </w:tcPr>
          <w:p w14:paraId="3D6AA609" w14:textId="24375384" w:rsidR="006712D6" w:rsidRPr="007A68C3" w:rsidDel="00AE3255" w:rsidRDefault="006712D6" w:rsidP="00566DDA">
            <w:pPr>
              <w:widowControl w:val="0"/>
              <w:tabs>
                <w:tab w:val="left" w:pos="5325"/>
              </w:tabs>
              <w:jc w:val="center"/>
              <w:rPr>
                <w:del w:id="2518" w:author="Ahmed, Manik" w:date="2021-10-19T22:28:00Z"/>
                <w:rFonts w:eastAsia="Calibri"/>
                <w:color w:val="000000" w:themeColor="text1"/>
                <w:sz w:val="16"/>
                <w:szCs w:val="16"/>
              </w:rPr>
            </w:pPr>
            <w:del w:id="2519" w:author="Ahmed, Manik" w:date="2021-10-19T22:28:00Z">
              <w:r w:rsidRPr="007A68C3" w:rsidDel="00AE3255">
                <w:rPr>
                  <w:rFonts w:eastAsia="Calibri"/>
                  <w:color w:val="000000" w:themeColor="text1"/>
                  <w:sz w:val="16"/>
                  <w:szCs w:val="16"/>
                </w:rPr>
                <w:delText>97%</w:delText>
              </w:r>
            </w:del>
          </w:p>
        </w:tc>
        <w:tc>
          <w:tcPr>
            <w:tcW w:w="505" w:type="pct"/>
            <w:vAlign w:val="center"/>
          </w:tcPr>
          <w:p w14:paraId="3F7080BC" w14:textId="798BAF03" w:rsidR="006712D6" w:rsidRPr="007A68C3" w:rsidDel="00AE3255" w:rsidRDefault="006712D6" w:rsidP="00566DDA">
            <w:pPr>
              <w:widowControl w:val="0"/>
              <w:tabs>
                <w:tab w:val="left" w:pos="5325"/>
              </w:tabs>
              <w:jc w:val="center"/>
              <w:rPr>
                <w:del w:id="2520" w:author="Ahmed, Manik" w:date="2021-10-19T22:28:00Z"/>
                <w:rFonts w:eastAsia="Calibri"/>
                <w:color w:val="000000" w:themeColor="text1"/>
                <w:sz w:val="16"/>
                <w:szCs w:val="16"/>
              </w:rPr>
            </w:pPr>
            <w:del w:id="2521" w:author="Ahmed, Manik" w:date="2021-10-19T22:28:00Z">
              <w:r w:rsidRPr="007A68C3" w:rsidDel="00AE3255">
                <w:rPr>
                  <w:rFonts w:eastAsia="Calibri"/>
                  <w:color w:val="000000" w:themeColor="text1"/>
                  <w:sz w:val="16"/>
                  <w:szCs w:val="16"/>
                </w:rPr>
                <w:delText>0.98</w:delText>
              </w:r>
            </w:del>
          </w:p>
        </w:tc>
        <w:tc>
          <w:tcPr>
            <w:tcW w:w="455" w:type="pct"/>
            <w:vAlign w:val="center"/>
          </w:tcPr>
          <w:p w14:paraId="5A07817D" w14:textId="7EC611E7" w:rsidR="006712D6" w:rsidRPr="007A68C3" w:rsidDel="00AE3255" w:rsidRDefault="006712D6" w:rsidP="00566DDA">
            <w:pPr>
              <w:widowControl w:val="0"/>
              <w:tabs>
                <w:tab w:val="left" w:pos="5325"/>
              </w:tabs>
              <w:jc w:val="center"/>
              <w:rPr>
                <w:del w:id="2522" w:author="Ahmed, Manik" w:date="2021-10-19T22:28:00Z"/>
                <w:rFonts w:eastAsia="Calibri"/>
                <w:color w:val="000000" w:themeColor="text1"/>
                <w:sz w:val="16"/>
                <w:szCs w:val="16"/>
              </w:rPr>
            </w:pPr>
            <w:del w:id="2523" w:author="Ahmed, Manik" w:date="2021-10-19T22:28:00Z">
              <w:r w:rsidRPr="007A68C3" w:rsidDel="00AE3255">
                <w:rPr>
                  <w:rFonts w:eastAsia="Calibri"/>
                  <w:color w:val="000000" w:themeColor="text1"/>
                  <w:sz w:val="16"/>
                  <w:szCs w:val="16"/>
                </w:rPr>
                <w:delText>0.0037</w:delText>
              </w:r>
            </w:del>
          </w:p>
        </w:tc>
        <w:tc>
          <w:tcPr>
            <w:tcW w:w="678" w:type="pct"/>
            <w:vAlign w:val="center"/>
          </w:tcPr>
          <w:p w14:paraId="6CFF8667" w14:textId="0FA9C907" w:rsidR="006712D6" w:rsidRPr="007A68C3" w:rsidDel="00AE3255" w:rsidRDefault="006712D6" w:rsidP="00566DDA">
            <w:pPr>
              <w:widowControl w:val="0"/>
              <w:tabs>
                <w:tab w:val="left" w:pos="5325"/>
              </w:tabs>
              <w:jc w:val="center"/>
              <w:rPr>
                <w:del w:id="2524" w:author="Ahmed, Manik" w:date="2021-10-19T22:28:00Z"/>
                <w:rFonts w:eastAsia="Calibri"/>
                <w:color w:val="000000" w:themeColor="text1"/>
                <w:sz w:val="16"/>
                <w:szCs w:val="16"/>
              </w:rPr>
            </w:pPr>
            <w:del w:id="2525" w:author="Ahmed, Manik" w:date="2021-10-19T22:28:00Z">
              <w:r w:rsidRPr="007A68C3" w:rsidDel="00AE3255">
                <w:rPr>
                  <w:rFonts w:eastAsia="Calibri"/>
                  <w:color w:val="000000" w:themeColor="text1"/>
                  <w:sz w:val="16"/>
                  <w:szCs w:val="16"/>
                </w:rPr>
                <w:delText>0.0283</w:delText>
              </w:r>
            </w:del>
          </w:p>
        </w:tc>
      </w:tr>
      <w:tr w:rsidR="00566DDA" w:rsidRPr="007A68C3" w:rsidDel="00AE3255" w14:paraId="6A2D5389" w14:textId="28DB71B4" w:rsidTr="00423865">
        <w:trPr>
          <w:trHeight w:val="20"/>
          <w:del w:id="2526" w:author="Ahmed, Manik" w:date="2021-10-19T22:28:00Z"/>
        </w:trPr>
        <w:tc>
          <w:tcPr>
            <w:tcW w:w="1149" w:type="pct"/>
          </w:tcPr>
          <w:p w14:paraId="5F7BC5C9" w14:textId="148B3626" w:rsidR="006712D6" w:rsidRPr="00A77EC2" w:rsidDel="00AE3255" w:rsidRDefault="006712D6" w:rsidP="00566DDA">
            <w:pPr>
              <w:widowControl w:val="0"/>
              <w:tabs>
                <w:tab w:val="left" w:pos="5325"/>
              </w:tabs>
              <w:jc w:val="center"/>
              <w:rPr>
                <w:del w:id="2527" w:author="Ahmed, Manik" w:date="2021-10-19T22:28:00Z"/>
                <w:rFonts w:eastAsia="Calibri"/>
                <w:color w:val="000000" w:themeColor="text1"/>
                <w:sz w:val="16"/>
                <w:szCs w:val="16"/>
              </w:rPr>
            </w:pPr>
            <w:del w:id="2528" w:author="Ahmed, Manik" w:date="2021-10-19T22:28:00Z">
              <w:r w:rsidRPr="00A77EC2" w:rsidDel="00AE3255">
                <w:rPr>
                  <w:rFonts w:eastAsia="Calibri"/>
                  <w:color w:val="000000" w:themeColor="text1"/>
                  <w:sz w:val="16"/>
                  <w:szCs w:val="16"/>
                </w:rPr>
                <w:delText xml:space="preserve"> Multi-Layer Perceptron</w:delText>
              </w:r>
            </w:del>
          </w:p>
        </w:tc>
        <w:tc>
          <w:tcPr>
            <w:tcW w:w="603" w:type="pct"/>
            <w:vAlign w:val="center"/>
          </w:tcPr>
          <w:p w14:paraId="2A5F9D44" w14:textId="3BA90F92" w:rsidR="006712D6" w:rsidRPr="007A68C3" w:rsidDel="00AE3255" w:rsidRDefault="006712D6" w:rsidP="00566DDA">
            <w:pPr>
              <w:widowControl w:val="0"/>
              <w:tabs>
                <w:tab w:val="left" w:pos="5325"/>
              </w:tabs>
              <w:jc w:val="center"/>
              <w:rPr>
                <w:del w:id="2529" w:author="Ahmed, Manik" w:date="2021-10-19T22:28:00Z"/>
                <w:rFonts w:eastAsia="Calibri"/>
                <w:color w:val="000000" w:themeColor="text1"/>
                <w:sz w:val="16"/>
                <w:szCs w:val="16"/>
              </w:rPr>
            </w:pPr>
            <w:del w:id="2530" w:author="Ahmed, Manik" w:date="2021-10-19T22:28:00Z">
              <w:r w:rsidRPr="007A68C3" w:rsidDel="00AE3255">
                <w:rPr>
                  <w:rFonts w:eastAsia="Calibri"/>
                  <w:color w:val="000000" w:themeColor="text1"/>
                  <w:sz w:val="16"/>
                  <w:szCs w:val="16"/>
                </w:rPr>
                <w:delText>97%</w:delText>
              </w:r>
            </w:del>
          </w:p>
        </w:tc>
        <w:tc>
          <w:tcPr>
            <w:tcW w:w="608" w:type="pct"/>
            <w:vAlign w:val="center"/>
          </w:tcPr>
          <w:p w14:paraId="31210D19" w14:textId="5FC71D9E" w:rsidR="006712D6" w:rsidRPr="007A68C3" w:rsidDel="00AE3255" w:rsidRDefault="006712D6" w:rsidP="00566DDA">
            <w:pPr>
              <w:widowControl w:val="0"/>
              <w:tabs>
                <w:tab w:val="left" w:pos="5325"/>
              </w:tabs>
              <w:jc w:val="center"/>
              <w:rPr>
                <w:del w:id="2531" w:author="Ahmed, Manik" w:date="2021-10-19T22:28:00Z"/>
                <w:rFonts w:eastAsia="Calibri"/>
                <w:color w:val="000000" w:themeColor="text1"/>
                <w:sz w:val="16"/>
                <w:szCs w:val="16"/>
              </w:rPr>
            </w:pPr>
            <w:del w:id="2532" w:author="Ahmed, Manik" w:date="2021-10-19T22:28:00Z">
              <w:r w:rsidRPr="007A68C3" w:rsidDel="00AE3255">
                <w:rPr>
                  <w:rFonts w:eastAsia="Calibri"/>
                  <w:color w:val="000000" w:themeColor="text1"/>
                  <w:sz w:val="16"/>
                  <w:szCs w:val="16"/>
                </w:rPr>
                <w:delText>97%</w:delText>
              </w:r>
            </w:del>
          </w:p>
        </w:tc>
        <w:tc>
          <w:tcPr>
            <w:tcW w:w="501" w:type="pct"/>
            <w:vAlign w:val="center"/>
          </w:tcPr>
          <w:p w14:paraId="5C00584A" w14:textId="74C81E79" w:rsidR="006712D6" w:rsidRPr="007A68C3" w:rsidDel="00AE3255" w:rsidRDefault="006712D6" w:rsidP="00566DDA">
            <w:pPr>
              <w:widowControl w:val="0"/>
              <w:tabs>
                <w:tab w:val="left" w:pos="5325"/>
              </w:tabs>
              <w:jc w:val="center"/>
              <w:rPr>
                <w:del w:id="2533" w:author="Ahmed, Manik" w:date="2021-10-19T22:28:00Z"/>
                <w:rFonts w:eastAsia="Calibri"/>
                <w:color w:val="000000" w:themeColor="text1"/>
                <w:sz w:val="16"/>
                <w:szCs w:val="16"/>
              </w:rPr>
            </w:pPr>
            <w:del w:id="2534" w:author="Ahmed, Manik" w:date="2021-10-19T22:28:00Z">
              <w:r w:rsidRPr="007A68C3" w:rsidDel="00AE3255">
                <w:rPr>
                  <w:rFonts w:eastAsia="Calibri"/>
                  <w:color w:val="000000" w:themeColor="text1"/>
                  <w:sz w:val="16"/>
                  <w:szCs w:val="16"/>
                </w:rPr>
                <w:delText>98%</w:delText>
              </w:r>
            </w:del>
          </w:p>
        </w:tc>
        <w:tc>
          <w:tcPr>
            <w:tcW w:w="500" w:type="pct"/>
            <w:vAlign w:val="center"/>
          </w:tcPr>
          <w:p w14:paraId="1447F16B" w14:textId="3C45ED43" w:rsidR="006712D6" w:rsidRPr="007A68C3" w:rsidDel="00AE3255" w:rsidRDefault="006712D6" w:rsidP="00566DDA">
            <w:pPr>
              <w:widowControl w:val="0"/>
              <w:tabs>
                <w:tab w:val="left" w:pos="5325"/>
              </w:tabs>
              <w:jc w:val="center"/>
              <w:rPr>
                <w:del w:id="2535" w:author="Ahmed, Manik" w:date="2021-10-19T22:28:00Z"/>
                <w:rFonts w:eastAsia="Calibri"/>
                <w:color w:val="000000" w:themeColor="text1"/>
                <w:sz w:val="16"/>
                <w:szCs w:val="16"/>
              </w:rPr>
            </w:pPr>
            <w:del w:id="2536" w:author="Ahmed, Manik" w:date="2021-10-19T22:28:00Z">
              <w:r w:rsidRPr="007A68C3" w:rsidDel="00AE3255">
                <w:rPr>
                  <w:rFonts w:eastAsia="Calibri"/>
                  <w:color w:val="000000" w:themeColor="text1"/>
                  <w:sz w:val="16"/>
                  <w:szCs w:val="16"/>
                </w:rPr>
                <w:delText>97%</w:delText>
              </w:r>
            </w:del>
          </w:p>
        </w:tc>
        <w:tc>
          <w:tcPr>
            <w:tcW w:w="505" w:type="pct"/>
            <w:vAlign w:val="center"/>
          </w:tcPr>
          <w:p w14:paraId="270543E1" w14:textId="61ABECFE" w:rsidR="006712D6" w:rsidRPr="007A68C3" w:rsidDel="00AE3255" w:rsidRDefault="006712D6" w:rsidP="00566DDA">
            <w:pPr>
              <w:widowControl w:val="0"/>
              <w:tabs>
                <w:tab w:val="left" w:pos="5325"/>
              </w:tabs>
              <w:jc w:val="center"/>
              <w:rPr>
                <w:del w:id="2537" w:author="Ahmed, Manik" w:date="2021-10-19T22:28:00Z"/>
                <w:rFonts w:eastAsia="Calibri"/>
                <w:color w:val="000000" w:themeColor="text1"/>
                <w:sz w:val="16"/>
                <w:szCs w:val="16"/>
              </w:rPr>
            </w:pPr>
            <w:del w:id="2538" w:author="Ahmed, Manik" w:date="2021-10-19T22:28:00Z">
              <w:r w:rsidRPr="007A68C3" w:rsidDel="00AE3255">
                <w:rPr>
                  <w:rFonts w:eastAsia="Calibri"/>
                  <w:color w:val="000000" w:themeColor="text1"/>
                  <w:sz w:val="16"/>
                  <w:szCs w:val="16"/>
                </w:rPr>
                <w:delText>0.98</w:delText>
              </w:r>
            </w:del>
          </w:p>
        </w:tc>
        <w:tc>
          <w:tcPr>
            <w:tcW w:w="455" w:type="pct"/>
            <w:vAlign w:val="center"/>
          </w:tcPr>
          <w:p w14:paraId="1009D673" w14:textId="1BAFBB52" w:rsidR="006712D6" w:rsidRPr="007A68C3" w:rsidDel="00AE3255" w:rsidRDefault="006712D6" w:rsidP="00566DDA">
            <w:pPr>
              <w:widowControl w:val="0"/>
              <w:tabs>
                <w:tab w:val="left" w:pos="5325"/>
              </w:tabs>
              <w:jc w:val="center"/>
              <w:rPr>
                <w:del w:id="2539" w:author="Ahmed, Manik" w:date="2021-10-19T22:28:00Z"/>
                <w:rFonts w:eastAsia="Calibri"/>
                <w:color w:val="000000" w:themeColor="text1"/>
                <w:sz w:val="16"/>
                <w:szCs w:val="16"/>
              </w:rPr>
            </w:pPr>
            <w:del w:id="2540" w:author="Ahmed, Manik" w:date="2021-10-19T22:28:00Z">
              <w:r w:rsidRPr="007A68C3" w:rsidDel="00AE3255">
                <w:rPr>
                  <w:rFonts w:eastAsia="Calibri"/>
                  <w:color w:val="000000" w:themeColor="text1"/>
                  <w:sz w:val="16"/>
                  <w:szCs w:val="16"/>
                </w:rPr>
                <w:delText>0.0609</w:delText>
              </w:r>
            </w:del>
          </w:p>
        </w:tc>
        <w:tc>
          <w:tcPr>
            <w:tcW w:w="678" w:type="pct"/>
            <w:vAlign w:val="center"/>
          </w:tcPr>
          <w:p w14:paraId="6474A6BC" w14:textId="3FB1F39C" w:rsidR="006712D6" w:rsidRPr="007A68C3" w:rsidDel="00AE3255" w:rsidRDefault="006712D6" w:rsidP="00566DDA">
            <w:pPr>
              <w:widowControl w:val="0"/>
              <w:tabs>
                <w:tab w:val="left" w:pos="5325"/>
              </w:tabs>
              <w:jc w:val="center"/>
              <w:rPr>
                <w:del w:id="2541" w:author="Ahmed, Manik" w:date="2021-10-19T22:28:00Z"/>
                <w:rFonts w:eastAsia="Calibri"/>
                <w:color w:val="000000" w:themeColor="text1"/>
                <w:sz w:val="16"/>
                <w:szCs w:val="16"/>
              </w:rPr>
            </w:pPr>
            <w:del w:id="2542" w:author="Ahmed, Manik" w:date="2021-10-19T22:28:00Z">
              <w:r w:rsidRPr="007A68C3" w:rsidDel="00AE3255">
                <w:rPr>
                  <w:rFonts w:eastAsia="Calibri"/>
                  <w:color w:val="000000" w:themeColor="text1"/>
                  <w:sz w:val="16"/>
                  <w:szCs w:val="16"/>
                </w:rPr>
                <w:delText>0.0540</w:delText>
              </w:r>
            </w:del>
          </w:p>
        </w:tc>
      </w:tr>
    </w:tbl>
    <w:p w14:paraId="67EA956B" w14:textId="1841DE89" w:rsidR="006712D6" w:rsidDel="00380919" w:rsidRDefault="006712D6" w:rsidP="006712D6">
      <w:pPr>
        <w:rPr>
          <w:del w:id="2543" w:author="Ahmed, Manik" w:date="2021-10-19T22:45:00Z"/>
          <w:bCs/>
          <w:color w:val="000000" w:themeColor="text1"/>
        </w:rPr>
      </w:pPr>
    </w:p>
    <w:p w14:paraId="2D73243B" w14:textId="3202EFB5" w:rsidR="006712D6" w:rsidDel="00380919" w:rsidRDefault="006712D6">
      <w:pPr>
        <w:rPr>
          <w:del w:id="2544" w:author="Ahmed, Manik" w:date="2021-10-19T22:45:00Z"/>
          <w:color w:val="000000" w:themeColor="text1"/>
        </w:rPr>
      </w:pPr>
    </w:p>
    <w:p w14:paraId="3541B6AA" w14:textId="35B2C69A" w:rsidR="006712D6" w:rsidDel="00380919" w:rsidRDefault="006712D6">
      <w:pPr>
        <w:rPr>
          <w:del w:id="2545" w:author="Ahmed, Manik" w:date="2021-10-19T22:46:00Z"/>
          <w:color w:val="000000" w:themeColor="text1"/>
        </w:rPr>
      </w:pPr>
    </w:p>
    <w:p w14:paraId="35095952" w14:textId="2679BF3D" w:rsidR="006712D6" w:rsidDel="00380919" w:rsidRDefault="006712D6">
      <w:pPr>
        <w:rPr>
          <w:del w:id="2546" w:author="Ahmed, Manik" w:date="2021-10-19T22:46:00Z"/>
          <w:color w:val="000000" w:themeColor="text1"/>
        </w:rPr>
      </w:pPr>
    </w:p>
    <w:p w14:paraId="42B47628" w14:textId="27AA50F7" w:rsidR="006712D6" w:rsidDel="00380919" w:rsidRDefault="006712D6">
      <w:pPr>
        <w:rPr>
          <w:del w:id="2547" w:author="Ahmed, Manik" w:date="2021-10-19T22:46:00Z"/>
          <w:color w:val="000000" w:themeColor="text1"/>
        </w:rPr>
      </w:pPr>
    </w:p>
    <w:p w14:paraId="2025AE6E" w14:textId="4BF0EA59" w:rsidR="006712D6" w:rsidDel="00380919" w:rsidRDefault="006712D6">
      <w:pPr>
        <w:rPr>
          <w:del w:id="2548" w:author="Ahmed, Manik" w:date="2021-10-19T22:46:00Z"/>
          <w:color w:val="000000" w:themeColor="text1"/>
        </w:rPr>
      </w:pPr>
    </w:p>
    <w:p w14:paraId="60A179E4" w14:textId="745B3145" w:rsidR="006712D6" w:rsidDel="00380919" w:rsidRDefault="006712D6">
      <w:pPr>
        <w:rPr>
          <w:del w:id="2549" w:author="Ahmed, Manik" w:date="2021-10-19T22:46:00Z"/>
          <w:color w:val="000000" w:themeColor="text1"/>
        </w:rPr>
      </w:pPr>
    </w:p>
    <w:p w14:paraId="2DCE080E" w14:textId="697E1535" w:rsidR="006712D6" w:rsidDel="00380919" w:rsidRDefault="006712D6">
      <w:pPr>
        <w:rPr>
          <w:del w:id="2550" w:author="Ahmed, Manik" w:date="2021-10-19T22:46:00Z"/>
          <w:color w:val="000000" w:themeColor="text1"/>
        </w:rPr>
      </w:pPr>
    </w:p>
    <w:p w14:paraId="5417CDF6" w14:textId="250076E2" w:rsidR="006712D6" w:rsidDel="00380919" w:rsidRDefault="006712D6">
      <w:pPr>
        <w:rPr>
          <w:del w:id="2551" w:author="Ahmed, Manik" w:date="2021-10-19T22:46:00Z"/>
          <w:color w:val="000000" w:themeColor="text1"/>
        </w:rPr>
      </w:pPr>
    </w:p>
    <w:p w14:paraId="30453E25" w14:textId="1DDD93C5" w:rsidR="006712D6" w:rsidDel="00380919" w:rsidRDefault="006712D6">
      <w:pPr>
        <w:rPr>
          <w:del w:id="2552" w:author="Ahmed, Manik" w:date="2021-10-19T22:46:00Z"/>
          <w:color w:val="000000" w:themeColor="text1"/>
        </w:rPr>
      </w:pPr>
    </w:p>
    <w:p w14:paraId="6B6DDADE" w14:textId="587AB3F9" w:rsidR="006712D6" w:rsidDel="00380919" w:rsidRDefault="006712D6">
      <w:pPr>
        <w:rPr>
          <w:del w:id="2553" w:author="Ahmed, Manik" w:date="2021-10-19T22:46:00Z"/>
          <w:color w:val="000000" w:themeColor="text1"/>
        </w:rPr>
      </w:pPr>
    </w:p>
    <w:tbl>
      <w:tblPr>
        <w:tblW w:w="10180" w:type="dxa"/>
        <w:tblLook w:val="04A0" w:firstRow="1" w:lastRow="0" w:firstColumn="1" w:lastColumn="0" w:noHBand="0" w:noVBand="1"/>
        <w:tblPrChange w:id="2554" w:author="Shamima Akter" w:date="2021-10-21T21:52:00Z">
          <w:tblPr>
            <w:tblW w:w="10180" w:type="dxa"/>
            <w:tblLook w:val="04A0" w:firstRow="1" w:lastRow="0" w:firstColumn="1" w:lastColumn="0" w:noHBand="0" w:noVBand="1"/>
          </w:tblPr>
        </w:tblPrChange>
      </w:tblPr>
      <w:tblGrid>
        <w:gridCol w:w="1960"/>
        <w:gridCol w:w="1120"/>
        <w:gridCol w:w="1060"/>
        <w:gridCol w:w="960"/>
        <w:gridCol w:w="960"/>
        <w:gridCol w:w="960"/>
        <w:gridCol w:w="960"/>
        <w:gridCol w:w="1240"/>
        <w:gridCol w:w="960"/>
        <w:tblGridChange w:id="2555">
          <w:tblGrid>
            <w:gridCol w:w="1960"/>
            <w:gridCol w:w="1120"/>
            <w:gridCol w:w="1060"/>
            <w:gridCol w:w="960"/>
            <w:gridCol w:w="960"/>
            <w:gridCol w:w="960"/>
            <w:gridCol w:w="960"/>
            <w:gridCol w:w="1240"/>
            <w:gridCol w:w="960"/>
          </w:tblGrid>
        </w:tblGridChange>
      </w:tblGrid>
      <w:tr w:rsidR="00361B12" w:rsidRPr="00AA039D" w14:paraId="1B5641FC" w14:textId="77777777" w:rsidTr="0073632D">
        <w:trPr>
          <w:trHeight w:val="386"/>
          <w:ins w:id="2556" w:author="Ahmed, Manik" w:date="2021-10-19T22:45:00Z"/>
          <w:trPrChange w:id="2557" w:author="Shamima Akter" w:date="2021-10-21T21:52:00Z">
            <w:trPr>
              <w:trHeight w:val="525"/>
            </w:trPr>
          </w:trPrChange>
        </w:trPr>
        <w:tc>
          <w:tcPr>
            <w:tcW w:w="1960" w:type="dxa"/>
            <w:tcBorders>
              <w:top w:val="single" w:sz="4" w:space="0" w:color="auto"/>
              <w:left w:val="nil"/>
              <w:bottom w:val="double" w:sz="6" w:space="0" w:color="auto"/>
              <w:right w:val="nil"/>
            </w:tcBorders>
            <w:shd w:val="clear" w:color="auto" w:fill="auto"/>
            <w:noWrap/>
            <w:vAlign w:val="center"/>
            <w:hideMark/>
            <w:tcPrChange w:id="2558" w:author="Shamima Akter" w:date="2021-10-21T21:52:00Z">
              <w:tcPr>
                <w:tcW w:w="1960" w:type="dxa"/>
                <w:tcBorders>
                  <w:top w:val="single" w:sz="4" w:space="0" w:color="auto"/>
                  <w:left w:val="nil"/>
                  <w:bottom w:val="double" w:sz="6" w:space="0" w:color="auto"/>
                  <w:right w:val="nil"/>
                </w:tcBorders>
                <w:shd w:val="clear" w:color="auto" w:fill="auto"/>
                <w:noWrap/>
                <w:vAlign w:val="center"/>
                <w:hideMark/>
              </w:tcPr>
            </w:tcPrChange>
          </w:tcPr>
          <w:p w14:paraId="0F7A0F93" w14:textId="77777777" w:rsidR="00361B12" w:rsidRPr="00AA039D" w:rsidRDefault="00361B12" w:rsidP="008E4C18">
            <w:pPr>
              <w:suppressAutoHyphens w:val="0"/>
              <w:jc w:val="center"/>
              <w:rPr>
                <w:ins w:id="2559" w:author="Ahmed, Manik" w:date="2021-10-19T22:45:00Z"/>
                <w:color w:val="000000"/>
                <w:sz w:val="18"/>
                <w:szCs w:val="18"/>
                <w:rPrChange w:id="2560" w:author="Shamima Akter" w:date="2021-10-21T21:42:00Z">
                  <w:rPr>
                    <w:ins w:id="2561" w:author="Ahmed, Manik" w:date="2021-10-19T22:45:00Z"/>
                    <w:color w:val="000000"/>
                  </w:rPr>
                </w:rPrChange>
              </w:rPr>
            </w:pPr>
            <w:ins w:id="2562" w:author="Ahmed, Manik" w:date="2021-10-19T22:45:00Z">
              <w:r w:rsidRPr="00AA039D">
                <w:rPr>
                  <w:color w:val="000000"/>
                  <w:sz w:val="18"/>
                  <w:szCs w:val="18"/>
                  <w:rPrChange w:id="2563" w:author="Shamima Akter" w:date="2021-10-21T21:42:00Z">
                    <w:rPr>
                      <w:color w:val="000000"/>
                    </w:rPr>
                  </w:rPrChange>
                </w:rPr>
                <w:t>Algorithm Name</w:t>
              </w:r>
            </w:ins>
          </w:p>
        </w:tc>
        <w:tc>
          <w:tcPr>
            <w:tcW w:w="1120" w:type="dxa"/>
            <w:tcBorders>
              <w:top w:val="single" w:sz="4" w:space="0" w:color="auto"/>
              <w:left w:val="nil"/>
              <w:bottom w:val="double" w:sz="6" w:space="0" w:color="auto"/>
              <w:right w:val="nil"/>
            </w:tcBorders>
            <w:shd w:val="clear" w:color="auto" w:fill="auto"/>
            <w:noWrap/>
            <w:vAlign w:val="center"/>
            <w:hideMark/>
            <w:tcPrChange w:id="2564" w:author="Shamima Akter" w:date="2021-10-21T21:52:00Z">
              <w:tcPr>
                <w:tcW w:w="1120" w:type="dxa"/>
                <w:tcBorders>
                  <w:top w:val="single" w:sz="4" w:space="0" w:color="auto"/>
                  <w:left w:val="nil"/>
                  <w:bottom w:val="double" w:sz="6" w:space="0" w:color="auto"/>
                  <w:right w:val="nil"/>
                </w:tcBorders>
                <w:shd w:val="clear" w:color="auto" w:fill="auto"/>
                <w:noWrap/>
                <w:vAlign w:val="center"/>
                <w:hideMark/>
              </w:tcPr>
            </w:tcPrChange>
          </w:tcPr>
          <w:p w14:paraId="58B430B9" w14:textId="77777777" w:rsidR="00361B12" w:rsidRPr="00AA039D" w:rsidRDefault="00361B12" w:rsidP="008E4C18">
            <w:pPr>
              <w:suppressAutoHyphens w:val="0"/>
              <w:jc w:val="center"/>
              <w:rPr>
                <w:ins w:id="2565" w:author="Ahmed, Manik" w:date="2021-10-19T22:45:00Z"/>
                <w:color w:val="000000"/>
                <w:sz w:val="18"/>
                <w:szCs w:val="18"/>
                <w:rPrChange w:id="2566" w:author="Shamima Akter" w:date="2021-10-21T21:42:00Z">
                  <w:rPr>
                    <w:ins w:id="2567" w:author="Ahmed, Manik" w:date="2021-10-19T22:45:00Z"/>
                    <w:color w:val="000000"/>
                  </w:rPr>
                </w:rPrChange>
              </w:rPr>
            </w:pPr>
            <w:ins w:id="2568" w:author="Ahmed, Manik" w:date="2021-10-19T22:45:00Z">
              <w:r w:rsidRPr="00AA039D">
                <w:rPr>
                  <w:color w:val="000000"/>
                  <w:sz w:val="18"/>
                  <w:szCs w:val="18"/>
                  <w:rPrChange w:id="2569" w:author="Shamima Akter" w:date="2021-10-21T21:42:00Z">
                    <w:rPr>
                      <w:color w:val="000000"/>
                    </w:rPr>
                  </w:rPrChange>
                </w:rPr>
                <w:t>Accuracy</w:t>
              </w:r>
            </w:ins>
          </w:p>
        </w:tc>
        <w:tc>
          <w:tcPr>
            <w:tcW w:w="1060" w:type="dxa"/>
            <w:tcBorders>
              <w:top w:val="single" w:sz="4" w:space="0" w:color="auto"/>
              <w:left w:val="nil"/>
              <w:bottom w:val="double" w:sz="6" w:space="0" w:color="auto"/>
              <w:right w:val="nil"/>
            </w:tcBorders>
            <w:shd w:val="clear" w:color="auto" w:fill="auto"/>
            <w:noWrap/>
            <w:vAlign w:val="center"/>
            <w:hideMark/>
            <w:tcPrChange w:id="2570" w:author="Shamima Akter" w:date="2021-10-21T21:52:00Z">
              <w:tcPr>
                <w:tcW w:w="1060" w:type="dxa"/>
                <w:tcBorders>
                  <w:top w:val="single" w:sz="4" w:space="0" w:color="auto"/>
                  <w:left w:val="nil"/>
                  <w:bottom w:val="double" w:sz="6" w:space="0" w:color="auto"/>
                  <w:right w:val="nil"/>
                </w:tcBorders>
                <w:shd w:val="clear" w:color="auto" w:fill="auto"/>
                <w:noWrap/>
                <w:vAlign w:val="center"/>
                <w:hideMark/>
              </w:tcPr>
            </w:tcPrChange>
          </w:tcPr>
          <w:p w14:paraId="13BE1D80" w14:textId="77777777" w:rsidR="00361B12" w:rsidRPr="00AA039D" w:rsidRDefault="00361B12" w:rsidP="008E4C18">
            <w:pPr>
              <w:suppressAutoHyphens w:val="0"/>
              <w:jc w:val="center"/>
              <w:rPr>
                <w:ins w:id="2571" w:author="Ahmed, Manik" w:date="2021-10-19T22:45:00Z"/>
                <w:color w:val="000000"/>
                <w:sz w:val="18"/>
                <w:szCs w:val="18"/>
                <w:rPrChange w:id="2572" w:author="Shamima Akter" w:date="2021-10-21T21:42:00Z">
                  <w:rPr>
                    <w:ins w:id="2573" w:author="Ahmed, Manik" w:date="2021-10-19T22:45:00Z"/>
                    <w:color w:val="000000"/>
                  </w:rPr>
                </w:rPrChange>
              </w:rPr>
            </w:pPr>
            <w:ins w:id="2574" w:author="Ahmed, Manik" w:date="2021-10-19T22:45:00Z">
              <w:r w:rsidRPr="00AA039D">
                <w:rPr>
                  <w:color w:val="000000"/>
                  <w:sz w:val="18"/>
                  <w:szCs w:val="18"/>
                  <w:rPrChange w:id="2575" w:author="Shamima Akter" w:date="2021-10-21T21:42:00Z">
                    <w:rPr>
                      <w:color w:val="000000"/>
                    </w:rPr>
                  </w:rPrChange>
                </w:rPr>
                <w:t>Precision</w:t>
              </w:r>
            </w:ins>
          </w:p>
        </w:tc>
        <w:tc>
          <w:tcPr>
            <w:tcW w:w="960" w:type="dxa"/>
            <w:tcBorders>
              <w:top w:val="single" w:sz="4" w:space="0" w:color="auto"/>
              <w:left w:val="nil"/>
              <w:bottom w:val="double" w:sz="6" w:space="0" w:color="auto"/>
              <w:right w:val="nil"/>
            </w:tcBorders>
            <w:shd w:val="clear" w:color="auto" w:fill="auto"/>
            <w:noWrap/>
            <w:vAlign w:val="center"/>
            <w:hideMark/>
            <w:tcPrChange w:id="2576"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7F7E6760" w14:textId="77777777" w:rsidR="00361B12" w:rsidRPr="00AA039D" w:rsidRDefault="00361B12" w:rsidP="008E4C18">
            <w:pPr>
              <w:suppressAutoHyphens w:val="0"/>
              <w:jc w:val="center"/>
              <w:rPr>
                <w:ins w:id="2577" w:author="Ahmed, Manik" w:date="2021-10-19T22:45:00Z"/>
                <w:color w:val="000000"/>
                <w:sz w:val="18"/>
                <w:szCs w:val="18"/>
                <w:rPrChange w:id="2578" w:author="Shamima Akter" w:date="2021-10-21T21:42:00Z">
                  <w:rPr>
                    <w:ins w:id="2579" w:author="Ahmed, Manik" w:date="2021-10-19T22:45:00Z"/>
                    <w:color w:val="000000"/>
                  </w:rPr>
                </w:rPrChange>
              </w:rPr>
            </w:pPr>
            <w:ins w:id="2580" w:author="Ahmed, Manik" w:date="2021-10-19T22:45:00Z">
              <w:r w:rsidRPr="00AA039D">
                <w:rPr>
                  <w:color w:val="000000"/>
                  <w:sz w:val="18"/>
                  <w:szCs w:val="18"/>
                  <w:rPrChange w:id="2581" w:author="Shamima Akter" w:date="2021-10-21T21:42:00Z">
                    <w:rPr>
                      <w:color w:val="000000"/>
                    </w:rPr>
                  </w:rPrChange>
                </w:rPr>
                <w:t>Recall</w:t>
              </w:r>
            </w:ins>
          </w:p>
        </w:tc>
        <w:tc>
          <w:tcPr>
            <w:tcW w:w="960" w:type="dxa"/>
            <w:tcBorders>
              <w:top w:val="single" w:sz="4" w:space="0" w:color="auto"/>
              <w:left w:val="nil"/>
              <w:bottom w:val="double" w:sz="6" w:space="0" w:color="auto"/>
              <w:right w:val="nil"/>
            </w:tcBorders>
            <w:shd w:val="clear" w:color="auto" w:fill="auto"/>
            <w:noWrap/>
            <w:vAlign w:val="center"/>
            <w:hideMark/>
            <w:tcPrChange w:id="2582"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2F50D0B3" w14:textId="77777777" w:rsidR="00361B12" w:rsidRPr="00AA039D" w:rsidRDefault="00361B12" w:rsidP="008E4C18">
            <w:pPr>
              <w:suppressAutoHyphens w:val="0"/>
              <w:jc w:val="center"/>
              <w:rPr>
                <w:ins w:id="2583" w:author="Ahmed, Manik" w:date="2021-10-19T22:45:00Z"/>
                <w:color w:val="000000"/>
                <w:sz w:val="18"/>
                <w:szCs w:val="18"/>
                <w:rPrChange w:id="2584" w:author="Shamima Akter" w:date="2021-10-21T21:42:00Z">
                  <w:rPr>
                    <w:ins w:id="2585" w:author="Ahmed, Manik" w:date="2021-10-19T22:45:00Z"/>
                    <w:color w:val="000000"/>
                  </w:rPr>
                </w:rPrChange>
              </w:rPr>
            </w:pPr>
            <w:ins w:id="2586" w:author="Ahmed, Manik" w:date="2021-10-19T22:45:00Z">
              <w:r w:rsidRPr="00AA039D">
                <w:rPr>
                  <w:color w:val="000000"/>
                  <w:sz w:val="18"/>
                  <w:szCs w:val="18"/>
                  <w:rPrChange w:id="2587" w:author="Shamima Akter" w:date="2021-10-21T21:42:00Z">
                    <w:rPr>
                      <w:color w:val="000000"/>
                    </w:rPr>
                  </w:rPrChange>
                </w:rPr>
                <w:t>F1 Score</w:t>
              </w:r>
            </w:ins>
          </w:p>
        </w:tc>
        <w:tc>
          <w:tcPr>
            <w:tcW w:w="960" w:type="dxa"/>
            <w:tcBorders>
              <w:top w:val="single" w:sz="4" w:space="0" w:color="auto"/>
              <w:left w:val="nil"/>
              <w:bottom w:val="double" w:sz="6" w:space="0" w:color="auto"/>
              <w:right w:val="nil"/>
            </w:tcBorders>
            <w:shd w:val="clear" w:color="auto" w:fill="auto"/>
            <w:noWrap/>
            <w:vAlign w:val="center"/>
            <w:hideMark/>
            <w:tcPrChange w:id="2588"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4A634290" w14:textId="77777777" w:rsidR="00361B12" w:rsidRPr="00AA039D" w:rsidRDefault="00361B12" w:rsidP="008E4C18">
            <w:pPr>
              <w:suppressAutoHyphens w:val="0"/>
              <w:jc w:val="center"/>
              <w:rPr>
                <w:ins w:id="2589" w:author="Ahmed, Manik" w:date="2021-10-19T22:45:00Z"/>
                <w:color w:val="000000"/>
                <w:sz w:val="18"/>
                <w:szCs w:val="18"/>
                <w:rPrChange w:id="2590" w:author="Shamima Akter" w:date="2021-10-21T21:42:00Z">
                  <w:rPr>
                    <w:ins w:id="2591" w:author="Ahmed, Manik" w:date="2021-10-19T22:45:00Z"/>
                    <w:color w:val="000000"/>
                  </w:rPr>
                </w:rPrChange>
              </w:rPr>
            </w:pPr>
            <w:ins w:id="2592" w:author="Ahmed, Manik" w:date="2021-10-19T22:45:00Z">
              <w:r w:rsidRPr="00AA039D">
                <w:rPr>
                  <w:color w:val="000000"/>
                  <w:sz w:val="18"/>
                  <w:szCs w:val="18"/>
                  <w:rPrChange w:id="2593" w:author="Shamima Akter" w:date="2021-10-21T21:42:00Z">
                    <w:rPr>
                      <w:color w:val="000000"/>
                    </w:rPr>
                  </w:rPrChange>
                </w:rPr>
                <w:t>AUC</w:t>
              </w:r>
            </w:ins>
          </w:p>
        </w:tc>
        <w:tc>
          <w:tcPr>
            <w:tcW w:w="960" w:type="dxa"/>
            <w:tcBorders>
              <w:top w:val="single" w:sz="4" w:space="0" w:color="auto"/>
              <w:left w:val="nil"/>
              <w:bottom w:val="double" w:sz="6" w:space="0" w:color="auto"/>
              <w:right w:val="nil"/>
            </w:tcBorders>
            <w:shd w:val="clear" w:color="auto" w:fill="auto"/>
            <w:noWrap/>
            <w:vAlign w:val="center"/>
            <w:hideMark/>
            <w:tcPrChange w:id="2594"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5CFD587D" w14:textId="77777777" w:rsidR="00361B12" w:rsidRPr="00AA039D" w:rsidRDefault="00361B12" w:rsidP="008E4C18">
            <w:pPr>
              <w:suppressAutoHyphens w:val="0"/>
              <w:jc w:val="center"/>
              <w:rPr>
                <w:ins w:id="2595" w:author="Ahmed, Manik" w:date="2021-10-19T22:45:00Z"/>
                <w:color w:val="000000"/>
                <w:sz w:val="18"/>
                <w:szCs w:val="18"/>
                <w:rPrChange w:id="2596" w:author="Shamima Akter" w:date="2021-10-21T21:42:00Z">
                  <w:rPr>
                    <w:ins w:id="2597" w:author="Ahmed, Manik" w:date="2021-10-19T22:45:00Z"/>
                    <w:color w:val="000000"/>
                  </w:rPr>
                </w:rPrChange>
              </w:rPr>
            </w:pPr>
            <w:ins w:id="2598" w:author="Ahmed, Manik" w:date="2021-10-19T22:45:00Z">
              <w:r w:rsidRPr="00AA039D">
                <w:rPr>
                  <w:color w:val="000000"/>
                  <w:sz w:val="18"/>
                  <w:szCs w:val="18"/>
                  <w:rPrChange w:id="2599" w:author="Shamima Akter" w:date="2021-10-21T21:42:00Z">
                    <w:rPr>
                      <w:color w:val="000000"/>
                    </w:rPr>
                  </w:rPrChange>
                </w:rPr>
                <w:t>Loss</w:t>
              </w:r>
            </w:ins>
          </w:p>
        </w:tc>
        <w:tc>
          <w:tcPr>
            <w:tcW w:w="1240" w:type="dxa"/>
            <w:tcBorders>
              <w:top w:val="single" w:sz="4" w:space="0" w:color="auto"/>
              <w:left w:val="nil"/>
              <w:bottom w:val="double" w:sz="6" w:space="0" w:color="auto"/>
              <w:right w:val="nil"/>
            </w:tcBorders>
            <w:shd w:val="clear" w:color="auto" w:fill="auto"/>
            <w:vAlign w:val="center"/>
            <w:hideMark/>
            <w:tcPrChange w:id="2600" w:author="Shamima Akter" w:date="2021-10-21T21:52:00Z">
              <w:tcPr>
                <w:tcW w:w="1240" w:type="dxa"/>
                <w:tcBorders>
                  <w:top w:val="single" w:sz="4" w:space="0" w:color="auto"/>
                  <w:left w:val="nil"/>
                  <w:bottom w:val="double" w:sz="6" w:space="0" w:color="auto"/>
                  <w:right w:val="nil"/>
                </w:tcBorders>
                <w:shd w:val="clear" w:color="auto" w:fill="auto"/>
                <w:vAlign w:val="center"/>
                <w:hideMark/>
              </w:tcPr>
            </w:tcPrChange>
          </w:tcPr>
          <w:p w14:paraId="7E38ACDE" w14:textId="77777777" w:rsidR="00361B12" w:rsidRPr="00AA039D" w:rsidRDefault="00361B12" w:rsidP="008E4C18">
            <w:pPr>
              <w:suppressAutoHyphens w:val="0"/>
              <w:jc w:val="center"/>
              <w:rPr>
                <w:ins w:id="2601" w:author="Ahmed, Manik" w:date="2021-10-19T22:45:00Z"/>
                <w:color w:val="000000"/>
                <w:sz w:val="18"/>
                <w:szCs w:val="18"/>
                <w:rPrChange w:id="2602" w:author="Shamima Akter" w:date="2021-10-21T21:42:00Z">
                  <w:rPr>
                    <w:ins w:id="2603" w:author="Ahmed, Manik" w:date="2021-10-19T22:45:00Z"/>
                    <w:color w:val="000000"/>
                  </w:rPr>
                </w:rPrChange>
              </w:rPr>
            </w:pPr>
            <w:ins w:id="2604" w:author="Ahmed, Manik" w:date="2021-10-19T22:45:00Z">
              <w:r w:rsidRPr="00AA039D">
                <w:rPr>
                  <w:color w:val="000000"/>
                  <w:sz w:val="18"/>
                  <w:szCs w:val="18"/>
                  <w:rPrChange w:id="2605" w:author="Shamima Akter" w:date="2021-10-21T21:42:00Z">
                    <w:rPr>
                      <w:color w:val="000000"/>
                    </w:rPr>
                  </w:rPrChange>
                </w:rPr>
                <w:t>Validation loss</w:t>
              </w:r>
            </w:ins>
          </w:p>
        </w:tc>
        <w:tc>
          <w:tcPr>
            <w:tcW w:w="960" w:type="dxa"/>
            <w:tcBorders>
              <w:top w:val="single" w:sz="4" w:space="0" w:color="auto"/>
              <w:left w:val="nil"/>
              <w:bottom w:val="double" w:sz="6" w:space="0" w:color="auto"/>
              <w:right w:val="nil"/>
            </w:tcBorders>
            <w:shd w:val="clear" w:color="auto" w:fill="auto"/>
            <w:noWrap/>
            <w:vAlign w:val="center"/>
            <w:hideMark/>
            <w:tcPrChange w:id="2606"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5F4CAB58" w14:textId="77777777" w:rsidR="00361B12" w:rsidRPr="00AA039D" w:rsidRDefault="00361B12" w:rsidP="008E4C18">
            <w:pPr>
              <w:suppressAutoHyphens w:val="0"/>
              <w:jc w:val="center"/>
              <w:rPr>
                <w:ins w:id="2607" w:author="Ahmed, Manik" w:date="2021-10-19T22:45:00Z"/>
                <w:color w:val="000000"/>
                <w:sz w:val="18"/>
                <w:szCs w:val="18"/>
                <w:rPrChange w:id="2608" w:author="Shamima Akter" w:date="2021-10-21T21:42:00Z">
                  <w:rPr>
                    <w:ins w:id="2609" w:author="Ahmed, Manik" w:date="2021-10-19T22:45:00Z"/>
                    <w:color w:val="000000"/>
                  </w:rPr>
                </w:rPrChange>
              </w:rPr>
            </w:pPr>
            <w:ins w:id="2610" w:author="Ahmed, Manik" w:date="2021-10-19T22:45:00Z">
              <w:r w:rsidRPr="00AA039D">
                <w:rPr>
                  <w:color w:val="000000"/>
                  <w:sz w:val="18"/>
                  <w:szCs w:val="18"/>
                  <w:rPrChange w:id="2611" w:author="Shamima Akter" w:date="2021-10-21T21:42:00Z">
                    <w:rPr>
                      <w:color w:val="000000"/>
                    </w:rPr>
                  </w:rPrChange>
                </w:rPr>
                <w:t>Time</w:t>
              </w:r>
            </w:ins>
          </w:p>
        </w:tc>
      </w:tr>
      <w:tr w:rsidR="00361B12" w:rsidRPr="00AA039D" w14:paraId="030356CE" w14:textId="77777777" w:rsidTr="008E4C18">
        <w:trPr>
          <w:trHeight w:val="315"/>
          <w:ins w:id="2612" w:author="Ahmed, Manik" w:date="2021-10-19T22:45:00Z"/>
        </w:trPr>
        <w:tc>
          <w:tcPr>
            <w:tcW w:w="1960" w:type="dxa"/>
            <w:tcBorders>
              <w:top w:val="nil"/>
              <w:left w:val="nil"/>
              <w:bottom w:val="single" w:sz="4" w:space="0" w:color="auto"/>
              <w:right w:val="nil"/>
            </w:tcBorders>
            <w:shd w:val="clear" w:color="auto" w:fill="auto"/>
            <w:noWrap/>
            <w:vAlign w:val="bottom"/>
            <w:hideMark/>
          </w:tcPr>
          <w:p w14:paraId="572E336B" w14:textId="77777777" w:rsidR="00361B12" w:rsidRPr="00AA039D" w:rsidRDefault="00361B12" w:rsidP="008E4C18">
            <w:pPr>
              <w:suppressAutoHyphens w:val="0"/>
              <w:rPr>
                <w:ins w:id="2613" w:author="Ahmed, Manik" w:date="2021-10-19T22:45:00Z"/>
                <w:color w:val="000000"/>
                <w:sz w:val="18"/>
                <w:szCs w:val="18"/>
                <w:rPrChange w:id="2614" w:author="Shamima Akter" w:date="2021-10-21T21:42:00Z">
                  <w:rPr>
                    <w:ins w:id="2615" w:author="Ahmed, Manik" w:date="2021-10-19T22:45:00Z"/>
                    <w:color w:val="000000"/>
                  </w:rPr>
                </w:rPrChange>
              </w:rPr>
            </w:pPr>
            <w:ins w:id="2616" w:author="Ahmed, Manik" w:date="2021-10-19T22:45:00Z">
              <w:r w:rsidRPr="00AA039D">
                <w:rPr>
                  <w:color w:val="000000"/>
                  <w:sz w:val="18"/>
                  <w:szCs w:val="18"/>
                  <w:rPrChange w:id="2617" w:author="Shamima Akter" w:date="2021-10-21T21:42:00Z">
                    <w:rPr>
                      <w:color w:val="000000"/>
                    </w:rPr>
                  </w:rPrChange>
                </w:rPr>
                <w:t>ANN</w:t>
              </w:r>
            </w:ins>
          </w:p>
        </w:tc>
        <w:tc>
          <w:tcPr>
            <w:tcW w:w="1120" w:type="dxa"/>
            <w:tcBorders>
              <w:top w:val="nil"/>
              <w:left w:val="nil"/>
              <w:bottom w:val="single" w:sz="4" w:space="0" w:color="auto"/>
              <w:right w:val="nil"/>
            </w:tcBorders>
            <w:shd w:val="clear" w:color="auto" w:fill="auto"/>
            <w:noWrap/>
            <w:vAlign w:val="center"/>
            <w:hideMark/>
          </w:tcPr>
          <w:p w14:paraId="227765AB" w14:textId="77777777" w:rsidR="00361B12" w:rsidRPr="00AA039D" w:rsidRDefault="00361B12" w:rsidP="008E4C18">
            <w:pPr>
              <w:suppressAutoHyphens w:val="0"/>
              <w:jc w:val="center"/>
              <w:rPr>
                <w:ins w:id="2618" w:author="Ahmed, Manik" w:date="2021-10-19T22:45:00Z"/>
                <w:color w:val="000000"/>
                <w:sz w:val="18"/>
                <w:szCs w:val="18"/>
                <w:rPrChange w:id="2619" w:author="Shamima Akter" w:date="2021-10-21T21:42:00Z">
                  <w:rPr>
                    <w:ins w:id="2620" w:author="Ahmed, Manik" w:date="2021-10-19T22:45:00Z"/>
                    <w:color w:val="000000"/>
                  </w:rPr>
                </w:rPrChange>
              </w:rPr>
            </w:pPr>
            <w:ins w:id="2621" w:author="Ahmed, Manik" w:date="2021-10-19T22:45:00Z">
              <w:r w:rsidRPr="00AA039D">
                <w:rPr>
                  <w:color w:val="000000"/>
                  <w:sz w:val="18"/>
                  <w:szCs w:val="18"/>
                  <w:rPrChange w:id="2622" w:author="Shamima Akter" w:date="2021-10-21T21:42:00Z">
                    <w:rPr>
                      <w:color w:val="000000"/>
                    </w:rPr>
                  </w:rPrChange>
                </w:rPr>
                <w:t>97%</w:t>
              </w:r>
            </w:ins>
          </w:p>
        </w:tc>
        <w:tc>
          <w:tcPr>
            <w:tcW w:w="1060" w:type="dxa"/>
            <w:tcBorders>
              <w:top w:val="nil"/>
              <w:left w:val="nil"/>
              <w:bottom w:val="single" w:sz="4" w:space="0" w:color="auto"/>
              <w:right w:val="nil"/>
            </w:tcBorders>
            <w:shd w:val="clear" w:color="auto" w:fill="auto"/>
            <w:noWrap/>
            <w:vAlign w:val="center"/>
            <w:hideMark/>
          </w:tcPr>
          <w:p w14:paraId="598403C5" w14:textId="77777777" w:rsidR="00361B12" w:rsidRPr="00AA039D" w:rsidRDefault="00361B12" w:rsidP="008E4C18">
            <w:pPr>
              <w:suppressAutoHyphens w:val="0"/>
              <w:jc w:val="center"/>
              <w:rPr>
                <w:ins w:id="2623" w:author="Ahmed, Manik" w:date="2021-10-19T22:45:00Z"/>
                <w:color w:val="000000"/>
                <w:sz w:val="18"/>
                <w:szCs w:val="18"/>
                <w:rPrChange w:id="2624" w:author="Shamima Akter" w:date="2021-10-21T21:42:00Z">
                  <w:rPr>
                    <w:ins w:id="2625" w:author="Ahmed, Manik" w:date="2021-10-19T22:45:00Z"/>
                    <w:color w:val="000000"/>
                  </w:rPr>
                </w:rPrChange>
              </w:rPr>
            </w:pPr>
            <w:ins w:id="2626" w:author="Ahmed, Manik" w:date="2021-10-19T22:45:00Z">
              <w:r w:rsidRPr="00AA039D">
                <w:rPr>
                  <w:color w:val="000000"/>
                  <w:sz w:val="18"/>
                  <w:szCs w:val="18"/>
                  <w:rPrChange w:id="2627" w:author="Shamima Akter" w:date="2021-10-21T21:42: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389194AD" w14:textId="77777777" w:rsidR="00361B12" w:rsidRPr="00AA039D" w:rsidRDefault="00361B12" w:rsidP="008E4C18">
            <w:pPr>
              <w:suppressAutoHyphens w:val="0"/>
              <w:jc w:val="center"/>
              <w:rPr>
                <w:ins w:id="2628" w:author="Ahmed, Manik" w:date="2021-10-19T22:45:00Z"/>
                <w:color w:val="000000"/>
                <w:sz w:val="18"/>
                <w:szCs w:val="18"/>
                <w:rPrChange w:id="2629" w:author="Shamima Akter" w:date="2021-10-21T21:42:00Z">
                  <w:rPr>
                    <w:ins w:id="2630" w:author="Ahmed, Manik" w:date="2021-10-19T22:45:00Z"/>
                    <w:color w:val="000000"/>
                  </w:rPr>
                </w:rPrChange>
              </w:rPr>
            </w:pPr>
            <w:ins w:id="2631" w:author="Ahmed, Manik" w:date="2021-10-19T22:45:00Z">
              <w:r w:rsidRPr="00AA039D">
                <w:rPr>
                  <w:color w:val="000000"/>
                  <w:sz w:val="18"/>
                  <w:szCs w:val="18"/>
                  <w:rPrChange w:id="2632" w:author="Shamima Akter" w:date="2021-10-21T21:42:00Z">
                    <w:rPr>
                      <w:color w:val="000000"/>
                    </w:rPr>
                  </w:rPrChange>
                </w:rPr>
                <w:t>98%</w:t>
              </w:r>
            </w:ins>
          </w:p>
        </w:tc>
        <w:tc>
          <w:tcPr>
            <w:tcW w:w="960" w:type="dxa"/>
            <w:tcBorders>
              <w:top w:val="nil"/>
              <w:left w:val="nil"/>
              <w:bottom w:val="single" w:sz="4" w:space="0" w:color="auto"/>
              <w:right w:val="nil"/>
            </w:tcBorders>
            <w:shd w:val="clear" w:color="auto" w:fill="auto"/>
            <w:noWrap/>
            <w:vAlign w:val="center"/>
            <w:hideMark/>
          </w:tcPr>
          <w:p w14:paraId="44019135" w14:textId="77777777" w:rsidR="00361B12" w:rsidRPr="00AA039D" w:rsidRDefault="00361B12" w:rsidP="008E4C18">
            <w:pPr>
              <w:suppressAutoHyphens w:val="0"/>
              <w:jc w:val="center"/>
              <w:rPr>
                <w:ins w:id="2633" w:author="Ahmed, Manik" w:date="2021-10-19T22:45:00Z"/>
                <w:color w:val="000000"/>
                <w:sz w:val="18"/>
                <w:szCs w:val="18"/>
                <w:rPrChange w:id="2634" w:author="Shamima Akter" w:date="2021-10-21T21:42:00Z">
                  <w:rPr>
                    <w:ins w:id="2635" w:author="Ahmed, Manik" w:date="2021-10-19T22:45:00Z"/>
                    <w:color w:val="000000"/>
                  </w:rPr>
                </w:rPrChange>
              </w:rPr>
            </w:pPr>
            <w:ins w:id="2636" w:author="Ahmed, Manik" w:date="2021-10-19T22:45:00Z">
              <w:r w:rsidRPr="00AA039D">
                <w:rPr>
                  <w:color w:val="000000"/>
                  <w:sz w:val="18"/>
                  <w:szCs w:val="18"/>
                  <w:rPrChange w:id="2637" w:author="Shamima Akter" w:date="2021-10-21T21:42: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0B2C685D" w14:textId="77777777" w:rsidR="00361B12" w:rsidRPr="00AA039D" w:rsidRDefault="00361B12" w:rsidP="008E4C18">
            <w:pPr>
              <w:suppressAutoHyphens w:val="0"/>
              <w:jc w:val="center"/>
              <w:rPr>
                <w:ins w:id="2638" w:author="Ahmed, Manik" w:date="2021-10-19T22:45:00Z"/>
                <w:color w:val="000000"/>
                <w:sz w:val="18"/>
                <w:szCs w:val="18"/>
                <w:rPrChange w:id="2639" w:author="Shamima Akter" w:date="2021-10-21T21:42:00Z">
                  <w:rPr>
                    <w:ins w:id="2640" w:author="Ahmed, Manik" w:date="2021-10-19T22:45:00Z"/>
                    <w:color w:val="000000"/>
                  </w:rPr>
                </w:rPrChange>
              </w:rPr>
            </w:pPr>
            <w:ins w:id="2641" w:author="Ahmed, Manik" w:date="2021-10-19T22:45:00Z">
              <w:r w:rsidRPr="00AA039D">
                <w:rPr>
                  <w:color w:val="000000"/>
                  <w:sz w:val="18"/>
                  <w:szCs w:val="18"/>
                  <w:rPrChange w:id="2642" w:author="Shamima Akter" w:date="2021-10-21T21:42:00Z">
                    <w:rPr>
                      <w:color w:val="000000"/>
                    </w:rPr>
                  </w:rPrChange>
                </w:rPr>
                <w:t>0.98</w:t>
              </w:r>
            </w:ins>
          </w:p>
        </w:tc>
        <w:tc>
          <w:tcPr>
            <w:tcW w:w="960" w:type="dxa"/>
            <w:tcBorders>
              <w:top w:val="nil"/>
              <w:left w:val="nil"/>
              <w:bottom w:val="single" w:sz="4" w:space="0" w:color="auto"/>
              <w:right w:val="nil"/>
            </w:tcBorders>
            <w:shd w:val="clear" w:color="auto" w:fill="auto"/>
            <w:noWrap/>
            <w:vAlign w:val="center"/>
            <w:hideMark/>
          </w:tcPr>
          <w:p w14:paraId="41AC5D8D" w14:textId="77777777" w:rsidR="00361B12" w:rsidRPr="00AA039D" w:rsidRDefault="00361B12" w:rsidP="008E4C18">
            <w:pPr>
              <w:suppressAutoHyphens w:val="0"/>
              <w:jc w:val="center"/>
              <w:rPr>
                <w:ins w:id="2643" w:author="Ahmed, Manik" w:date="2021-10-19T22:45:00Z"/>
                <w:color w:val="000000"/>
                <w:sz w:val="18"/>
                <w:szCs w:val="18"/>
                <w:rPrChange w:id="2644" w:author="Shamima Akter" w:date="2021-10-21T21:42:00Z">
                  <w:rPr>
                    <w:ins w:id="2645" w:author="Ahmed, Manik" w:date="2021-10-19T22:45:00Z"/>
                    <w:color w:val="000000"/>
                  </w:rPr>
                </w:rPrChange>
              </w:rPr>
            </w:pPr>
            <w:ins w:id="2646" w:author="Ahmed, Manik" w:date="2021-10-19T22:45:00Z">
              <w:r w:rsidRPr="00AA039D">
                <w:rPr>
                  <w:color w:val="000000"/>
                  <w:sz w:val="18"/>
                  <w:szCs w:val="18"/>
                  <w:rPrChange w:id="2647" w:author="Shamima Akter" w:date="2021-10-21T21:42:00Z">
                    <w:rPr>
                      <w:color w:val="000000"/>
                    </w:rPr>
                  </w:rPrChange>
                </w:rPr>
                <w:t>0.04</w:t>
              </w:r>
            </w:ins>
          </w:p>
        </w:tc>
        <w:tc>
          <w:tcPr>
            <w:tcW w:w="1240" w:type="dxa"/>
            <w:tcBorders>
              <w:top w:val="nil"/>
              <w:left w:val="nil"/>
              <w:bottom w:val="single" w:sz="4" w:space="0" w:color="auto"/>
              <w:right w:val="nil"/>
            </w:tcBorders>
            <w:shd w:val="clear" w:color="auto" w:fill="auto"/>
            <w:noWrap/>
            <w:vAlign w:val="center"/>
            <w:hideMark/>
          </w:tcPr>
          <w:p w14:paraId="0C8DB2AF" w14:textId="77777777" w:rsidR="00361B12" w:rsidRPr="00AA039D" w:rsidRDefault="00361B12" w:rsidP="008E4C18">
            <w:pPr>
              <w:suppressAutoHyphens w:val="0"/>
              <w:jc w:val="center"/>
              <w:rPr>
                <w:ins w:id="2648" w:author="Ahmed, Manik" w:date="2021-10-19T22:45:00Z"/>
                <w:color w:val="000000"/>
                <w:sz w:val="18"/>
                <w:szCs w:val="18"/>
                <w:rPrChange w:id="2649" w:author="Shamima Akter" w:date="2021-10-21T21:42:00Z">
                  <w:rPr>
                    <w:ins w:id="2650" w:author="Ahmed, Manik" w:date="2021-10-19T22:45:00Z"/>
                    <w:color w:val="000000"/>
                  </w:rPr>
                </w:rPrChange>
              </w:rPr>
            </w:pPr>
            <w:ins w:id="2651" w:author="Ahmed, Manik" w:date="2021-10-19T22:45:00Z">
              <w:r w:rsidRPr="00AA039D">
                <w:rPr>
                  <w:color w:val="000000"/>
                  <w:sz w:val="18"/>
                  <w:szCs w:val="18"/>
                  <w:rPrChange w:id="2652" w:author="Shamima Akter" w:date="2021-10-21T21:42:00Z">
                    <w:rPr>
                      <w:color w:val="000000"/>
                    </w:rPr>
                  </w:rPrChange>
                </w:rPr>
                <w:t>0.07</w:t>
              </w:r>
            </w:ins>
          </w:p>
        </w:tc>
        <w:tc>
          <w:tcPr>
            <w:tcW w:w="960" w:type="dxa"/>
            <w:tcBorders>
              <w:top w:val="nil"/>
              <w:left w:val="nil"/>
              <w:bottom w:val="single" w:sz="4" w:space="0" w:color="auto"/>
              <w:right w:val="nil"/>
            </w:tcBorders>
            <w:shd w:val="clear" w:color="auto" w:fill="auto"/>
            <w:noWrap/>
            <w:vAlign w:val="center"/>
            <w:hideMark/>
          </w:tcPr>
          <w:p w14:paraId="330C897D" w14:textId="77777777" w:rsidR="00361B12" w:rsidRPr="00AA039D" w:rsidRDefault="00361B12" w:rsidP="008E4C18">
            <w:pPr>
              <w:suppressAutoHyphens w:val="0"/>
              <w:jc w:val="center"/>
              <w:rPr>
                <w:ins w:id="2653" w:author="Ahmed, Manik" w:date="2021-10-19T22:45:00Z"/>
                <w:color w:val="000000"/>
                <w:sz w:val="18"/>
                <w:szCs w:val="18"/>
                <w:rPrChange w:id="2654" w:author="Shamima Akter" w:date="2021-10-21T21:42:00Z">
                  <w:rPr>
                    <w:ins w:id="2655" w:author="Ahmed, Manik" w:date="2021-10-19T22:45:00Z"/>
                    <w:color w:val="000000"/>
                  </w:rPr>
                </w:rPrChange>
              </w:rPr>
            </w:pPr>
            <w:ins w:id="2656" w:author="Ahmed, Manik" w:date="2021-10-19T22:45:00Z">
              <w:r w:rsidRPr="00AA039D">
                <w:rPr>
                  <w:color w:val="000000"/>
                  <w:sz w:val="18"/>
                  <w:szCs w:val="18"/>
                  <w:rPrChange w:id="2657" w:author="Shamima Akter" w:date="2021-10-21T21:42:00Z">
                    <w:rPr>
                      <w:color w:val="000000"/>
                    </w:rPr>
                  </w:rPrChange>
                </w:rPr>
                <w:t>10.90</w:t>
              </w:r>
            </w:ins>
          </w:p>
        </w:tc>
      </w:tr>
      <w:tr w:rsidR="00361B12" w:rsidRPr="00AA039D" w14:paraId="14A7404C" w14:textId="77777777" w:rsidTr="008E4C18">
        <w:trPr>
          <w:trHeight w:val="300"/>
          <w:ins w:id="2658" w:author="Ahmed, Manik" w:date="2021-10-19T22:45:00Z"/>
        </w:trPr>
        <w:tc>
          <w:tcPr>
            <w:tcW w:w="1960" w:type="dxa"/>
            <w:tcBorders>
              <w:top w:val="nil"/>
              <w:left w:val="nil"/>
              <w:bottom w:val="single" w:sz="4" w:space="0" w:color="auto"/>
              <w:right w:val="nil"/>
            </w:tcBorders>
            <w:shd w:val="clear" w:color="auto" w:fill="auto"/>
            <w:noWrap/>
            <w:vAlign w:val="bottom"/>
            <w:hideMark/>
          </w:tcPr>
          <w:p w14:paraId="3225E0DF" w14:textId="77777777" w:rsidR="00361B12" w:rsidRPr="00AA039D" w:rsidRDefault="00361B12" w:rsidP="008E4C18">
            <w:pPr>
              <w:suppressAutoHyphens w:val="0"/>
              <w:rPr>
                <w:ins w:id="2659" w:author="Ahmed, Manik" w:date="2021-10-19T22:45:00Z"/>
                <w:color w:val="000000"/>
                <w:sz w:val="18"/>
                <w:szCs w:val="18"/>
                <w:rPrChange w:id="2660" w:author="Shamima Akter" w:date="2021-10-21T21:42:00Z">
                  <w:rPr>
                    <w:ins w:id="2661" w:author="Ahmed, Manik" w:date="2021-10-19T22:45:00Z"/>
                    <w:color w:val="000000"/>
                  </w:rPr>
                </w:rPrChange>
              </w:rPr>
            </w:pPr>
            <w:ins w:id="2662" w:author="Ahmed, Manik" w:date="2021-10-19T22:45:00Z">
              <w:r w:rsidRPr="00AA039D">
                <w:rPr>
                  <w:color w:val="000000"/>
                  <w:sz w:val="18"/>
                  <w:szCs w:val="18"/>
                  <w:rPrChange w:id="2663" w:author="Shamima Akter" w:date="2021-10-21T21:42:00Z">
                    <w:rPr>
                      <w:color w:val="000000"/>
                    </w:rPr>
                  </w:rPrChange>
                </w:rPr>
                <w:t>LSTM</w:t>
              </w:r>
            </w:ins>
          </w:p>
        </w:tc>
        <w:tc>
          <w:tcPr>
            <w:tcW w:w="1120" w:type="dxa"/>
            <w:tcBorders>
              <w:top w:val="nil"/>
              <w:left w:val="nil"/>
              <w:bottom w:val="single" w:sz="4" w:space="0" w:color="auto"/>
              <w:right w:val="nil"/>
            </w:tcBorders>
            <w:shd w:val="clear" w:color="auto" w:fill="auto"/>
            <w:noWrap/>
            <w:vAlign w:val="center"/>
            <w:hideMark/>
          </w:tcPr>
          <w:p w14:paraId="7230A227" w14:textId="77777777" w:rsidR="00361B12" w:rsidRPr="00AA039D" w:rsidRDefault="00361B12" w:rsidP="008E4C18">
            <w:pPr>
              <w:suppressAutoHyphens w:val="0"/>
              <w:jc w:val="center"/>
              <w:rPr>
                <w:ins w:id="2664" w:author="Ahmed, Manik" w:date="2021-10-19T22:45:00Z"/>
                <w:color w:val="000000"/>
                <w:sz w:val="18"/>
                <w:szCs w:val="18"/>
                <w:rPrChange w:id="2665" w:author="Shamima Akter" w:date="2021-10-21T21:42:00Z">
                  <w:rPr>
                    <w:ins w:id="2666" w:author="Ahmed, Manik" w:date="2021-10-19T22:45:00Z"/>
                    <w:color w:val="000000"/>
                  </w:rPr>
                </w:rPrChange>
              </w:rPr>
            </w:pPr>
            <w:ins w:id="2667" w:author="Ahmed, Manik" w:date="2021-10-19T22:45:00Z">
              <w:r w:rsidRPr="00AA039D">
                <w:rPr>
                  <w:color w:val="000000"/>
                  <w:sz w:val="18"/>
                  <w:szCs w:val="18"/>
                  <w:rPrChange w:id="2668" w:author="Shamima Akter" w:date="2021-10-21T21:42:00Z">
                    <w:rPr>
                      <w:color w:val="000000"/>
                    </w:rPr>
                  </w:rPrChange>
                </w:rPr>
                <w:t>79%</w:t>
              </w:r>
            </w:ins>
          </w:p>
        </w:tc>
        <w:tc>
          <w:tcPr>
            <w:tcW w:w="1060" w:type="dxa"/>
            <w:tcBorders>
              <w:top w:val="nil"/>
              <w:left w:val="nil"/>
              <w:bottom w:val="single" w:sz="4" w:space="0" w:color="auto"/>
              <w:right w:val="nil"/>
            </w:tcBorders>
            <w:shd w:val="clear" w:color="auto" w:fill="auto"/>
            <w:noWrap/>
            <w:vAlign w:val="center"/>
            <w:hideMark/>
          </w:tcPr>
          <w:p w14:paraId="4EC9AC86" w14:textId="77777777" w:rsidR="00361B12" w:rsidRPr="00AA039D" w:rsidRDefault="00361B12" w:rsidP="008E4C18">
            <w:pPr>
              <w:suppressAutoHyphens w:val="0"/>
              <w:jc w:val="center"/>
              <w:rPr>
                <w:ins w:id="2669" w:author="Ahmed, Manik" w:date="2021-10-19T22:45:00Z"/>
                <w:color w:val="000000"/>
                <w:sz w:val="18"/>
                <w:szCs w:val="18"/>
                <w:rPrChange w:id="2670" w:author="Shamima Akter" w:date="2021-10-21T21:42:00Z">
                  <w:rPr>
                    <w:ins w:id="2671" w:author="Ahmed, Manik" w:date="2021-10-19T22:45:00Z"/>
                    <w:color w:val="000000"/>
                  </w:rPr>
                </w:rPrChange>
              </w:rPr>
            </w:pPr>
            <w:ins w:id="2672" w:author="Ahmed, Manik" w:date="2021-10-19T22:45:00Z">
              <w:r w:rsidRPr="00AA039D">
                <w:rPr>
                  <w:color w:val="000000"/>
                  <w:sz w:val="18"/>
                  <w:szCs w:val="18"/>
                  <w:rPrChange w:id="2673" w:author="Shamima Akter" w:date="2021-10-21T21:42:00Z">
                    <w:rPr>
                      <w:color w:val="000000"/>
                    </w:rPr>
                  </w:rPrChange>
                </w:rPr>
                <w:t>81%</w:t>
              </w:r>
            </w:ins>
          </w:p>
        </w:tc>
        <w:tc>
          <w:tcPr>
            <w:tcW w:w="960" w:type="dxa"/>
            <w:tcBorders>
              <w:top w:val="nil"/>
              <w:left w:val="nil"/>
              <w:bottom w:val="single" w:sz="4" w:space="0" w:color="auto"/>
              <w:right w:val="nil"/>
            </w:tcBorders>
            <w:shd w:val="clear" w:color="auto" w:fill="auto"/>
            <w:noWrap/>
            <w:vAlign w:val="center"/>
            <w:hideMark/>
          </w:tcPr>
          <w:p w14:paraId="29EC8259" w14:textId="77777777" w:rsidR="00361B12" w:rsidRPr="00AA039D" w:rsidRDefault="00361B12" w:rsidP="008E4C18">
            <w:pPr>
              <w:suppressAutoHyphens w:val="0"/>
              <w:jc w:val="center"/>
              <w:rPr>
                <w:ins w:id="2674" w:author="Ahmed, Manik" w:date="2021-10-19T22:45:00Z"/>
                <w:color w:val="000000"/>
                <w:sz w:val="18"/>
                <w:szCs w:val="18"/>
                <w:rPrChange w:id="2675" w:author="Shamima Akter" w:date="2021-10-21T21:42:00Z">
                  <w:rPr>
                    <w:ins w:id="2676" w:author="Ahmed, Manik" w:date="2021-10-19T22:45:00Z"/>
                    <w:color w:val="000000"/>
                  </w:rPr>
                </w:rPrChange>
              </w:rPr>
            </w:pPr>
            <w:ins w:id="2677" w:author="Ahmed, Manik" w:date="2021-10-19T22:45:00Z">
              <w:r w:rsidRPr="00AA039D">
                <w:rPr>
                  <w:color w:val="000000"/>
                  <w:sz w:val="18"/>
                  <w:szCs w:val="18"/>
                  <w:rPrChange w:id="2678" w:author="Shamima Akter" w:date="2021-10-21T21:42:00Z">
                    <w:rPr>
                      <w:color w:val="000000"/>
                    </w:rPr>
                  </w:rPrChange>
                </w:rPr>
                <w:t>84%</w:t>
              </w:r>
            </w:ins>
          </w:p>
        </w:tc>
        <w:tc>
          <w:tcPr>
            <w:tcW w:w="960" w:type="dxa"/>
            <w:tcBorders>
              <w:top w:val="nil"/>
              <w:left w:val="nil"/>
              <w:bottom w:val="single" w:sz="4" w:space="0" w:color="auto"/>
              <w:right w:val="nil"/>
            </w:tcBorders>
            <w:shd w:val="clear" w:color="auto" w:fill="auto"/>
            <w:noWrap/>
            <w:vAlign w:val="center"/>
            <w:hideMark/>
          </w:tcPr>
          <w:p w14:paraId="715158DC" w14:textId="77777777" w:rsidR="00361B12" w:rsidRPr="00AA039D" w:rsidRDefault="00361B12" w:rsidP="008E4C18">
            <w:pPr>
              <w:suppressAutoHyphens w:val="0"/>
              <w:jc w:val="center"/>
              <w:rPr>
                <w:ins w:id="2679" w:author="Ahmed, Manik" w:date="2021-10-19T22:45:00Z"/>
                <w:color w:val="000000"/>
                <w:sz w:val="18"/>
                <w:szCs w:val="18"/>
                <w:rPrChange w:id="2680" w:author="Shamima Akter" w:date="2021-10-21T21:42:00Z">
                  <w:rPr>
                    <w:ins w:id="2681" w:author="Ahmed, Manik" w:date="2021-10-19T22:45:00Z"/>
                    <w:color w:val="000000"/>
                  </w:rPr>
                </w:rPrChange>
              </w:rPr>
            </w:pPr>
            <w:ins w:id="2682" w:author="Ahmed, Manik" w:date="2021-10-19T22:45:00Z">
              <w:r w:rsidRPr="00AA039D">
                <w:rPr>
                  <w:color w:val="000000"/>
                  <w:sz w:val="18"/>
                  <w:szCs w:val="18"/>
                  <w:rPrChange w:id="2683" w:author="Shamima Akter" w:date="2021-10-21T21:42:00Z">
                    <w:rPr>
                      <w:color w:val="000000"/>
                    </w:rPr>
                  </w:rPrChange>
                </w:rPr>
                <w:t>79%</w:t>
              </w:r>
            </w:ins>
          </w:p>
        </w:tc>
        <w:tc>
          <w:tcPr>
            <w:tcW w:w="960" w:type="dxa"/>
            <w:tcBorders>
              <w:top w:val="nil"/>
              <w:left w:val="nil"/>
              <w:bottom w:val="single" w:sz="4" w:space="0" w:color="auto"/>
              <w:right w:val="nil"/>
            </w:tcBorders>
            <w:shd w:val="clear" w:color="auto" w:fill="auto"/>
            <w:noWrap/>
            <w:vAlign w:val="center"/>
            <w:hideMark/>
          </w:tcPr>
          <w:p w14:paraId="58CAE988" w14:textId="77777777" w:rsidR="00361B12" w:rsidRPr="00AA039D" w:rsidRDefault="00361B12" w:rsidP="008E4C18">
            <w:pPr>
              <w:suppressAutoHyphens w:val="0"/>
              <w:jc w:val="center"/>
              <w:rPr>
                <w:ins w:id="2684" w:author="Ahmed, Manik" w:date="2021-10-19T22:45:00Z"/>
                <w:color w:val="000000"/>
                <w:sz w:val="18"/>
                <w:szCs w:val="18"/>
                <w:rPrChange w:id="2685" w:author="Shamima Akter" w:date="2021-10-21T21:42:00Z">
                  <w:rPr>
                    <w:ins w:id="2686" w:author="Ahmed, Manik" w:date="2021-10-19T22:45:00Z"/>
                    <w:color w:val="000000"/>
                  </w:rPr>
                </w:rPrChange>
              </w:rPr>
            </w:pPr>
            <w:ins w:id="2687" w:author="Ahmed, Manik" w:date="2021-10-19T22:45:00Z">
              <w:r w:rsidRPr="00AA039D">
                <w:rPr>
                  <w:color w:val="000000"/>
                  <w:sz w:val="18"/>
                  <w:szCs w:val="18"/>
                  <w:rPrChange w:id="2688" w:author="Shamima Akter" w:date="2021-10-21T21:42:00Z">
                    <w:rPr>
                      <w:color w:val="000000"/>
                    </w:rPr>
                  </w:rPrChange>
                </w:rPr>
                <w:t>0.84</w:t>
              </w:r>
            </w:ins>
          </w:p>
        </w:tc>
        <w:tc>
          <w:tcPr>
            <w:tcW w:w="960" w:type="dxa"/>
            <w:tcBorders>
              <w:top w:val="nil"/>
              <w:left w:val="nil"/>
              <w:bottom w:val="single" w:sz="4" w:space="0" w:color="auto"/>
              <w:right w:val="nil"/>
            </w:tcBorders>
            <w:shd w:val="clear" w:color="auto" w:fill="auto"/>
            <w:noWrap/>
            <w:vAlign w:val="center"/>
            <w:hideMark/>
          </w:tcPr>
          <w:p w14:paraId="7B6DD8C0" w14:textId="77777777" w:rsidR="00361B12" w:rsidRPr="00AA039D" w:rsidRDefault="00361B12" w:rsidP="008E4C18">
            <w:pPr>
              <w:suppressAutoHyphens w:val="0"/>
              <w:jc w:val="center"/>
              <w:rPr>
                <w:ins w:id="2689" w:author="Ahmed, Manik" w:date="2021-10-19T22:45:00Z"/>
                <w:color w:val="000000"/>
                <w:sz w:val="18"/>
                <w:szCs w:val="18"/>
                <w:rPrChange w:id="2690" w:author="Shamima Akter" w:date="2021-10-21T21:42:00Z">
                  <w:rPr>
                    <w:ins w:id="2691" w:author="Ahmed, Manik" w:date="2021-10-19T22:45:00Z"/>
                    <w:color w:val="000000"/>
                  </w:rPr>
                </w:rPrChange>
              </w:rPr>
            </w:pPr>
            <w:ins w:id="2692" w:author="Ahmed, Manik" w:date="2021-10-19T22:45:00Z">
              <w:r w:rsidRPr="00AA039D">
                <w:rPr>
                  <w:color w:val="000000"/>
                  <w:sz w:val="18"/>
                  <w:szCs w:val="18"/>
                  <w:rPrChange w:id="2693" w:author="Shamima Akter" w:date="2021-10-21T21:42:00Z">
                    <w:rPr>
                      <w:color w:val="000000"/>
                    </w:rPr>
                  </w:rPrChange>
                </w:rPr>
                <w:t>0.17</w:t>
              </w:r>
            </w:ins>
          </w:p>
        </w:tc>
        <w:tc>
          <w:tcPr>
            <w:tcW w:w="1240" w:type="dxa"/>
            <w:tcBorders>
              <w:top w:val="nil"/>
              <w:left w:val="nil"/>
              <w:bottom w:val="single" w:sz="4" w:space="0" w:color="auto"/>
              <w:right w:val="nil"/>
            </w:tcBorders>
            <w:shd w:val="clear" w:color="auto" w:fill="auto"/>
            <w:noWrap/>
            <w:vAlign w:val="center"/>
            <w:hideMark/>
          </w:tcPr>
          <w:p w14:paraId="40212F7E" w14:textId="77777777" w:rsidR="00361B12" w:rsidRPr="00AA039D" w:rsidRDefault="00361B12" w:rsidP="008E4C18">
            <w:pPr>
              <w:suppressAutoHyphens w:val="0"/>
              <w:jc w:val="center"/>
              <w:rPr>
                <w:ins w:id="2694" w:author="Ahmed, Manik" w:date="2021-10-19T22:45:00Z"/>
                <w:color w:val="000000"/>
                <w:sz w:val="18"/>
                <w:szCs w:val="18"/>
                <w:rPrChange w:id="2695" w:author="Shamima Akter" w:date="2021-10-21T21:42:00Z">
                  <w:rPr>
                    <w:ins w:id="2696" w:author="Ahmed, Manik" w:date="2021-10-19T22:45:00Z"/>
                    <w:color w:val="000000"/>
                  </w:rPr>
                </w:rPrChange>
              </w:rPr>
            </w:pPr>
            <w:ins w:id="2697" w:author="Ahmed, Manik" w:date="2021-10-19T22:45:00Z">
              <w:r w:rsidRPr="00AA039D">
                <w:rPr>
                  <w:color w:val="000000"/>
                  <w:sz w:val="18"/>
                  <w:szCs w:val="18"/>
                  <w:rPrChange w:id="2698" w:author="Shamima Akter" w:date="2021-10-21T21:42:00Z">
                    <w:rPr>
                      <w:color w:val="000000"/>
                    </w:rPr>
                  </w:rPrChange>
                </w:rPr>
                <w:t>0.16</w:t>
              </w:r>
            </w:ins>
          </w:p>
        </w:tc>
        <w:tc>
          <w:tcPr>
            <w:tcW w:w="960" w:type="dxa"/>
            <w:tcBorders>
              <w:top w:val="nil"/>
              <w:left w:val="nil"/>
              <w:bottom w:val="single" w:sz="4" w:space="0" w:color="auto"/>
              <w:right w:val="nil"/>
            </w:tcBorders>
            <w:shd w:val="clear" w:color="auto" w:fill="auto"/>
            <w:noWrap/>
            <w:vAlign w:val="center"/>
            <w:hideMark/>
          </w:tcPr>
          <w:p w14:paraId="5427C46C" w14:textId="77777777" w:rsidR="00361B12" w:rsidRPr="00AA039D" w:rsidRDefault="00361B12" w:rsidP="008E4C18">
            <w:pPr>
              <w:suppressAutoHyphens w:val="0"/>
              <w:jc w:val="center"/>
              <w:rPr>
                <w:ins w:id="2699" w:author="Ahmed, Manik" w:date="2021-10-19T22:45:00Z"/>
                <w:color w:val="000000"/>
                <w:sz w:val="18"/>
                <w:szCs w:val="18"/>
                <w:rPrChange w:id="2700" w:author="Shamima Akter" w:date="2021-10-21T21:42:00Z">
                  <w:rPr>
                    <w:ins w:id="2701" w:author="Ahmed, Manik" w:date="2021-10-19T22:45:00Z"/>
                    <w:color w:val="000000"/>
                  </w:rPr>
                </w:rPrChange>
              </w:rPr>
            </w:pPr>
            <w:ins w:id="2702" w:author="Ahmed, Manik" w:date="2021-10-19T22:45:00Z">
              <w:r w:rsidRPr="00AA039D">
                <w:rPr>
                  <w:color w:val="000000"/>
                  <w:sz w:val="18"/>
                  <w:szCs w:val="18"/>
                  <w:rPrChange w:id="2703" w:author="Shamima Akter" w:date="2021-10-21T21:42:00Z">
                    <w:rPr>
                      <w:color w:val="000000"/>
                    </w:rPr>
                  </w:rPrChange>
                </w:rPr>
                <w:t>24.18</w:t>
              </w:r>
            </w:ins>
          </w:p>
        </w:tc>
      </w:tr>
      <w:tr w:rsidR="00361B12" w:rsidRPr="00AA039D" w14:paraId="7D31140B" w14:textId="77777777" w:rsidTr="008E4C18">
        <w:trPr>
          <w:trHeight w:val="300"/>
          <w:ins w:id="2704" w:author="Ahmed, Manik" w:date="2021-10-19T22:45:00Z"/>
        </w:trPr>
        <w:tc>
          <w:tcPr>
            <w:tcW w:w="1960" w:type="dxa"/>
            <w:tcBorders>
              <w:top w:val="nil"/>
              <w:left w:val="nil"/>
              <w:bottom w:val="single" w:sz="4" w:space="0" w:color="auto"/>
              <w:right w:val="nil"/>
            </w:tcBorders>
            <w:shd w:val="clear" w:color="auto" w:fill="auto"/>
            <w:noWrap/>
            <w:vAlign w:val="bottom"/>
            <w:hideMark/>
          </w:tcPr>
          <w:p w14:paraId="6F5A6E03" w14:textId="77777777" w:rsidR="00361B12" w:rsidRPr="00AA039D" w:rsidRDefault="00361B12" w:rsidP="008E4C18">
            <w:pPr>
              <w:suppressAutoHyphens w:val="0"/>
              <w:rPr>
                <w:ins w:id="2705" w:author="Ahmed, Manik" w:date="2021-10-19T22:45:00Z"/>
                <w:color w:val="000000"/>
                <w:sz w:val="18"/>
                <w:szCs w:val="18"/>
                <w:rPrChange w:id="2706" w:author="Shamima Akter" w:date="2021-10-21T21:42:00Z">
                  <w:rPr>
                    <w:ins w:id="2707" w:author="Ahmed, Manik" w:date="2021-10-19T22:45:00Z"/>
                    <w:color w:val="000000"/>
                  </w:rPr>
                </w:rPrChange>
              </w:rPr>
            </w:pPr>
            <w:ins w:id="2708" w:author="Ahmed, Manik" w:date="2021-10-19T22:45:00Z">
              <w:r w:rsidRPr="00AA039D">
                <w:rPr>
                  <w:color w:val="000000"/>
                  <w:sz w:val="18"/>
                  <w:szCs w:val="18"/>
                  <w:rPrChange w:id="2709" w:author="Shamima Akter" w:date="2021-10-21T21:42:00Z">
                    <w:rPr>
                      <w:color w:val="000000"/>
                    </w:rPr>
                  </w:rPrChange>
                </w:rPr>
                <w:t>Bidirectional LSTM</w:t>
              </w:r>
            </w:ins>
          </w:p>
        </w:tc>
        <w:tc>
          <w:tcPr>
            <w:tcW w:w="1120" w:type="dxa"/>
            <w:tcBorders>
              <w:top w:val="nil"/>
              <w:left w:val="nil"/>
              <w:bottom w:val="single" w:sz="4" w:space="0" w:color="auto"/>
              <w:right w:val="nil"/>
            </w:tcBorders>
            <w:shd w:val="clear" w:color="auto" w:fill="auto"/>
            <w:noWrap/>
            <w:vAlign w:val="center"/>
            <w:hideMark/>
          </w:tcPr>
          <w:p w14:paraId="7B3B5116" w14:textId="77777777" w:rsidR="00361B12" w:rsidRPr="00AA039D" w:rsidRDefault="00361B12" w:rsidP="008E4C18">
            <w:pPr>
              <w:suppressAutoHyphens w:val="0"/>
              <w:jc w:val="center"/>
              <w:rPr>
                <w:ins w:id="2710" w:author="Ahmed, Manik" w:date="2021-10-19T22:45:00Z"/>
                <w:color w:val="000000"/>
                <w:sz w:val="18"/>
                <w:szCs w:val="18"/>
                <w:rPrChange w:id="2711" w:author="Shamima Akter" w:date="2021-10-21T21:42:00Z">
                  <w:rPr>
                    <w:ins w:id="2712" w:author="Ahmed, Manik" w:date="2021-10-19T22:45:00Z"/>
                    <w:color w:val="000000"/>
                  </w:rPr>
                </w:rPrChange>
              </w:rPr>
            </w:pPr>
            <w:ins w:id="2713" w:author="Ahmed, Manik" w:date="2021-10-19T22:45:00Z">
              <w:r w:rsidRPr="00AA039D">
                <w:rPr>
                  <w:color w:val="000000"/>
                  <w:sz w:val="18"/>
                  <w:szCs w:val="18"/>
                  <w:rPrChange w:id="2714" w:author="Shamima Akter" w:date="2021-10-21T21:42:00Z">
                    <w:rPr>
                      <w:color w:val="000000"/>
                    </w:rPr>
                  </w:rPrChange>
                </w:rPr>
                <w:t>79%</w:t>
              </w:r>
            </w:ins>
          </w:p>
        </w:tc>
        <w:tc>
          <w:tcPr>
            <w:tcW w:w="1060" w:type="dxa"/>
            <w:tcBorders>
              <w:top w:val="nil"/>
              <w:left w:val="nil"/>
              <w:bottom w:val="single" w:sz="4" w:space="0" w:color="auto"/>
              <w:right w:val="nil"/>
            </w:tcBorders>
            <w:shd w:val="clear" w:color="auto" w:fill="auto"/>
            <w:noWrap/>
            <w:vAlign w:val="center"/>
            <w:hideMark/>
          </w:tcPr>
          <w:p w14:paraId="2DA2BDB1" w14:textId="77777777" w:rsidR="00361B12" w:rsidRPr="00AA039D" w:rsidRDefault="00361B12" w:rsidP="008E4C18">
            <w:pPr>
              <w:suppressAutoHyphens w:val="0"/>
              <w:jc w:val="center"/>
              <w:rPr>
                <w:ins w:id="2715" w:author="Ahmed, Manik" w:date="2021-10-19T22:45:00Z"/>
                <w:color w:val="000000"/>
                <w:sz w:val="18"/>
                <w:szCs w:val="18"/>
                <w:rPrChange w:id="2716" w:author="Shamima Akter" w:date="2021-10-21T21:42:00Z">
                  <w:rPr>
                    <w:ins w:id="2717" w:author="Ahmed, Manik" w:date="2021-10-19T22:45:00Z"/>
                    <w:color w:val="000000"/>
                  </w:rPr>
                </w:rPrChange>
              </w:rPr>
            </w:pPr>
            <w:ins w:id="2718" w:author="Ahmed, Manik" w:date="2021-10-19T22:45:00Z">
              <w:r w:rsidRPr="00AA039D">
                <w:rPr>
                  <w:color w:val="000000"/>
                  <w:sz w:val="18"/>
                  <w:szCs w:val="18"/>
                  <w:rPrChange w:id="2719" w:author="Shamima Akter" w:date="2021-10-21T21:42:00Z">
                    <w:rPr>
                      <w:color w:val="000000"/>
                    </w:rPr>
                  </w:rPrChange>
                </w:rPr>
                <w:t>81%</w:t>
              </w:r>
            </w:ins>
          </w:p>
        </w:tc>
        <w:tc>
          <w:tcPr>
            <w:tcW w:w="960" w:type="dxa"/>
            <w:tcBorders>
              <w:top w:val="nil"/>
              <w:left w:val="nil"/>
              <w:bottom w:val="single" w:sz="4" w:space="0" w:color="auto"/>
              <w:right w:val="nil"/>
            </w:tcBorders>
            <w:shd w:val="clear" w:color="auto" w:fill="auto"/>
            <w:noWrap/>
            <w:vAlign w:val="center"/>
            <w:hideMark/>
          </w:tcPr>
          <w:p w14:paraId="5753FD26" w14:textId="77777777" w:rsidR="00361B12" w:rsidRPr="00AA039D" w:rsidRDefault="00361B12" w:rsidP="008E4C18">
            <w:pPr>
              <w:suppressAutoHyphens w:val="0"/>
              <w:jc w:val="center"/>
              <w:rPr>
                <w:ins w:id="2720" w:author="Ahmed, Manik" w:date="2021-10-19T22:45:00Z"/>
                <w:color w:val="000000"/>
                <w:sz w:val="18"/>
                <w:szCs w:val="18"/>
                <w:rPrChange w:id="2721" w:author="Shamima Akter" w:date="2021-10-21T21:42:00Z">
                  <w:rPr>
                    <w:ins w:id="2722" w:author="Ahmed, Manik" w:date="2021-10-19T22:45:00Z"/>
                    <w:color w:val="000000"/>
                  </w:rPr>
                </w:rPrChange>
              </w:rPr>
            </w:pPr>
            <w:ins w:id="2723" w:author="Ahmed, Manik" w:date="2021-10-19T22:45:00Z">
              <w:r w:rsidRPr="00AA039D">
                <w:rPr>
                  <w:color w:val="000000"/>
                  <w:sz w:val="18"/>
                  <w:szCs w:val="18"/>
                  <w:rPrChange w:id="2724" w:author="Shamima Akter" w:date="2021-10-21T21:42:00Z">
                    <w:rPr>
                      <w:color w:val="000000"/>
                    </w:rPr>
                  </w:rPrChange>
                </w:rPr>
                <w:t>84%</w:t>
              </w:r>
            </w:ins>
          </w:p>
        </w:tc>
        <w:tc>
          <w:tcPr>
            <w:tcW w:w="960" w:type="dxa"/>
            <w:tcBorders>
              <w:top w:val="nil"/>
              <w:left w:val="nil"/>
              <w:bottom w:val="single" w:sz="4" w:space="0" w:color="auto"/>
              <w:right w:val="nil"/>
            </w:tcBorders>
            <w:shd w:val="clear" w:color="auto" w:fill="auto"/>
            <w:noWrap/>
            <w:vAlign w:val="center"/>
            <w:hideMark/>
          </w:tcPr>
          <w:p w14:paraId="4C239071" w14:textId="77777777" w:rsidR="00361B12" w:rsidRPr="00AA039D" w:rsidRDefault="00361B12" w:rsidP="008E4C18">
            <w:pPr>
              <w:suppressAutoHyphens w:val="0"/>
              <w:jc w:val="center"/>
              <w:rPr>
                <w:ins w:id="2725" w:author="Ahmed, Manik" w:date="2021-10-19T22:45:00Z"/>
                <w:color w:val="000000"/>
                <w:sz w:val="18"/>
                <w:szCs w:val="18"/>
                <w:rPrChange w:id="2726" w:author="Shamima Akter" w:date="2021-10-21T21:42:00Z">
                  <w:rPr>
                    <w:ins w:id="2727" w:author="Ahmed, Manik" w:date="2021-10-19T22:45:00Z"/>
                    <w:color w:val="000000"/>
                  </w:rPr>
                </w:rPrChange>
              </w:rPr>
            </w:pPr>
            <w:ins w:id="2728" w:author="Ahmed, Manik" w:date="2021-10-19T22:45:00Z">
              <w:r w:rsidRPr="00AA039D">
                <w:rPr>
                  <w:color w:val="000000"/>
                  <w:sz w:val="18"/>
                  <w:szCs w:val="18"/>
                  <w:rPrChange w:id="2729" w:author="Shamima Akter" w:date="2021-10-21T21:42:00Z">
                    <w:rPr>
                      <w:color w:val="000000"/>
                    </w:rPr>
                  </w:rPrChange>
                </w:rPr>
                <w:t>79%</w:t>
              </w:r>
            </w:ins>
          </w:p>
        </w:tc>
        <w:tc>
          <w:tcPr>
            <w:tcW w:w="960" w:type="dxa"/>
            <w:tcBorders>
              <w:top w:val="nil"/>
              <w:left w:val="nil"/>
              <w:bottom w:val="single" w:sz="4" w:space="0" w:color="auto"/>
              <w:right w:val="nil"/>
            </w:tcBorders>
            <w:shd w:val="clear" w:color="auto" w:fill="auto"/>
            <w:noWrap/>
            <w:vAlign w:val="center"/>
            <w:hideMark/>
          </w:tcPr>
          <w:p w14:paraId="0B691FA3" w14:textId="77777777" w:rsidR="00361B12" w:rsidRPr="00AA039D" w:rsidRDefault="00361B12" w:rsidP="008E4C18">
            <w:pPr>
              <w:suppressAutoHyphens w:val="0"/>
              <w:jc w:val="center"/>
              <w:rPr>
                <w:ins w:id="2730" w:author="Ahmed, Manik" w:date="2021-10-19T22:45:00Z"/>
                <w:color w:val="000000"/>
                <w:sz w:val="18"/>
                <w:szCs w:val="18"/>
                <w:rPrChange w:id="2731" w:author="Shamima Akter" w:date="2021-10-21T21:42:00Z">
                  <w:rPr>
                    <w:ins w:id="2732" w:author="Ahmed, Manik" w:date="2021-10-19T22:45:00Z"/>
                    <w:color w:val="000000"/>
                  </w:rPr>
                </w:rPrChange>
              </w:rPr>
            </w:pPr>
            <w:ins w:id="2733" w:author="Ahmed, Manik" w:date="2021-10-19T22:45:00Z">
              <w:r w:rsidRPr="00AA039D">
                <w:rPr>
                  <w:color w:val="000000"/>
                  <w:sz w:val="18"/>
                  <w:szCs w:val="18"/>
                  <w:rPrChange w:id="2734" w:author="Shamima Akter" w:date="2021-10-21T21:42:00Z">
                    <w:rPr>
                      <w:color w:val="000000"/>
                    </w:rPr>
                  </w:rPrChange>
                </w:rPr>
                <w:t>0.84</w:t>
              </w:r>
            </w:ins>
          </w:p>
        </w:tc>
        <w:tc>
          <w:tcPr>
            <w:tcW w:w="960" w:type="dxa"/>
            <w:tcBorders>
              <w:top w:val="nil"/>
              <w:left w:val="nil"/>
              <w:bottom w:val="single" w:sz="4" w:space="0" w:color="auto"/>
              <w:right w:val="nil"/>
            </w:tcBorders>
            <w:shd w:val="clear" w:color="auto" w:fill="auto"/>
            <w:noWrap/>
            <w:vAlign w:val="center"/>
            <w:hideMark/>
          </w:tcPr>
          <w:p w14:paraId="5AEF68DC" w14:textId="77777777" w:rsidR="00361B12" w:rsidRPr="00AA039D" w:rsidRDefault="00361B12" w:rsidP="008E4C18">
            <w:pPr>
              <w:suppressAutoHyphens w:val="0"/>
              <w:jc w:val="center"/>
              <w:rPr>
                <w:ins w:id="2735" w:author="Ahmed, Manik" w:date="2021-10-19T22:45:00Z"/>
                <w:color w:val="000000"/>
                <w:sz w:val="18"/>
                <w:szCs w:val="18"/>
                <w:rPrChange w:id="2736" w:author="Shamima Akter" w:date="2021-10-21T21:42:00Z">
                  <w:rPr>
                    <w:ins w:id="2737" w:author="Ahmed, Manik" w:date="2021-10-19T22:45:00Z"/>
                    <w:color w:val="000000"/>
                  </w:rPr>
                </w:rPrChange>
              </w:rPr>
            </w:pPr>
            <w:ins w:id="2738" w:author="Ahmed, Manik" w:date="2021-10-19T22:45:00Z">
              <w:r w:rsidRPr="00AA039D">
                <w:rPr>
                  <w:color w:val="000000"/>
                  <w:sz w:val="18"/>
                  <w:szCs w:val="18"/>
                  <w:rPrChange w:id="2739" w:author="Shamima Akter" w:date="2021-10-21T21:42:00Z">
                    <w:rPr>
                      <w:color w:val="000000"/>
                    </w:rPr>
                  </w:rPrChange>
                </w:rPr>
                <w:t>0.14</w:t>
              </w:r>
            </w:ins>
          </w:p>
        </w:tc>
        <w:tc>
          <w:tcPr>
            <w:tcW w:w="1240" w:type="dxa"/>
            <w:tcBorders>
              <w:top w:val="nil"/>
              <w:left w:val="nil"/>
              <w:bottom w:val="single" w:sz="4" w:space="0" w:color="auto"/>
              <w:right w:val="nil"/>
            </w:tcBorders>
            <w:shd w:val="clear" w:color="auto" w:fill="auto"/>
            <w:noWrap/>
            <w:vAlign w:val="center"/>
            <w:hideMark/>
          </w:tcPr>
          <w:p w14:paraId="2D96A60D" w14:textId="77777777" w:rsidR="00361B12" w:rsidRPr="00AA039D" w:rsidRDefault="00361B12" w:rsidP="008E4C18">
            <w:pPr>
              <w:suppressAutoHyphens w:val="0"/>
              <w:jc w:val="center"/>
              <w:rPr>
                <w:ins w:id="2740" w:author="Ahmed, Manik" w:date="2021-10-19T22:45:00Z"/>
                <w:color w:val="000000"/>
                <w:sz w:val="18"/>
                <w:szCs w:val="18"/>
                <w:rPrChange w:id="2741" w:author="Shamima Akter" w:date="2021-10-21T21:42:00Z">
                  <w:rPr>
                    <w:ins w:id="2742" w:author="Ahmed, Manik" w:date="2021-10-19T22:45:00Z"/>
                    <w:color w:val="000000"/>
                  </w:rPr>
                </w:rPrChange>
              </w:rPr>
            </w:pPr>
            <w:ins w:id="2743" w:author="Ahmed, Manik" w:date="2021-10-19T22:45:00Z">
              <w:r w:rsidRPr="00AA039D">
                <w:rPr>
                  <w:color w:val="000000"/>
                  <w:sz w:val="18"/>
                  <w:szCs w:val="18"/>
                  <w:rPrChange w:id="2744" w:author="Shamima Akter" w:date="2021-10-21T21:42: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076D0A4E" w14:textId="77777777" w:rsidR="00361B12" w:rsidRPr="00AA039D" w:rsidRDefault="00361B12" w:rsidP="008E4C18">
            <w:pPr>
              <w:suppressAutoHyphens w:val="0"/>
              <w:jc w:val="center"/>
              <w:rPr>
                <w:ins w:id="2745" w:author="Ahmed, Manik" w:date="2021-10-19T22:45:00Z"/>
                <w:color w:val="000000"/>
                <w:sz w:val="18"/>
                <w:szCs w:val="18"/>
                <w:rPrChange w:id="2746" w:author="Shamima Akter" w:date="2021-10-21T21:42:00Z">
                  <w:rPr>
                    <w:ins w:id="2747" w:author="Ahmed, Manik" w:date="2021-10-19T22:45:00Z"/>
                    <w:color w:val="000000"/>
                  </w:rPr>
                </w:rPrChange>
              </w:rPr>
            </w:pPr>
            <w:ins w:id="2748" w:author="Ahmed, Manik" w:date="2021-10-19T22:45:00Z">
              <w:r w:rsidRPr="00AA039D">
                <w:rPr>
                  <w:color w:val="000000"/>
                  <w:sz w:val="18"/>
                  <w:szCs w:val="18"/>
                  <w:rPrChange w:id="2749" w:author="Shamima Akter" w:date="2021-10-21T21:42:00Z">
                    <w:rPr>
                      <w:color w:val="000000"/>
                    </w:rPr>
                  </w:rPrChange>
                </w:rPr>
                <w:t>27.77</w:t>
              </w:r>
            </w:ins>
          </w:p>
        </w:tc>
      </w:tr>
      <w:tr w:rsidR="00361B12" w:rsidRPr="00AA039D" w14:paraId="79DF2C50" w14:textId="77777777" w:rsidTr="008E4C18">
        <w:trPr>
          <w:trHeight w:val="315"/>
          <w:ins w:id="2750" w:author="Ahmed, Manik" w:date="2021-10-19T22:45:00Z"/>
        </w:trPr>
        <w:tc>
          <w:tcPr>
            <w:tcW w:w="1960" w:type="dxa"/>
            <w:tcBorders>
              <w:top w:val="nil"/>
              <w:left w:val="nil"/>
              <w:bottom w:val="single" w:sz="4" w:space="0" w:color="auto"/>
              <w:right w:val="nil"/>
            </w:tcBorders>
            <w:shd w:val="clear" w:color="auto" w:fill="auto"/>
            <w:noWrap/>
            <w:vAlign w:val="bottom"/>
            <w:hideMark/>
          </w:tcPr>
          <w:p w14:paraId="5EDAF5A9" w14:textId="77777777" w:rsidR="00361B12" w:rsidRPr="00AA039D" w:rsidRDefault="00361B12" w:rsidP="008E4C18">
            <w:pPr>
              <w:suppressAutoHyphens w:val="0"/>
              <w:rPr>
                <w:ins w:id="2751" w:author="Ahmed, Manik" w:date="2021-10-19T22:45:00Z"/>
                <w:color w:val="000000"/>
                <w:sz w:val="18"/>
                <w:szCs w:val="18"/>
                <w:rPrChange w:id="2752" w:author="Shamima Akter" w:date="2021-10-21T21:42:00Z">
                  <w:rPr>
                    <w:ins w:id="2753" w:author="Ahmed, Manik" w:date="2021-10-19T22:45:00Z"/>
                    <w:color w:val="000000"/>
                  </w:rPr>
                </w:rPrChange>
              </w:rPr>
            </w:pPr>
            <w:ins w:id="2754" w:author="Ahmed, Manik" w:date="2021-10-19T22:45:00Z">
              <w:r w:rsidRPr="00AA039D">
                <w:rPr>
                  <w:color w:val="000000"/>
                  <w:sz w:val="18"/>
                  <w:szCs w:val="18"/>
                  <w:rPrChange w:id="2755" w:author="Shamima Akter" w:date="2021-10-21T21:42:00Z">
                    <w:rPr>
                      <w:color w:val="000000"/>
                    </w:rPr>
                  </w:rPrChange>
                </w:rPr>
                <w:t>GRU</w:t>
              </w:r>
            </w:ins>
          </w:p>
        </w:tc>
        <w:tc>
          <w:tcPr>
            <w:tcW w:w="1120" w:type="dxa"/>
            <w:tcBorders>
              <w:top w:val="nil"/>
              <w:left w:val="nil"/>
              <w:bottom w:val="single" w:sz="4" w:space="0" w:color="auto"/>
              <w:right w:val="nil"/>
            </w:tcBorders>
            <w:shd w:val="clear" w:color="auto" w:fill="auto"/>
            <w:noWrap/>
            <w:vAlign w:val="center"/>
            <w:hideMark/>
          </w:tcPr>
          <w:p w14:paraId="110F446A" w14:textId="77777777" w:rsidR="00361B12" w:rsidRPr="00AA039D" w:rsidRDefault="00361B12" w:rsidP="008E4C18">
            <w:pPr>
              <w:suppressAutoHyphens w:val="0"/>
              <w:jc w:val="center"/>
              <w:rPr>
                <w:ins w:id="2756" w:author="Ahmed, Manik" w:date="2021-10-19T22:45:00Z"/>
                <w:color w:val="000000"/>
                <w:sz w:val="18"/>
                <w:szCs w:val="18"/>
                <w:rPrChange w:id="2757" w:author="Shamima Akter" w:date="2021-10-21T21:42:00Z">
                  <w:rPr>
                    <w:ins w:id="2758" w:author="Ahmed, Manik" w:date="2021-10-19T22:45:00Z"/>
                    <w:color w:val="000000"/>
                  </w:rPr>
                </w:rPrChange>
              </w:rPr>
            </w:pPr>
            <w:ins w:id="2759" w:author="Ahmed, Manik" w:date="2021-10-19T22:45:00Z">
              <w:r w:rsidRPr="00AA039D">
                <w:rPr>
                  <w:color w:val="000000"/>
                  <w:sz w:val="18"/>
                  <w:szCs w:val="18"/>
                  <w:rPrChange w:id="2760" w:author="Shamima Akter" w:date="2021-10-21T21:42:00Z">
                    <w:rPr>
                      <w:color w:val="000000"/>
                    </w:rPr>
                  </w:rPrChange>
                </w:rPr>
                <w:t>79%</w:t>
              </w:r>
            </w:ins>
          </w:p>
        </w:tc>
        <w:tc>
          <w:tcPr>
            <w:tcW w:w="1060" w:type="dxa"/>
            <w:tcBorders>
              <w:top w:val="nil"/>
              <w:left w:val="nil"/>
              <w:bottom w:val="single" w:sz="4" w:space="0" w:color="auto"/>
              <w:right w:val="nil"/>
            </w:tcBorders>
            <w:shd w:val="clear" w:color="auto" w:fill="auto"/>
            <w:noWrap/>
            <w:vAlign w:val="center"/>
            <w:hideMark/>
          </w:tcPr>
          <w:p w14:paraId="11C05F31" w14:textId="77777777" w:rsidR="00361B12" w:rsidRPr="00AA039D" w:rsidRDefault="00361B12" w:rsidP="008E4C18">
            <w:pPr>
              <w:suppressAutoHyphens w:val="0"/>
              <w:jc w:val="center"/>
              <w:rPr>
                <w:ins w:id="2761" w:author="Ahmed, Manik" w:date="2021-10-19T22:45:00Z"/>
                <w:color w:val="000000"/>
                <w:sz w:val="18"/>
                <w:szCs w:val="18"/>
                <w:rPrChange w:id="2762" w:author="Shamima Akter" w:date="2021-10-21T21:42:00Z">
                  <w:rPr>
                    <w:ins w:id="2763" w:author="Ahmed, Manik" w:date="2021-10-19T22:45:00Z"/>
                    <w:color w:val="000000"/>
                  </w:rPr>
                </w:rPrChange>
              </w:rPr>
            </w:pPr>
            <w:ins w:id="2764" w:author="Ahmed, Manik" w:date="2021-10-19T22:45:00Z">
              <w:r w:rsidRPr="00AA039D">
                <w:rPr>
                  <w:color w:val="000000"/>
                  <w:sz w:val="18"/>
                  <w:szCs w:val="18"/>
                  <w:rPrChange w:id="2765" w:author="Shamima Akter" w:date="2021-10-21T21:42:00Z">
                    <w:rPr>
                      <w:color w:val="000000"/>
                    </w:rPr>
                  </w:rPrChange>
                </w:rPr>
                <w:t>81%</w:t>
              </w:r>
            </w:ins>
          </w:p>
        </w:tc>
        <w:tc>
          <w:tcPr>
            <w:tcW w:w="960" w:type="dxa"/>
            <w:tcBorders>
              <w:top w:val="nil"/>
              <w:left w:val="nil"/>
              <w:bottom w:val="single" w:sz="4" w:space="0" w:color="auto"/>
              <w:right w:val="nil"/>
            </w:tcBorders>
            <w:shd w:val="clear" w:color="auto" w:fill="auto"/>
            <w:noWrap/>
            <w:vAlign w:val="center"/>
            <w:hideMark/>
          </w:tcPr>
          <w:p w14:paraId="1C10959F" w14:textId="77777777" w:rsidR="00361B12" w:rsidRPr="00AA039D" w:rsidRDefault="00361B12" w:rsidP="008E4C18">
            <w:pPr>
              <w:suppressAutoHyphens w:val="0"/>
              <w:jc w:val="center"/>
              <w:rPr>
                <w:ins w:id="2766" w:author="Ahmed, Manik" w:date="2021-10-19T22:45:00Z"/>
                <w:color w:val="000000"/>
                <w:sz w:val="18"/>
                <w:szCs w:val="18"/>
                <w:rPrChange w:id="2767" w:author="Shamima Akter" w:date="2021-10-21T21:42:00Z">
                  <w:rPr>
                    <w:ins w:id="2768" w:author="Ahmed, Manik" w:date="2021-10-19T22:45:00Z"/>
                    <w:color w:val="000000"/>
                  </w:rPr>
                </w:rPrChange>
              </w:rPr>
            </w:pPr>
            <w:ins w:id="2769" w:author="Ahmed, Manik" w:date="2021-10-19T22:45:00Z">
              <w:r w:rsidRPr="00AA039D">
                <w:rPr>
                  <w:color w:val="000000"/>
                  <w:sz w:val="18"/>
                  <w:szCs w:val="18"/>
                  <w:rPrChange w:id="2770" w:author="Shamima Akter" w:date="2021-10-21T21:42:00Z">
                    <w:rPr>
                      <w:color w:val="000000"/>
                    </w:rPr>
                  </w:rPrChange>
                </w:rPr>
                <w:t>84%</w:t>
              </w:r>
            </w:ins>
          </w:p>
        </w:tc>
        <w:tc>
          <w:tcPr>
            <w:tcW w:w="960" w:type="dxa"/>
            <w:tcBorders>
              <w:top w:val="nil"/>
              <w:left w:val="nil"/>
              <w:bottom w:val="single" w:sz="4" w:space="0" w:color="auto"/>
              <w:right w:val="nil"/>
            </w:tcBorders>
            <w:shd w:val="clear" w:color="auto" w:fill="auto"/>
            <w:noWrap/>
            <w:vAlign w:val="center"/>
            <w:hideMark/>
          </w:tcPr>
          <w:p w14:paraId="4348BECA" w14:textId="77777777" w:rsidR="00361B12" w:rsidRPr="00AA039D" w:rsidRDefault="00361B12" w:rsidP="008E4C18">
            <w:pPr>
              <w:suppressAutoHyphens w:val="0"/>
              <w:jc w:val="center"/>
              <w:rPr>
                <w:ins w:id="2771" w:author="Ahmed, Manik" w:date="2021-10-19T22:45:00Z"/>
                <w:color w:val="000000"/>
                <w:sz w:val="18"/>
                <w:szCs w:val="18"/>
                <w:rPrChange w:id="2772" w:author="Shamima Akter" w:date="2021-10-21T21:42:00Z">
                  <w:rPr>
                    <w:ins w:id="2773" w:author="Ahmed, Manik" w:date="2021-10-19T22:45:00Z"/>
                    <w:color w:val="000000"/>
                  </w:rPr>
                </w:rPrChange>
              </w:rPr>
            </w:pPr>
            <w:ins w:id="2774" w:author="Ahmed, Manik" w:date="2021-10-19T22:45:00Z">
              <w:r w:rsidRPr="00AA039D">
                <w:rPr>
                  <w:color w:val="000000"/>
                  <w:sz w:val="18"/>
                  <w:szCs w:val="18"/>
                  <w:rPrChange w:id="2775" w:author="Shamima Akter" w:date="2021-10-21T21:42:00Z">
                    <w:rPr>
                      <w:color w:val="000000"/>
                    </w:rPr>
                  </w:rPrChange>
                </w:rPr>
                <w:t>79%</w:t>
              </w:r>
            </w:ins>
          </w:p>
        </w:tc>
        <w:tc>
          <w:tcPr>
            <w:tcW w:w="960" w:type="dxa"/>
            <w:tcBorders>
              <w:top w:val="nil"/>
              <w:left w:val="nil"/>
              <w:bottom w:val="single" w:sz="4" w:space="0" w:color="auto"/>
              <w:right w:val="nil"/>
            </w:tcBorders>
            <w:shd w:val="clear" w:color="auto" w:fill="auto"/>
            <w:noWrap/>
            <w:vAlign w:val="center"/>
            <w:hideMark/>
          </w:tcPr>
          <w:p w14:paraId="58CC36E7" w14:textId="77777777" w:rsidR="00361B12" w:rsidRPr="00AA039D" w:rsidRDefault="00361B12" w:rsidP="008E4C18">
            <w:pPr>
              <w:suppressAutoHyphens w:val="0"/>
              <w:jc w:val="center"/>
              <w:rPr>
                <w:ins w:id="2776" w:author="Ahmed, Manik" w:date="2021-10-19T22:45:00Z"/>
                <w:color w:val="000000"/>
                <w:sz w:val="18"/>
                <w:szCs w:val="18"/>
                <w:rPrChange w:id="2777" w:author="Shamima Akter" w:date="2021-10-21T21:42:00Z">
                  <w:rPr>
                    <w:ins w:id="2778" w:author="Ahmed, Manik" w:date="2021-10-19T22:45:00Z"/>
                    <w:color w:val="000000"/>
                  </w:rPr>
                </w:rPrChange>
              </w:rPr>
            </w:pPr>
            <w:ins w:id="2779" w:author="Ahmed, Manik" w:date="2021-10-19T22:45:00Z">
              <w:r w:rsidRPr="00AA039D">
                <w:rPr>
                  <w:color w:val="000000"/>
                  <w:sz w:val="18"/>
                  <w:szCs w:val="18"/>
                  <w:rPrChange w:id="2780" w:author="Shamima Akter" w:date="2021-10-21T21:42:00Z">
                    <w:rPr>
                      <w:color w:val="000000"/>
                    </w:rPr>
                  </w:rPrChange>
                </w:rPr>
                <w:t>0.84</w:t>
              </w:r>
            </w:ins>
          </w:p>
        </w:tc>
        <w:tc>
          <w:tcPr>
            <w:tcW w:w="960" w:type="dxa"/>
            <w:tcBorders>
              <w:top w:val="nil"/>
              <w:left w:val="nil"/>
              <w:bottom w:val="single" w:sz="4" w:space="0" w:color="auto"/>
              <w:right w:val="nil"/>
            </w:tcBorders>
            <w:shd w:val="clear" w:color="auto" w:fill="auto"/>
            <w:noWrap/>
            <w:vAlign w:val="center"/>
            <w:hideMark/>
          </w:tcPr>
          <w:p w14:paraId="2D632EDC" w14:textId="77777777" w:rsidR="00361B12" w:rsidRPr="00AA039D" w:rsidRDefault="00361B12" w:rsidP="008E4C18">
            <w:pPr>
              <w:suppressAutoHyphens w:val="0"/>
              <w:jc w:val="center"/>
              <w:rPr>
                <w:ins w:id="2781" w:author="Ahmed, Manik" w:date="2021-10-19T22:45:00Z"/>
                <w:color w:val="000000"/>
                <w:sz w:val="18"/>
                <w:szCs w:val="18"/>
                <w:rPrChange w:id="2782" w:author="Shamima Akter" w:date="2021-10-21T21:42:00Z">
                  <w:rPr>
                    <w:ins w:id="2783" w:author="Ahmed, Manik" w:date="2021-10-19T22:45:00Z"/>
                    <w:color w:val="000000"/>
                  </w:rPr>
                </w:rPrChange>
              </w:rPr>
            </w:pPr>
            <w:ins w:id="2784" w:author="Ahmed, Manik" w:date="2021-10-19T22:45:00Z">
              <w:r w:rsidRPr="00AA039D">
                <w:rPr>
                  <w:color w:val="000000"/>
                  <w:sz w:val="18"/>
                  <w:szCs w:val="18"/>
                  <w:rPrChange w:id="2785" w:author="Shamima Akter" w:date="2021-10-21T21:42:00Z">
                    <w:rPr>
                      <w:color w:val="000000"/>
                    </w:rPr>
                  </w:rPrChange>
                </w:rPr>
                <w:t>0.11</w:t>
              </w:r>
            </w:ins>
          </w:p>
        </w:tc>
        <w:tc>
          <w:tcPr>
            <w:tcW w:w="1240" w:type="dxa"/>
            <w:tcBorders>
              <w:top w:val="nil"/>
              <w:left w:val="nil"/>
              <w:bottom w:val="single" w:sz="4" w:space="0" w:color="auto"/>
              <w:right w:val="nil"/>
            </w:tcBorders>
            <w:shd w:val="clear" w:color="auto" w:fill="auto"/>
            <w:noWrap/>
            <w:vAlign w:val="center"/>
            <w:hideMark/>
          </w:tcPr>
          <w:p w14:paraId="510979D3" w14:textId="77777777" w:rsidR="00361B12" w:rsidRPr="00AA039D" w:rsidRDefault="00361B12" w:rsidP="008E4C18">
            <w:pPr>
              <w:suppressAutoHyphens w:val="0"/>
              <w:jc w:val="center"/>
              <w:rPr>
                <w:ins w:id="2786" w:author="Ahmed, Manik" w:date="2021-10-19T22:45:00Z"/>
                <w:color w:val="000000"/>
                <w:sz w:val="18"/>
                <w:szCs w:val="18"/>
                <w:rPrChange w:id="2787" w:author="Shamima Akter" w:date="2021-10-21T21:42:00Z">
                  <w:rPr>
                    <w:ins w:id="2788" w:author="Ahmed, Manik" w:date="2021-10-19T22:45:00Z"/>
                    <w:color w:val="000000"/>
                  </w:rPr>
                </w:rPrChange>
              </w:rPr>
            </w:pPr>
            <w:ins w:id="2789" w:author="Ahmed, Manik" w:date="2021-10-19T22:45:00Z">
              <w:r w:rsidRPr="00AA039D">
                <w:rPr>
                  <w:color w:val="000000"/>
                  <w:sz w:val="18"/>
                  <w:szCs w:val="18"/>
                  <w:rPrChange w:id="2790" w:author="Shamima Akter" w:date="2021-10-21T21:42:00Z">
                    <w:rPr>
                      <w:color w:val="000000"/>
                    </w:rPr>
                  </w:rPrChange>
                </w:rPr>
                <w:t>0.16</w:t>
              </w:r>
            </w:ins>
          </w:p>
        </w:tc>
        <w:tc>
          <w:tcPr>
            <w:tcW w:w="960" w:type="dxa"/>
            <w:tcBorders>
              <w:top w:val="nil"/>
              <w:left w:val="nil"/>
              <w:bottom w:val="single" w:sz="4" w:space="0" w:color="auto"/>
              <w:right w:val="nil"/>
            </w:tcBorders>
            <w:shd w:val="clear" w:color="auto" w:fill="auto"/>
            <w:noWrap/>
            <w:vAlign w:val="center"/>
            <w:hideMark/>
          </w:tcPr>
          <w:p w14:paraId="73936D90" w14:textId="77777777" w:rsidR="00361B12" w:rsidRPr="00AA039D" w:rsidRDefault="00361B12" w:rsidP="008E4C18">
            <w:pPr>
              <w:suppressAutoHyphens w:val="0"/>
              <w:jc w:val="center"/>
              <w:rPr>
                <w:ins w:id="2791" w:author="Ahmed, Manik" w:date="2021-10-19T22:45:00Z"/>
                <w:color w:val="000000"/>
                <w:sz w:val="18"/>
                <w:szCs w:val="18"/>
                <w:rPrChange w:id="2792" w:author="Shamima Akter" w:date="2021-10-21T21:42:00Z">
                  <w:rPr>
                    <w:ins w:id="2793" w:author="Ahmed, Manik" w:date="2021-10-19T22:45:00Z"/>
                    <w:color w:val="000000"/>
                  </w:rPr>
                </w:rPrChange>
              </w:rPr>
            </w:pPr>
            <w:ins w:id="2794" w:author="Ahmed, Manik" w:date="2021-10-19T22:45:00Z">
              <w:r w:rsidRPr="00AA039D">
                <w:rPr>
                  <w:color w:val="000000"/>
                  <w:sz w:val="18"/>
                  <w:szCs w:val="18"/>
                  <w:rPrChange w:id="2795" w:author="Shamima Akter" w:date="2021-10-21T21:42:00Z">
                    <w:rPr>
                      <w:color w:val="000000"/>
                    </w:rPr>
                  </w:rPrChange>
                </w:rPr>
                <w:t>30.94</w:t>
              </w:r>
            </w:ins>
          </w:p>
        </w:tc>
      </w:tr>
      <w:tr w:rsidR="00361B12" w:rsidRPr="00AA039D" w14:paraId="6A5D1A92" w14:textId="77777777" w:rsidTr="008E4C18">
        <w:trPr>
          <w:trHeight w:val="315"/>
          <w:ins w:id="2796" w:author="Ahmed, Manik" w:date="2021-10-19T22:45:00Z"/>
        </w:trPr>
        <w:tc>
          <w:tcPr>
            <w:tcW w:w="1960" w:type="dxa"/>
            <w:tcBorders>
              <w:top w:val="nil"/>
              <w:left w:val="nil"/>
              <w:bottom w:val="single" w:sz="4" w:space="0" w:color="auto"/>
              <w:right w:val="nil"/>
            </w:tcBorders>
            <w:shd w:val="clear" w:color="auto" w:fill="auto"/>
            <w:noWrap/>
            <w:vAlign w:val="bottom"/>
            <w:hideMark/>
          </w:tcPr>
          <w:p w14:paraId="01B3F4C6" w14:textId="77777777" w:rsidR="00361B12" w:rsidRPr="00AA039D" w:rsidRDefault="00361B12" w:rsidP="008E4C18">
            <w:pPr>
              <w:suppressAutoHyphens w:val="0"/>
              <w:rPr>
                <w:ins w:id="2797" w:author="Ahmed, Manik" w:date="2021-10-19T22:45:00Z"/>
                <w:color w:val="000000"/>
                <w:sz w:val="18"/>
                <w:szCs w:val="18"/>
                <w:rPrChange w:id="2798" w:author="Shamima Akter" w:date="2021-10-21T21:42:00Z">
                  <w:rPr>
                    <w:ins w:id="2799" w:author="Ahmed, Manik" w:date="2021-10-19T22:45:00Z"/>
                    <w:color w:val="000000"/>
                  </w:rPr>
                </w:rPrChange>
              </w:rPr>
            </w:pPr>
            <w:ins w:id="2800" w:author="Ahmed, Manik" w:date="2021-10-19T22:45:00Z">
              <w:r w:rsidRPr="00AA039D">
                <w:rPr>
                  <w:color w:val="000000"/>
                  <w:sz w:val="18"/>
                  <w:szCs w:val="18"/>
                  <w:rPrChange w:id="2801" w:author="Shamima Akter" w:date="2021-10-21T21:42:00Z">
                    <w:rPr>
                      <w:color w:val="000000"/>
                    </w:rPr>
                  </w:rPrChange>
                </w:rPr>
                <w:t>Bidirectional GRU</w:t>
              </w:r>
            </w:ins>
          </w:p>
        </w:tc>
        <w:tc>
          <w:tcPr>
            <w:tcW w:w="1120" w:type="dxa"/>
            <w:tcBorders>
              <w:top w:val="nil"/>
              <w:left w:val="nil"/>
              <w:bottom w:val="single" w:sz="4" w:space="0" w:color="auto"/>
              <w:right w:val="nil"/>
            </w:tcBorders>
            <w:shd w:val="clear" w:color="auto" w:fill="auto"/>
            <w:noWrap/>
            <w:vAlign w:val="center"/>
            <w:hideMark/>
          </w:tcPr>
          <w:p w14:paraId="6FC1FF35" w14:textId="77777777" w:rsidR="00361B12" w:rsidRPr="00AA039D" w:rsidRDefault="00361B12" w:rsidP="008E4C18">
            <w:pPr>
              <w:suppressAutoHyphens w:val="0"/>
              <w:jc w:val="center"/>
              <w:rPr>
                <w:ins w:id="2802" w:author="Ahmed, Manik" w:date="2021-10-19T22:45:00Z"/>
                <w:color w:val="000000"/>
                <w:sz w:val="18"/>
                <w:szCs w:val="18"/>
                <w:rPrChange w:id="2803" w:author="Shamima Akter" w:date="2021-10-21T21:42:00Z">
                  <w:rPr>
                    <w:ins w:id="2804" w:author="Ahmed, Manik" w:date="2021-10-19T22:45:00Z"/>
                    <w:color w:val="000000"/>
                  </w:rPr>
                </w:rPrChange>
              </w:rPr>
            </w:pPr>
            <w:ins w:id="2805" w:author="Ahmed, Manik" w:date="2021-10-19T22:45:00Z">
              <w:r w:rsidRPr="00AA039D">
                <w:rPr>
                  <w:color w:val="000000"/>
                  <w:sz w:val="18"/>
                  <w:szCs w:val="18"/>
                  <w:rPrChange w:id="2806" w:author="Shamima Akter" w:date="2021-10-21T21:42:00Z">
                    <w:rPr>
                      <w:color w:val="000000"/>
                    </w:rPr>
                  </w:rPrChange>
                </w:rPr>
                <w:t>86%</w:t>
              </w:r>
            </w:ins>
          </w:p>
        </w:tc>
        <w:tc>
          <w:tcPr>
            <w:tcW w:w="1060" w:type="dxa"/>
            <w:tcBorders>
              <w:top w:val="nil"/>
              <w:left w:val="nil"/>
              <w:bottom w:val="single" w:sz="4" w:space="0" w:color="auto"/>
              <w:right w:val="nil"/>
            </w:tcBorders>
            <w:shd w:val="clear" w:color="auto" w:fill="auto"/>
            <w:noWrap/>
            <w:vAlign w:val="center"/>
            <w:hideMark/>
          </w:tcPr>
          <w:p w14:paraId="006885B4" w14:textId="77777777" w:rsidR="00361B12" w:rsidRPr="00AA039D" w:rsidRDefault="00361B12" w:rsidP="008E4C18">
            <w:pPr>
              <w:suppressAutoHyphens w:val="0"/>
              <w:jc w:val="center"/>
              <w:rPr>
                <w:ins w:id="2807" w:author="Ahmed, Manik" w:date="2021-10-19T22:45:00Z"/>
                <w:color w:val="000000"/>
                <w:sz w:val="18"/>
                <w:szCs w:val="18"/>
                <w:rPrChange w:id="2808" w:author="Shamima Akter" w:date="2021-10-21T21:42:00Z">
                  <w:rPr>
                    <w:ins w:id="2809" w:author="Ahmed, Manik" w:date="2021-10-19T22:45:00Z"/>
                    <w:color w:val="000000"/>
                  </w:rPr>
                </w:rPrChange>
              </w:rPr>
            </w:pPr>
            <w:ins w:id="2810" w:author="Ahmed, Manik" w:date="2021-10-19T22:45:00Z">
              <w:r w:rsidRPr="00AA039D">
                <w:rPr>
                  <w:color w:val="000000"/>
                  <w:sz w:val="18"/>
                  <w:szCs w:val="18"/>
                  <w:rPrChange w:id="2811" w:author="Shamima Akter" w:date="2021-10-21T21:42:00Z">
                    <w:rPr>
                      <w:color w:val="000000"/>
                    </w:rPr>
                  </w:rPrChange>
                </w:rPr>
                <w:t>86%</w:t>
              </w:r>
            </w:ins>
          </w:p>
        </w:tc>
        <w:tc>
          <w:tcPr>
            <w:tcW w:w="960" w:type="dxa"/>
            <w:tcBorders>
              <w:top w:val="nil"/>
              <w:left w:val="nil"/>
              <w:bottom w:val="single" w:sz="4" w:space="0" w:color="auto"/>
              <w:right w:val="nil"/>
            </w:tcBorders>
            <w:shd w:val="clear" w:color="auto" w:fill="auto"/>
            <w:noWrap/>
            <w:vAlign w:val="center"/>
            <w:hideMark/>
          </w:tcPr>
          <w:p w14:paraId="44DDEEBB" w14:textId="77777777" w:rsidR="00361B12" w:rsidRPr="00AA039D" w:rsidRDefault="00361B12" w:rsidP="008E4C18">
            <w:pPr>
              <w:suppressAutoHyphens w:val="0"/>
              <w:jc w:val="center"/>
              <w:rPr>
                <w:ins w:id="2812" w:author="Ahmed, Manik" w:date="2021-10-19T22:45:00Z"/>
                <w:color w:val="000000"/>
                <w:sz w:val="18"/>
                <w:szCs w:val="18"/>
                <w:rPrChange w:id="2813" w:author="Shamima Akter" w:date="2021-10-21T21:42:00Z">
                  <w:rPr>
                    <w:ins w:id="2814" w:author="Ahmed, Manik" w:date="2021-10-19T22:45:00Z"/>
                    <w:color w:val="000000"/>
                  </w:rPr>
                </w:rPrChange>
              </w:rPr>
            </w:pPr>
            <w:ins w:id="2815" w:author="Ahmed, Manik" w:date="2021-10-19T22:45:00Z">
              <w:r w:rsidRPr="00AA039D">
                <w:rPr>
                  <w:color w:val="000000"/>
                  <w:sz w:val="18"/>
                  <w:szCs w:val="18"/>
                  <w:rPrChange w:id="2816" w:author="Shamima Akter" w:date="2021-10-21T21:42:00Z">
                    <w:rPr>
                      <w:color w:val="000000"/>
                    </w:rPr>
                  </w:rPrChange>
                </w:rPr>
                <w:t>89%</w:t>
              </w:r>
            </w:ins>
          </w:p>
        </w:tc>
        <w:tc>
          <w:tcPr>
            <w:tcW w:w="960" w:type="dxa"/>
            <w:tcBorders>
              <w:top w:val="nil"/>
              <w:left w:val="nil"/>
              <w:bottom w:val="single" w:sz="4" w:space="0" w:color="auto"/>
              <w:right w:val="nil"/>
            </w:tcBorders>
            <w:shd w:val="clear" w:color="auto" w:fill="auto"/>
            <w:noWrap/>
            <w:vAlign w:val="center"/>
            <w:hideMark/>
          </w:tcPr>
          <w:p w14:paraId="111C5973" w14:textId="77777777" w:rsidR="00361B12" w:rsidRPr="00AA039D" w:rsidRDefault="00361B12" w:rsidP="008E4C18">
            <w:pPr>
              <w:suppressAutoHyphens w:val="0"/>
              <w:jc w:val="center"/>
              <w:rPr>
                <w:ins w:id="2817" w:author="Ahmed, Manik" w:date="2021-10-19T22:45:00Z"/>
                <w:color w:val="000000"/>
                <w:sz w:val="18"/>
                <w:szCs w:val="18"/>
                <w:rPrChange w:id="2818" w:author="Shamima Akter" w:date="2021-10-21T21:42:00Z">
                  <w:rPr>
                    <w:ins w:id="2819" w:author="Ahmed, Manik" w:date="2021-10-19T22:45:00Z"/>
                    <w:color w:val="000000"/>
                  </w:rPr>
                </w:rPrChange>
              </w:rPr>
            </w:pPr>
            <w:ins w:id="2820" w:author="Ahmed, Manik" w:date="2021-10-19T22:45:00Z">
              <w:r w:rsidRPr="00AA039D">
                <w:rPr>
                  <w:color w:val="000000"/>
                  <w:sz w:val="18"/>
                  <w:szCs w:val="18"/>
                  <w:rPrChange w:id="2821" w:author="Shamima Akter" w:date="2021-10-21T21:42:00Z">
                    <w:rPr>
                      <w:color w:val="000000"/>
                    </w:rPr>
                  </w:rPrChange>
                </w:rPr>
                <w:t>86%</w:t>
              </w:r>
            </w:ins>
          </w:p>
        </w:tc>
        <w:tc>
          <w:tcPr>
            <w:tcW w:w="960" w:type="dxa"/>
            <w:tcBorders>
              <w:top w:val="nil"/>
              <w:left w:val="nil"/>
              <w:bottom w:val="single" w:sz="4" w:space="0" w:color="auto"/>
              <w:right w:val="nil"/>
            </w:tcBorders>
            <w:shd w:val="clear" w:color="auto" w:fill="auto"/>
            <w:noWrap/>
            <w:vAlign w:val="center"/>
            <w:hideMark/>
          </w:tcPr>
          <w:p w14:paraId="07A046A8" w14:textId="77777777" w:rsidR="00361B12" w:rsidRPr="00AA039D" w:rsidRDefault="00361B12" w:rsidP="008E4C18">
            <w:pPr>
              <w:suppressAutoHyphens w:val="0"/>
              <w:jc w:val="center"/>
              <w:rPr>
                <w:ins w:id="2822" w:author="Ahmed, Manik" w:date="2021-10-19T22:45:00Z"/>
                <w:color w:val="000000"/>
                <w:sz w:val="18"/>
                <w:szCs w:val="18"/>
                <w:rPrChange w:id="2823" w:author="Shamima Akter" w:date="2021-10-21T21:42:00Z">
                  <w:rPr>
                    <w:ins w:id="2824" w:author="Ahmed, Manik" w:date="2021-10-19T22:45:00Z"/>
                    <w:color w:val="000000"/>
                  </w:rPr>
                </w:rPrChange>
              </w:rPr>
            </w:pPr>
            <w:ins w:id="2825" w:author="Ahmed, Manik" w:date="2021-10-19T22:45:00Z">
              <w:r w:rsidRPr="00AA039D">
                <w:rPr>
                  <w:color w:val="000000"/>
                  <w:sz w:val="18"/>
                  <w:szCs w:val="18"/>
                  <w:rPrChange w:id="2826" w:author="Shamima Akter" w:date="2021-10-21T21:42:00Z">
                    <w:rPr>
                      <w:color w:val="000000"/>
                    </w:rPr>
                  </w:rPrChange>
                </w:rPr>
                <w:t>0.89</w:t>
              </w:r>
            </w:ins>
          </w:p>
        </w:tc>
        <w:tc>
          <w:tcPr>
            <w:tcW w:w="960" w:type="dxa"/>
            <w:tcBorders>
              <w:top w:val="nil"/>
              <w:left w:val="nil"/>
              <w:bottom w:val="single" w:sz="4" w:space="0" w:color="auto"/>
              <w:right w:val="nil"/>
            </w:tcBorders>
            <w:shd w:val="clear" w:color="auto" w:fill="auto"/>
            <w:noWrap/>
            <w:vAlign w:val="center"/>
            <w:hideMark/>
          </w:tcPr>
          <w:p w14:paraId="2AC33F26" w14:textId="77777777" w:rsidR="00361B12" w:rsidRPr="00AA039D" w:rsidRDefault="00361B12" w:rsidP="008E4C18">
            <w:pPr>
              <w:suppressAutoHyphens w:val="0"/>
              <w:jc w:val="center"/>
              <w:rPr>
                <w:ins w:id="2827" w:author="Ahmed, Manik" w:date="2021-10-19T22:45:00Z"/>
                <w:color w:val="000000"/>
                <w:sz w:val="18"/>
                <w:szCs w:val="18"/>
                <w:rPrChange w:id="2828" w:author="Shamima Akter" w:date="2021-10-21T21:42:00Z">
                  <w:rPr>
                    <w:ins w:id="2829" w:author="Ahmed, Manik" w:date="2021-10-19T22:45:00Z"/>
                    <w:color w:val="000000"/>
                  </w:rPr>
                </w:rPrChange>
              </w:rPr>
            </w:pPr>
            <w:ins w:id="2830" w:author="Ahmed, Manik" w:date="2021-10-19T22:45:00Z">
              <w:r w:rsidRPr="00AA039D">
                <w:rPr>
                  <w:color w:val="000000"/>
                  <w:sz w:val="18"/>
                  <w:szCs w:val="18"/>
                  <w:rPrChange w:id="2831" w:author="Shamima Akter" w:date="2021-10-21T21:42:00Z">
                    <w:rPr>
                      <w:color w:val="000000"/>
                    </w:rPr>
                  </w:rPrChange>
                </w:rPr>
                <w:t>0.13</w:t>
              </w:r>
            </w:ins>
          </w:p>
        </w:tc>
        <w:tc>
          <w:tcPr>
            <w:tcW w:w="1240" w:type="dxa"/>
            <w:tcBorders>
              <w:top w:val="nil"/>
              <w:left w:val="nil"/>
              <w:bottom w:val="single" w:sz="4" w:space="0" w:color="auto"/>
              <w:right w:val="nil"/>
            </w:tcBorders>
            <w:shd w:val="clear" w:color="auto" w:fill="auto"/>
            <w:noWrap/>
            <w:vAlign w:val="center"/>
            <w:hideMark/>
          </w:tcPr>
          <w:p w14:paraId="1F5A5D6A" w14:textId="77777777" w:rsidR="00361B12" w:rsidRPr="00AA039D" w:rsidRDefault="00361B12" w:rsidP="008E4C18">
            <w:pPr>
              <w:suppressAutoHyphens w:val="0"/>
              <w:jc w:val="center"/>
              <w:rPr>
                <w:ins w:id="2832" w:author="Ahmed, Manik" w:date="2021-10-19T22:45:00Z"/>
                <w:color w:val="000000"/>
                <w:sz w:val="18"/>
                <w:szCs w:val="18"/>
                <w:rPrChange w:id="2833" w:author="Shamima Akter" w:date="2021-10-21T21:42:00Z">
                  <w:rPr>
                    <w:ins w:id="2834" w:author="Ahmed, Manik" w:date="2021-10-19T22:45:00Z"/>
                    <w:color w:val="000000"/>
                  </w:rPr>
                </w:rPrChange>
              </w:rPr>
            </w:pPr>
            <w:ins w:id="2835" w:author="Ahmed, Manik" w:date="2021-10-19T22:45:00Z">
              <w:r w:rsidRPr="00AA039D">
                <w:rPr>
                  <w:color w:val="000000"/>
                  <w:sz w:val="18"/>
                  <w:szCs w:val="18"/>
                  <w:rPrChange w:id="2836" w:author="Shamima Akter" w:date="2021-10-21T21:42: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68BE5F5B" w14:textId="77777777" w:rsidR="00361B12" w:rsidRPr="00AA039D" w:rsidRDefault="00361B12" w:rsidP="008E4C18">
            <w:pPr>
              <w:suppressAutoHyphens w:val="0"/>
              <w:jc w:val="center"/>
              <w:rPr>
                <w:ins w:id="2837" w:author="Ahmed, Manik" w:date="2021-10-19T22:45:00Z"/>
                <w:color w:val="000000"/>
                <w:sz w:val="18"/>
                <w:szCs w:val="18"/>
                <w:rPrChange w:id="2838" w:author="Shamima Akter" w:date="2021-10-21T21:42:00Z">
                  <w:rPr>
                    <w:ins w:id="2839" w:author="Ahmed, Manik" w:date="2021-10-19T22:45:00Z"/>
                    <w:color w:val="000000"/>
                  </w:rPr>
                </w:rPrChange>
              </w:rPr>
            </w:pPr>
            <w:ins w:id="2840" w:author="Ahmed, Manik" w:date="2021-10-19T22:45:00Z">
              <w:r w:rsidRPr="00AA039D">
                <w:rPr>
                  <w:color w:val="000000"/>
                  <w:sz w:val="18"/>
                  <w:szCs w:val="18"/>
                  <w:rPrChange w:id="2841" w:author="Shamima Akter" w:date="2021-10-21T21:42:00Z">
                    <w:rPr>
                      <w:color w:val="000000"/>
                    </w:rPr>
                  </w:rPrChange>
                </w:rPr>
                <w:t>60.88</w:t>
              </w:r>
            </w:ins>
          </w:p>
        </w:tc>
      </w:tr>
      <w:tr w:rsidR="00361B12" w:rsidRPr="00AA039D" w14:paraId="2519D0BC" w14:textId="77777777" w:rsidTr="008E4C18">
        <w:trPr>
          <w:trHeight w:val="300"/>
          <w:ins w:id="2842" w:author="Ahmed, Manik" w:date="2021-10-19T22:45:00Z"/>
        </w:trPr>
        <w:tc>
          <w:tcPr>
            <w:tcW w:w="1960" w:type="dxa"/>
            <w:tcBorders>
              <w:top w:val="nil"/>
              <w:left w:val="nil"/>
              <w:bottom w:val="single" w:sz="4" w:space="0" w:color="auto"/>
              <w:right w:val="nil"/>
            </w:tcBorders>
            <w:shd w:val="clear" w:color="auto" w:fill="auto"/>
            <w:noWrap/>
            <w:vAlign w:val="bottom"/>
            <w:hideMark/>
          </w:tcPr>
          <w:p w14:paraId="10D13E31" w14:textId="77777777" w:rsidR="00361B12" w:rsidRPr="00AA039D" w:rsidRDefault="00361B12" w:rsidP="008E4C18">
            <w:pPr>
              <w:suppressAutoHyphens w:val="0"/>
              <w:rPr>
                <w:ins w:id="2843" w:author="Ahmed, Manik" w:date="2021-10-19T22:45:00Z"/>
                <w:color w:val="000000"/>
                <w:sz w:val="18"/>
                <w:szCs w:val="18"/>
                <w:rPrChange w:id="2844" w:author="Shamima Akter" w:date="2021-10-21T21:42:00Z">
                  <w:rPr>
                    <w:ins w:id="2845" w:author="Ahmed, Manik" w:date="2021-10-19T22:45:00Z"/>
                    <w:color w:val="000000"/>
                  </w:rPr>
                </w:rPrChange>
              </w:rPr>
            </w:pPr>
            <w:ins w:id="2846" w:author="Ahmed, Manik" w:date="2021-10-19T22:45:00Z">
              <w:r w:rsidRPr="00AA039D">
                <w:rPr>
                  <w:color w:val="000000"/>
                  <w:sz w:val="18"/>
                  <w:szCs w:val="18"/>
                  <w:rPrChange w:id="2847" w:author="Shamima Akter" w:date="2021-10-21T21:42:00Z">
                    <w:rPr>
                      <w:color w:val="000000"/>
                    </w:rPr>
                  </w:rPrChange>
                </w:rPr>
                <w:lastRenderedPageBreak/>
                <w:t>Simple RNN</w:t>
              </w:r>
            </w:ins>
          </w:p>
        </w:tc>
        <w:tc>
          <w:tcPr>
            <w:tcW w:w="1120" w:type="dxa"/>
            <w:tcBorders>
              <w:top w:val="nil"/>
              <w:left w:val="nil"/>
              <w:bottom w:val="single" w:sz="4" w:space="0" w:color="auto"/>
              <w:right w:val="nil"/>
            </w:tcBorders>
            <w:shd w:val="clear" w:color="auto" w:fill="auto"/>
            <w:noWrap/>
            <w:vAlign w:val="center"/>
            <w:hideMark/>
          </w:tcPr>
          <w:p w14:paraId="464B8789" w14:textId="77777777" w:rsidR="00361B12" w:rsidRPr="00AA039D" w:rsidRDefault="00361B12" w:rsidP="008E4C18">
            <w:pPr>
              <w:suppressAutoHyphens w:val="0"/>
              <w:jc w:val="center"/>
              <w:rPr>
                <w:ins w:id="2848" w:author="Ahmed, Manik" w:date="2021-10-19T22:45:00Z"/>
                <w:color w:val="000000"/>
                <w:sz w:val="18"/>
                <w:szCs w:val="18"/>
                <w:rPrChange w:id="2849" w:author="Shamima Akter" w:date="2021-10-21T21:42:00Z">
                  <w:rPr>
                    <w:ins w:id="2850" w:author="Ahmed, Manik" w:date="2021-10-19T22:45:00Z"/>
                    <w:color w:val="000000"/>
                  </w:rPr>
                </w:rPrChange>
              </w:rPr>
            </w:pPr>
            <w:ins w:id="2851" w:author="Ahmed, Manik" w:date="2021-10-19T22:45:00Z">
              <w:r w:rsidRPr="00AA039D">
                <w:rPr>
                  <w:color w:val="000000"/>
                  <w:sz w:val="18"/>
                  <w:szCs w:val="18"/>
                  <w:rPrChange w:id="2852" w:author="Shamima Akter" w:date="2021-10-21T21:42:00Z">
                    <w:rPr>
                      <w:color w:val="000000"/>
                    </w:rPr>
                  </w:rPrChange>
                </w:rPr>
                <w:t>95%</w:t>
              </w:r>
            </w:ins>
          </w:p>
        </w:tc>
        <w:tc>
          <w:tcPr>
            <w:tcW w:w="1060" w:type="dxa"/>
            <w:tcBorders>
              <w:top w:val="nil"/>
              <w:left w:val="nil"/>
              <w:bottom w:val="single" w:sz="4" w:space="0" w:color="auto"/>
              <w:right w:val="nil"/>
            </w:tcBorders>
            <w:shd w:val="clear" w:color="auto" w:fill="auto"/>
            <w:noWrap/>
            <w:vAlign w:val="center"/>
            <w:hideMark/>
          </w:tcPr>
          <w:p w14:paraId="5A9B7347" w14:textId="77777777" w:rsidR="00361B12" w:rsidRPr="00AA039D" w:rsidRDefault="00361B12" w:rsidP="008E4C18">
            <w:pPr>
              <w:suppressAutoHyphens w:val="0"/>
              <w:jc w:val="center"/>
              <w:rPr>
                <w:ins w:id="2853" w:author="Ahmed, Manik" w:date="2021-10-19T22:45:00Z"/>
                <w:color w:val="000000"/>
                <w:sz w:val="18"/>
                <w:szCs w:val="18"/>
                <w:rPrChange w:id="2854" w:author="Shamima Akter" w:date="2021-10-21T21:42:00Z">
                  <w:rPr>
                    <w:ins w:id="2855" w:author="Ahmed, Manik" w:date="2021-10-19T22:45:00Z"/>
                    <w:color w:val="000000"/>
                  </w:rPr>
                </w:rPrChange>
              </w:rPr>
            </w:pPr>
            <w:ins w:id="2856" w:author="Ahmed, Manik" w:date="2021-10-19T22:45:00Z">
              <w:r w:rsidRPr="00AA039D">
                <w:rPr>
                  <w:color w:val="000000"/>
                  <w:sz w:val="18"/>
                  <w:szCs w:val="18"/>
                  <w:rPrChange w:id="2857" w:author="Shamima Akter" w:date="2021-10-21T21:42:00Z">
                    <w:rPr>
                      <w:color w:val="000000"/>
                    </w:rPr>
                  </w:rPrChange>
                </w:rPr>
                <w:t>94%</w:t>
              </w:r>
            </w:ins>
          </w:p>
        </w:tc>
        <w:tc>
          <w:tcPr>
            <w:tcW w:w="960" w:type="dxa"/>
            <w:tcBorders>
              <w:top w:val="nil"/>
              <w:left w:val="nil"/>
              <w:bottom w:val="single" w:sz="4" w:space="0" w:color="auto"/>
              <w:right w:val="nil"/>
            </w:tcBorders>
            <w:shd w:val="clear" w:color="auto" w:fill="auto"/>
            <w:noWrap/>
            <w:vAlign w:val="center"/>
            <w:hideMark/>
          </w:tcPr>
          <w:p w14:paraId="18A242D6" w14:textId="77777777" w:rsidR="00361B12" w:rsidRPr="00AA039D" w:rsidRDefault="00361B12" w:rsidP="008E4C18">
            <w:pPr>
              <w:suppressAutoHyphens w:val="0"/>
              <w:jc w:val="center"/>
              <w:rPr>
                <w:ins w:id="2858" w:author="Ahmed, Manik" w:date="2021-10-19T22:45:00Z"/>
                <w:color w:val="000000"/>
                <w:sz w:val="18"/>
                <w:szCs w:val="18"/>
                <w:rPrChange w:id="2859" w:author="Shamima Akter" w:date="2021-10-21T21:42:00Z">
                  <w:rPr>
                    <w:ins w:id="2860" w:author="Ahmed, Manik" w:date="2021-10-19T22:45:00Z"/>
                    <w:color w:val="000000"/>
                  </w:rPr>
                </w:rPrChange>
              </w:rPr>
            </w:pPr>
            <w:ins w:id="2861" w:author="Ahmed, Manik" w:date="2021-10-19T22:45:00Z">
              <w:r w:rsidRPr="00AA039D">
                <w:rPr>
                  <w:color w:val="000000"/>
                  <w:sz w:val="18"/>
                  <w:szCs w:val="18"/>
                  <w:rPrChange w:id="2862" w:author="Shamima Akter" w:date="2021-10-21T21:42:00Z">
                    <w:rPr>
                      <w:color w:val="000000"/>
                    </w:rPr>
                  </w:rPrChange>
                </w:rPr>
                <w:t>96%</w:t>
              </w:r>
            </w:ins>
          </w:p>
        </w:tc>
        <w:tc>
          <w:tcPr>
            <w:tcW w:w="960" w:type="dxa"/>
            <w:tcBorders>
              <w:top w:val="nil"/>
              <w:left w:val="nil"/>
              <w:bottom w:val="single" w:sz="4" w:space="0" w:color="auto"/>
              <w:right w:val="nil"/>
            </w:tcBorders>
            <w:shd w:val="clear" w:color="auto" w:fill="auto"/>
            <w:noWrap/>
            <w:vAlign w:val="center"/>
            <w:hideMark/>
          </w:tcPr>
          <w:p w14:paraId="23EACFA1" w14:textId="77777777" w:rsidR="00361B12" w:rsidRPr="00AA039D" w:rsidRDefault="00361B12" w:rsidP="008E4C18">
            <w:pPr>
              <w:suppressAutoHyphens w:val="0"/>
              <w:jc w:val="center"/>
              <w:rPr>
                <w:ins w:id="2863" w:author="Ahmed, Manik" w:date="2021-10-19T22:45:00Z"/>
                <w:color w:val="000000"/>
                <w:sz w:val="18"/>
                <w:szCs w:val="18"/>
                <w:rPrChange w:id="2864" w:author="Shamima Akter" w:date="2021-10-21T21:42:00Z">
                  <w:rPr>
                    <w:ins w:id="2865" w:author="Ahmed, Manik" w:date="2021-10-19T22:45:00Z"/>
                    <w:color w:val="000000"/>
                  </w:rPr>
                </w:rPrChange>
              </w:rPr>
            </w:pPr>
            <w:ins w:id="2866" w:author="Ahmed, Manik" w:date="2021-10-19T22:45:00Z">
              <w:r w:rsidRPr="00AA039D">
                <w:rPr>
                  <w:color w:val="000000"/>
                  <w:sz w:val="18"/>
                  <w:szCs w:val="18"/>
                  <w:rPrChange w:id="2867" w:author="Shamima Akter" w:date="2021-10-21T21:42:00Z">
                    <w:rPr>
                      <w:color w:val="000000"/>
                    </w:rPr>
                  </w:rPrChange>
                </w:rPr>
                <w:t>95%</w:t>
              </w:r>
            </w:ins>
          </w:p>
        </w:tc>
        <w:tc>
          <w:tcPr>
            <w:tcW w:w="960" w:type="dxa"/>
            <w:tcBorders>
              <w:top w:val="nil"/>
              <w:left w:val="nil"/>
              <w:bottom w:val="single" w:sz="4" w:space="0" w:color="auto"/>
              <w:right w:val="nil"/>
            </w:tcBorders>
            <w:shd w:val="clear" w:color="auto" w:fill="auto"/>
            <w:noWrap/>
            <w:vAlign w:val="center"/>
            <w:hideMark/>
          </w:tcPr>
          <w:p w14:paraId="022C1CB3" w14:textId="77777777" w:rsidR="00361B12" w:rsidRPr="00AA039D" w:rsidRDefault="00361B12" w:rsidP="008E4C18">
            <w:pPr>
              <w:suppressAutoHyphens w:val="0"/>
              <w:jc w:val="center"/>
              <w:rPr>
                <w:ins w:id="2868" w:author="Ahmed, Manik" w:date="2021-10-19T22:45:00Z"/>
                <w:color w:val="000000"/>
                <w:sz w:val="18"/>
                <w:szCs w:val="18"/>
                <w:rPrChange w:id="2869" w:author="Shamima Akter" w:date="2021-10-21T21:42:00Z">
                  <w:rPr>
                    <w:ins w:id="2870" w:author="Ahmed, Manik" w:date="2021-10-19T22:45:00Z"/>
                    <w:color w:val="000000"/>
                  </w:rPr>
                </w:rPrChange>
              </w:rPr>
            </w:pPr>
            <w:ins w:id="2871" w:author="Ahmed, Manik" w:date="2021-10-19T22:45:00Z">
              <w:r w:rsidRPr="00AA039D">
                <w:rPr>
                  <w:color w:val="000000"/>
                  <w:sz w:val="18"/>
                  <w:szCs w:val="18"/>
                  <w:rPrChange w:id="2872" w:author="Shamima Akter" w:date="2021-10-21T21:42:00Z">
                    <w:rPr>
                      <w:color w:val="000000"/>
                    </w:rPr>
                  </w:rPrChange>
                </w:rPr>
                <w:t>0.96</w:t>
              </w:r>
            </w:ins>
          </w:p>
        </w:tc>
        <w:tc>
          <w:tcPr>
            <w:tcW w:w="960" w:type="dxa"/>
            <w:tcBorders>
              <w:top w:val="nil"/>
              <w:left w:val="nil"/>
              <w:bottom w:val="single" w:sz="4" w:space="0" w:color="auto"/>
              <w:right w:val="nil"/>
            </w:tcBorders>
            <w:shd w:val="clear" w:color="auto" w:fill="auto"/>
            <w:noWrap/>
            <w:vAlign w:val="center"/>
            <w:hideMark/>
          </w:tcPr>
          <w:p w14:paraId="71559DE5" w14:textId="77777777" w:rsidR="00361B12" w:rsidRPr="00AA039D" w:rsidRDefault="00361B12" w:rsidP="008E4C18">
            <w:pPr>
              <w:suppressAutoHyphens w:val="0"/>
              <w:jc w:val="center"/>
              <w:rPr>
                <w:ins w:id="2873" w:author="Ahmed, Manik" w:date="2021-10-19T22:45:00Z"/>
                <w:color w:val="000000"/>
                <w:sz w:val="18"/>
                <w:szCs w:val="18"/>
                <w:rPrChange w:id="2874" w:author="Shamima Akter" w:date="2021-10-21T21:42:00Z">
                  <w:rPr>
                    <w:ins w:id="2875" w:author="Ahmed, Manik" w:date="2021-10-19T22:45:00Z"/>
                    <w:color w:val="000000"/>
                  </w:rPr>
                </w:rPrChange>
              </w:rPr>
            </w:pPr>
            <w:ins w:id="2876" w:author="Ahmed, Manik" w:date="2021-10-19T22:45:00Z">
              <w:r w:rsidRPr="00AA039D">
                <w:rPr>
                  <w:color w:val="000000"/>
                  <w:sz w:val="18"/>
                  <w:szCs w:val="18"/>
                  <w:rPrChange w:id="2877" w:author="Shamima Akter" w:date="2021-10-21T21:42:00Z">
                    <w:rPr>
                      <w:color w:val="000000"/>
                    </w:rPr>
                  </w:rPrChange>
                </w:rPr>
                <w:t>0.00</w:t>
              </w:r>
            </w:ins>
          </w:p>
        </w:tc>
        <w:tc>
          <w:tcPr>
            <w:tcW w:w="1240" w:type="dxa"/>
            <w:tcBorders>
              <w:top w:val="nil"/>
              <w:left w:val="nil"/>
              <w:bottom w:val="single" w:sz="4" w:space="0" w:color="auto"/>
              <w:right w:val="nil"/>
            </w:tcBorders>
            <w:shd w:val="clear" w:color="auto" w:fill="auto"/>
            <w:noWrap/>
            <w:vAlign w:val="center"/>
            <w:hideMark/>
          </w:tcPr>
          <w:p w14:paraId="7C975419" w14:textId="77777777" w:rsidR="00361B12" w:rsidRPr="00AA039D" w:rsidRDefault="00361B12" w:rsidP="008E4C18">
            <w:pPr>
              <w:suppressAutoHyphens w:val="0"/>
              <w:jc w:val="center"/>
              <w:rPr>
                <w:ins w:id="2878" w:author="Ahmed, Manik" w:date="2021-10-19T22:45:00Z"/>
                <w:color w:val="000000"/>
                <w:sz w:val="18"/>
                <w:szCs w:val="18"/>
                <w:rPrChange w:id="2879" w:author="Shamima Akter" w:date="2021-10-21T21:42:00Z">
                  <w:rPr>
                    <w:ins w:id="2880" w:author="Ahmed, Manik" w:date="2021-10-19T22:45:00Z"/>
                    <w:color w:val="000000"/>
                  </w:rPr>
                </w:rPrChange>
              </w:rPr>
            </w:pPr>
            <w:ins w:id="2881" w:author="Ahmed, Manik" w:date="2021-10-19T22:45:00Z">
              <w:r w:rsidRPr="00AA039D">
                <w:rPr>
                  <w:color w:val="000000"/>
                  <w:sz w:val="18"/>
                  <w:szCs w:val="18"/>
                  <w:rPrChange w:id="2882" w:author="Shamima Akter" w:date="2021-10-21T21:42:00Z">
                    <w:rPr>
                      <w:color w:val="000000"/>
                    </w:rPr>
                  </w:rPrChange>
                </w:rPr>
                <w:t>0.04</w:t>
              </w:r>
            </w:ins>
          </w:p>
        </w:tc>
        <w:tc>
          <w:tcPr>
            <w:tcW w:w="960" w:type="dxa"/>
            <w:tcBorders>
              <w:top w:val="nil"/>
              <w:left w:val="nil"/>
              <w:bottom w:val="single" w:sz="4" w:space="0" w:color="auto"/>
              <w:right w:val="nil"/>
            </w:tcBorders>
            <w:shd w:val="clear" w:color="auto" w:fill="auto"/>
            <w:noWrap/>
            <w:vAlign w:val="center"/>
            <w:hideMark/>
          </w:tcPr>
          <w:p w14:paraId="5482483B" w14:textId="77777777" w:rsidR="00361B12" w:rsidRPr="00AA039D" w:rsidRDefault="00361B12" w:rsidP="008E4C18">
            <w:pPr>
              <w:suppressAutoHyphens w:val="0"/>
              <w:jc w:val="center"/>
              <w:rPr>
                <w:ins w:id="2883" w:author="Ahmed, Manik" w:date="2021-10-19T22:45:00Z"/>
                <w:color w:val="000000"/>
                <w:sz w:val="18"/>
                <w:szCs w:val="18"/>
                <w:rPrChange w:id="2884" w:author="Shamima Akter" w:date="2021-10-21T21:42:00Z">
                  <w:rPr>
                    <w:ins w:id="2885" w:author="Ahmed, Manik" w:date="2021-10-19T22:45:00Z"/>
                    <w:color w:val="000000"/>
                  </w:rPr>
                </w:rPrChange>
              </w:rPr>
            </w:pPr>
            <w:ins w:id="2886" w:author="Ahmed, Manik" w:date="2021-10-19T22:45:00Z">
              <w:r w:rsidRPr="00AA039D">
                <w:rPr>
                  <w:color w:val="000000"/>
                  <w:sz w:val="18"/>
                  <w:szCs w:val="18"/>
                  <w:rPrChange w:id="2887" w:author="Shamima Akter" w:date="2021-10-21T21:42:00Z">
                    <w:rPr>
                      <w:color w:val="000000"/>
                    </w:rPr>
                  </w:rPrChange>
                </w:rPr>
                <w:t>21.81</w:t>
              </w:r>
            </w:ins>
          </w:p>
        </w:tc>
      </w:tr>
      <w:tr w:rsidR="00361B12" w:rsidRPr="00AA039D" w14:paraId="342D37D9" w14:textId="77777777" w:rsidTr="008E4C18">
        <w:trPr>
          <w:trHeight w:val="300"/>
          <w:ins w:id="2888" w:author="Ahmed, Manik" w:date="2021-10-19T22:45:00Z"/>
        </w:trPr>
        <w:tc>
          <w:tcPr>
            <w:tcW w:w="1960" w:type="dxa"/>
            <w:tcBorders>
              <w:top w:val="nil"/>
              <w:left w:val="nil"/>
              <w:bottom w:val="single" w:sz="4" w:space="0" w:color="auto"/>
              <w:right w:val="nil"/>
            </w:tcBorders>
            <w:shd w:val="clear" w:color="auto" w:fill="auto"/>
            <w:noWrap/>
            <w:vAlign w:val="bottom"/>
            <w:hideMark/>
          </w:tcPr>
          <w:p w14:paraId="6A6972D8" w14:textId="77777777" w:rsidR="00361B12" w:rsidRPr="00AA039D" w:rsidRDefault="00361B12" w:rsidP="008E4C18">
            <w:pPr>
              <w:suppressAutoHyphens w:val="0"/>
              <w:rPr>
                <w:ins w:id="2889" w:author="Ahmed, Manik" w:date="2021-10-19T22:45:00Z"/>
                <w:color w:val="000000"/>
                <w:sz w:val="18"/>
                <w:szCs w:val="18"/>
                <w:rPrChange w:id="2890" w:author="Shamima Akter" w:date="2021-10-21T21:42:00Z">
                  <w:rPr>
                    <w:ins w:id="2891" w:author="Ahmed, Manik" w:date="2021-10-19T22:45:00Z"/>
                    <w:color w:val="000000"/>
                  </w:rPr>
                </w:rPrChange>
              </w:rPr>
            </w:pPr>
            <w:ins w:id="2892" w:author="Ahmed, Manik" w:date="2021-10-19T22:45:00Z">
              <w:r w:rsidRPr="00AA039D">
                <w:rPr>
                  <w:color w:val="000000"/>
                  <w:sz w:val="18"/>
                  <w:szCs w:val="18"/>
                  <w:rPrChange w:id="2893" w:author="Shamima Akter" w:date="2021-10-21T21:42:00Z">
                    <w:rPr>
                      <w:color w:val="000000"/>
                    </w:rPr>
                  </w:rPrChange>
                </w:rPr>
                <w:t>MLP</w:t>
              </w:r>
            </w:ins>
          </w:p>
        </w:tc>
        <w:tc>
          <w:tcPr>
            <w:tcW w:w="1120" w:type="dxa"/>
            <w:tcBorders>
              <w:top w:val="nil"/>
              <w:left w:val="nil"/>
              <w:bottom w:val="single" w:sz="4" w:space="0" w:color="auto"/>
              <w:right w:val="nil"/>
            </w:tcBorders>
            <w:shd w:val="clear" w:color="auto" w:fill="auto"/>
            <w:noWrap/>
            <w:vAlign w:val="center"/>
            <w:hideMark/>
          </w:tcPr>
          <w:p w14:paraId="6A67AB4C" w14:textId="77777777" w:rsidR="00361B12" w:rsidRPr="00AA039D" w:rsidRDefault="00361B12" w:rsidP="008E4C18">
            <w:pPr>
              <w:suppressAutoHyphens w:val="0"/>
              <w:jc w:val="center"/>
              <w:rPr>
                <w:ins w:id="2894" w:author="Ahmed, Manik" w:date="2021-10-19T22:45:00Z"/>
                <w:color w:val="000000"/>
                <w:sz w:val="18"/>
                <w:szCs w:val="18"/>
                <w:rPrChange w:id="2895" w:author="Shamima Akter" w:date="2021-10-21T21:42:00Z">
                  <w:rPr>
                    <w:ins w:id="2896" w:author="Ahmed, Manik" w:date="2021-10-19T22:45:00Z"/>
                    <w:color w:val="000000"/>
                  </w:rPr>
                </w:rPrChange>
              </w:rPr>
            </w:pPr>
            <w:ins w:id="2897" w:author="Ahmed, Manik" w:date="2021-10-19T22:45:00Z">
              <w:r w:rsidRPr="00AA039D">
                <w:rPr>
                  <w:color w:val="000000"/>
                  <w:sz w:val="18"/>
                  <w:szCs w:val="18"/>
                  <w:rPrChange w:id="2898" w:author="Shamima Akter" w:date="2021-10-21T21:42:00Z">
                    <w:rPr>
                      <w:color w:val="000000"/>
                    </w:rPr>
                  </w:rPrChange>
                </w:rPr>
                <w:t>96%</w:t>
              </w:r>
            </w:ins>
          </w:p>
        </w:tc>
        <w:tc>
          <w:tcPr>
            <w:tcW w:w="1060" w:type="dxa"/>
            <w:tcBorders>
              <w:top w:val="nil"/>
              <w:left w:val="nil"/>
              <w:bottom w:val="single" w:sz="4" w:space="0" w:color="auto"/>
              <w:right w:val="nil"/>
            </w:tcBorders>
            <w:shd w:val="clear" w:color="auto" w:fill="auto"/>
            <w:noWrap/>
            <w:vAlign w:val="center"/>
            <w:hideMark/>
          </w:tcPr>
          <w:p w14:paraId="262372DB" w14:textId="77777777" w:rsidR="00361B12" w:rsidRPr="00AA039D" w:rsidRDefault="00361B12" w:rsidP="008E4C18">
            <w:pPr>
              <w:suppressAutoHyphens w:val="0"/>
              <w:jc w:val="center"/>
              <w:rPr>
                <w:ins w:id="2899" w:author="Ahmed, Manik" w:date="2021-10-19T22:45:00Z"/>
                <w:color w:val="000000"/>
                <w:sz w:val="18"/>
                <w:szCs w:val="18"/>
                <w:rPrChange w:id="2900" w:author="Shamima Akter" w:date="2021-10-21T21:42:00Z">
                  <w:rPr>
                    <w:ins w:id="2901" w:author="Ahmed, Manik" w:date="2021-10-19T22:45:00Z"/>
                    <w:color w:val="000000"/>
                  </w:rPr>
                </w:rPrChange>
              </w:rPr>
            </w:pPr>
            <w:ins w:id="2902" w:author="Ahmed, Manik" w:date="2021-10-19T22:45:00Z">
              <w:r w:rsidRPr="00AA039D">
                <w:rPr>
                  <w:color w:val="000000"/>
                  <w:sz w:val="18"/>
                  <w:szCs w:val="18"/>
                  <w:rPrChange w:id="2903" w:author="Shamima Akter" w:date="2021-10-21T21:42:00Z">
                    <w:rPr>
                      <w:color w:val="000000"/>
                    </w:rPr>
                  </w:rPrChange>
                </w:rPr>
                <w:t>95%</w:t>
              </w:r>
            </w:ins>
          </w:p>
        </w:tc>
        <w:tc>
          <w:tcPr>
            <w:tcW w:w="960" w:type="dxa"/>
            <w:tcBorders>
              <w:top w:val="nil"/>
              <w:left w:val="nil"/>
              <w:bottom w:val="single" w:sz="4" w:space="0" w:color="auto"/>
              <w:right w:val="nil"/>
            </w:tcBorders>
            <w:shd w:val="clear" w:color="auto" w:fill="auto"/>
            <w:noWrap/>
            <w:vAlign w:val="center"/>
            <w:hideMark/>
          </w:tcPr>
          <w:p w14:paraId="38F9F2C8" w14:textId="77777777" w:rsidR="00361B12" w:rsidRPr="00AA039D" w:rsidRDefault="00361B12" w:rsidP="008E4C18">
            <w:pPr>
              <w:suppressAutoHyphens w:val="0"/>
              <w:jc w:val="center"/>
              <w:rPr>
                <w:ins w:id="2904" w:author="Ahmed, Manik" w:date="2021-10-19T22:45:00Z"/>
                <w:color w:val="000000"/>
                <w:sz w:val="18"/>
                <w:szCs w:val="18"/>
                <w:rPrChange w:id="2905" w:author="Shamima Akter" w:date="2021-10-21T21:42:00Z">
                  <w:rPr>
                    <w:ins w:id="2906" w:author="Ahmed, Manik" w:date="2021-10-19T22:45:00Z"/>
                    <w:color w:val="000000"/>
                  </w:rPr>
                </w:rPrChange>
              </w:rPr>
            </w:pPr>
            <w:ins w:id="2907" w:author="Ahmed, Manik" w:date="2021-10-19T22:45:00Z">
              <w:r w:rsidRPr="00AA039D">
                <w:rPr>
                  <w:color w:val="000000"/>
                  <w:sz w:val="18"/>
                  <w:szCs w:val="18"/>
                  <w:rPrChange w:id="2908" w:author="Shamima Akter" w:date="2021-10-21T21:42: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67E3B779" w14:textId="77777777" w:rsidR="00361B12" w:rsidRPr="00AA039D" w:rsidRDefault="00361B12" w:rsidP="008E4C18">
            <w:pPr>
              <w:suppressAutoHyphens w:val="0"/>
              <w:jc w:val="center"/>
              <w:rPr>
                <w:ins w:id="2909" w:author="Ahmed, Manik" w:date="2021-10-19T22:45:00Z"/>
                <w:color w:val="000000"/>
                <w:sz w:val="18"/>
                <w:szCs w:val="18"/>
                <w:rPrChange w:id="2910" w:author="Shamima Akter" w:date="2021-10-21T21:42:00Z">
                  <w:rPr>
                    <w:ins w:id="2911" w:author="Ahmed, Manik" w:date="2021-10-19T22:45:00Z"/>
                    <w:color w:val="000000"/>
                  </w:rPr>
                </w:rPrChange>
              </w:rPr>
            </w:pPr>
            <w:ins w:id="2912" w:author="Ahmed, Manik" w:date="2021-10-19T22:45:00Z">
              <w:r w:rsidRPr="00AA039D">
                <w:rPr>
                  <w:color w:val="000000"/>
                  <w:sz w:val="18"/>
                  <w:szCs w:val="18"/>
                  <w:rPrChange w:id="2913" w:author="Shamima Akter" w:date="2021-10-21T21:42:00Z">
                    <w:rPr>
                      <w:color w:val="000000"/>
                    </w:rPr>
                  </w:rPrChange>
                </w:rPr>
                <w:t>96%</w:t>
              </w:r>
            </w:ins>
          </w:p>
        </w:tc>
        <w:tc>
          <w:tcPr>
            <w:tcW w:w="960" w:type="dxa"/>
            <w:tcBorders>
              <w:top w:val="nil"/>
              <w:left w:val="nil"/>
              <w:bottom w:val="single" w:sz="4" w:space="0" w:color="auto"/>
              <w:right w:val="nil"/>
            </w:tcBorders>
            <w:shd w:val="clear" w:color="auto" w:fill="auto"/>
            <w:noWrap/>
            <w:vAlign w:val="center"/>
            <w:hideMark/>
          </w:tcPr>
          <w:p w14:paraId="26028E7A" w14:textId="77777777" w:rsidR="00361B12" w:rsidRPr="00AA039D" w:rsidRDefault="00361B12" w:rsidP="008E4C18">
            <w:pPr>
              <w:suppressAutoHyphens w:val="0"/>
              <w:jc w:val="center"/>
              <w:rPr>
                <w:ins w:id="2914" w:author="Ahmed, Manik" w:date="2021-10-19T22:45:00Z"/>
                <w:color w:val="000000"/>
                <w:sz w:val="18"/>
                <w:szCs w:val="18"/>
                <w:rPrChange w:id="2915" w:author="Shamima Akter" w:date="2021-10-21T21:42:00Z">
                  <w:rPr>
                    <w:ins w:id="2916" w:author="Ahmed, Manik" w:date="2021-10-19T22:45:00Z"/>
                    <w:color w:val="000000"/>
                  </w:rPr>
                </w:rPrChange>
              </w:rPr>
            </w:pPr>
            <w:ins w:id="2917" w:author="Ahmed, Manik" w:date="2021-10-19T22:45:00Z">
              <w:r w:rsidRPr="00AA039D">
                <w:rPr>
                  <w:color w:val="000000"/>
                  <w:sz w:val="18"/>
                  <w:szCs w:val="18"/>
                  <w:rPrChange w:id="2918" w:author="Shamima Akter" w:date="2021-10-21T21:42:00Z">
                    <w:rPr>
                      <w:color w:val="000000"/>
                    </w:rPr>
                  </w:rPrChange>
                </w:rPr>
                <w:t>0.97</w:t>
              </w:r>
            </w:ins>
          </w:p>
        </w:tc>
        <w:tc>
          <w:tcPr>
            <w:tcW w:w="960" w:type="dxa"/>
            <w:tcBorders>
              <w:top w:val="nil"/>
              <w:left w:val="nil"/>
              <w:bottom w:val="single" w:sz="4" w:space="0" w:color="auto"/>
              <w:right w:val="nil"/>
            </w:tcBorders>
            <w:shd w:val="clear" w:color="auto" w:fill="auto"/>
            <w:noWrap/>
            <w:vAlign w:val="center"/>
            <w:hideMark/>
          </w:tcPr>
          <w:p w14:paraId="4B2098EA" w14:textId="77777777" w:rsidR="00361B12" w:rsidRPr="00AA039D" w:rsidRDefault="00361B12" w:rsidP="008E4C18">
            <w:pPr>
              <w:suppressAutoHyphens w:val="0"/>
              <w:jc w:val="center"/>
              <w:rPr>
                <w:ins w:id="2919" w:author="Ahmed, Manik" w:date="2021-10-19T22:45:00Z"/>
                <w:color w:val="000000"/>
                <w:sz w:val="18"/>
                <w:szCs w:val="18"/>
                <w:rPrChange w:id="2920" w:author="Shamima Akter" w:date="2021-10-21T21:42:00Z">
                  <w:rPr>
                    <w:ins w:id="2921" w:author="Ahmed, Manik" w:date="2021-10-19T22:45:00Z"/>
                    <w:color w:val="000000"/>
                  </w:rPr>
                </w:rPrChange>
              </w:rPr>
            </w:pPr>
            <w:ins w:id="2922" w:author="Ahmed, Manik" w:date="2021-10-19T22:45:00Z">
              <w:r w:rsidRPr="00AA039D">
                <w:rPr>
                  <w:color w:val="000000"/>
                  <w:sz w:val="18"/>
                  <w:szCs w:val="18"/>
                  <w:rPrChange w:id="2923" w:author="Shamima Akter" w:date="2021-10-21T21:42:00Z">
                    <w:rPr>
                      <w:color w:val="000000"/>
                    </w:rPr>
                  </w:rPrChange>
                </w:rPr>
                <w:t>0.04</w:t>
              </w:r>
            </w:ins>
          </w:p>
        </w:tc>
        <w:tc>
          <w:tcPr>
            <w:tcW w:w="1240" w:type="dxa"/>
            <w:tcBorders>
              <w:top w:val="nil"/>
              <w:left w:val="nil"/>
              <w:bottom w:val="single" w:sz="4" w:space="0" w:color="auto"/>
              <w:right w:val="nil"/>
            </w:tcBorders>
            <w:shd w:val="clear" w:color="auto" w:fill="auto"/>
            <w:noWrap/>
            <w:vAlign w:val="center"/>
            <w:hideMark/>
          </w:tcPr>
          <w:p w14:paraId="3C97247F" w14:textId="77777777" w:rsidR="00361B12" w:rsidRPr="00AA039D" w:rsidRDefault="00361B12" w:rsidP="008E4C18">
            <w:pPr>
              <w:suppressAutoHyphens w:val="0"/>
              <w:jc w:val="center"/>
              <w:rPr>
                <w:ins w:id="2924" w:author="Ahmed, Manik" w:date="2021-10-19T22:45:00Z"/>
                <w:color w:val="000000"/>
                <w:sz w:val="18"/>
                <w:szCs w:val="18"/>
                <w:rPrChange w:id="2925" w:author="Shamima Akter" w:date="2021-10-21T21:42:00Z">
                  <w:rPr>
                    <w:ins w:id="2926" w:author="Ahmed, Manik" w:date="2021-10-19T22:45:00Z"/>
                    <w:color w:val="000000"/>
                  </w:rPr>
                </w:rPrChange>
              </w:rPr>
            </w:pPr>
            <w:ins w:id="2927" w:author="Ahmed, Manik" w:date="2021-10-19T22:45:00Z">
              <w:r w:rsidRPr="00AA039D">
                <w:rPr>
                  <w:color w:val="000000"/>
                  <w:sz w:val="18"/>
                  <w:szCs w:val="18"/>
                  <w:rPrChange w:id="2928" w:author="Shamima Akter" w:date="2021-10-21T21:42:00Z">
                    <w:rPr>
                      <w:color w:val="000000"/>
                    </w:rPr>
                  </w:rPrChange>
                </w:rPr>
                <w:t>0.12</w:t>
              </w:r>
            </w:ins>
          </w:p>
        </w:tc>
        <w:tc>
          <w:tcPr>
            <w:tcW w:w="960" w:type="dxa"/>
            <w:tcBorders>
              <w:top w:val="nil"/>
              <w:left w:val="nil"/>
              <w:bottom w:val="single" w:sz="4" w:space="0" w:color="auto"/>
              <w:right w:val="nil"/>
            </w:tcBorders>
            <w:shd w:val="clear" w:color="auto" w:fill="auto"/>
            <w:noWrap/>
            <w:vAlign w:val="center"/>
            <w:hideMark/>
          </w:tcPr>
          <w:p w14:paraId="0D5FEDAA" w14:textId="77777777" w:rsidR="00361B12" w:rsidRPr="00AA039D" w:rsidRDefault="00361B12" w:rsidP="008E4C18">
            <w:pPr>
              <w:suppressAutoHyphens w:val="0"/>
              <w:jc w:val="center"/>
              <w:rPr>
                <w:ins w:id="2929" w:author="Ahmed, Manik" w:date="2021-10-19T22:45:00Z"/>
                <w:color w:val="000000"/>
                <w:sz w:val="18"/>
                <w:szCs w:val="18"/>
                <w:rPrChange w:id="2930" w:author="Shamima Akter" w:date="2021-10-21T21:42:00Z">
                  <w:rPr>
                    <w:ins w:id="2931" w:author="Ahmed, Manik" w:date="2021-10-19T22:45:00Z"/>
                    <w:color w:val="000000"/>
                  </w:rPr>
                </w:rPrChange>
              </w:rPr>
            </w:pPr>
            <w:ins w:id="2932" w:author="Ahmed, Manik" w:date="2021-10-19T22:45:00Z">
              <w:r w:rsidRPr="00AA039D">
                <w:rPr>
                  <w:color w:val="000000"/>
                  <w:sz w:val="18"/>
                  <w:szCs w:val="18"/>
                  <w:rPrChange w:id="2933" w:author="Shamima Akter" w:date="2021-10-21T21:42:00Z">
                    <w:rPr>
                      <w:color w:val="000000"/>
                    </w:rPr>
                  </w:rPrChange>
                </w:rPr>
                <w:t>11.04</w:t>
              </w:r>
            </w:ins>
          </w:p>
        </w:tc>
      </w:tr>
    </w:tbl>
    <w:p w14:paraId="70727726" w14:textId="529468C6" w:rsidR="006712D6" w:rsidRDefault="006712D6">
      <w:pPr>
        <w:rPr>
          <w:color w:val="000000" w:themeColor="text1"/>
        </w:rPr>
      </w:pPr>
    </w:p>
    <w:p w14:paraId="7251DA6C" w14:textId="16FEC1E3" w:rsidR="006712D6" w:rsidRDefault="006712D6">
      <w:pPr>
        <w:rPr>
          <w:color w:val="000000" w:themeColor="text1"/>
        </w:rPr>
      </w:pPr>
    </w:p>
    <w:tbl>
      <w:tblPr>
        <w:tblStyle w:val="TableGrid"/>
        <w:tblW w:w="0" w:type="auto"/>
        <w:tblLook w:val="04A0" w:firstRow="1" w:lastRow="0" w:firstColumn="1" w:lastColumn="0" w:noHBand="0" w:noVBand="1"/>
      </w:tblPr>
      <w:tblGrid>
        <w:gridCol w:w="10428"/>
      </w:tblGrid>
      <w:tr w:rsidR="00380919" w14:paraId="5440658D" w14:textId="77777777" w:rsidTr="00380919">
        <w:trPr>
          <w:ins w:id="2934" w:author="Ahmed, Manik" w:date="2021-10-19T22:46:00Z"/>
        </w:trPr>
        <w:tc>
          <w:tcPr>
            <w:tcW w:w="10428" w:type="dxa"/>
          </w:tcPr>
          <w:p w14:paraId="1BCE4BD8" w14:textId="77777777" w:rsidR="00380919" w:rsidRDefault="00380919">
            <w:pPr>
              <w:rPr>
                <w:ins w:id="2935" w:author="Ahmed, Manik" w:date="2021-10-19T22:46:00Z"/>
                <w:color w:val="000000" w:themeColor="text1"/>
              </w:rPr>
            </w:pPr>
          </w:p>
        </w:tc>
      </w:tr>
      <w:tr w:rsidR="00380919" w14:paraId="0C4884D1" w14:textId="77777777" w:rsidTr="00380919">
        <w:trPr>
          <w:ins w:id="2936" w:author="Ahmed, Manik" w:date="2021-10-19T22:46:00Z"/>
        </w:trPr>
        <w:tc>
          <w:tcPr>
            <w:tcW w:w="10428" w:type="dxa"/>
          </w:tcPr>
          <w:p w14:paraId="4584A205" w14:textId="625406BB" w:rsidR="00380919" w:rsidRDefault="00380919">
            <w:pPr>
              <w:rPr>
                <w:ins w:id="2937" w:author="Ahmed, Manik" w:date="2021-10-19T22:46:00Z"/>
                <w:color w:val="000000" w:themeColor="text1"/>
              </w:rPr>
            </w:pPr>
            <w:ins w:id="2938" w:author="Ahmed, Manik" w:date="2021-10-19T22:46:00Z">
              <w:r>
                <w:rPr>
                  <w:noProof/>
                </w:rPr>
                <w:drawing>
                  <wp:inline distT="0" distB="0" distL="0" distR="0" wp14:anchorId="4C931D5B" wp14:editId="1A4ED2FD">
                    <wp:extent cx="6527006" cy="2897641"/>
                    <wp:effectExtent l="0" t="0" r="7620" b="17145"/>
                    <wp:docPr id="40" name="Chart 40">
                      <a:extLst xmlns:a="http://schemas.openxmlformats.org/drawingml/2006/main">
                        <a:ext uri="{FF2B5EF4-FFF2-40B4-BE49-F238E27FC236}">
                          <a16:creationId xmlns:a16="http://schemas.microsoft.com/office/drawing/2014/main" id="{94D5A259-81A0-4737-A853-5FACA9348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ins>
          </w:p>
        </w:tc>
      </w:tr>
      <w:tr w:rsidR="00380919" w14:paraId="2F6F1CBE" w14:textId="77777777" w:rsidTr="00380919">
        <w:trPr>
          <w:ins w:id="2939" w:author="Ahmed, Manik" w:date="2021-10-19T22:46:00Z"/>
        </w:trPr>
        <w:tc>
          <w:tcPr>
            <w:tcW w:w="10428" w:type="dxa"/>
          </w:tcPr>
          <w:p w14:paraId="551C0816" w14:textId="77777777" w:rsidR="00380919" w:rsidRDefault="00380919">
            <w:pPr>
              <w:rPr>
                <w:ins w:id="2940" w:author="Ahmed, Manik" w:date="2021-10-19T22:46:00Z"/>
                <w:color w:val="000000" w:themeColor="text1"/>
              </w:rPr>
            </w:pPr>
          </w:p>
        </w:tc>
      </w:tr>
      <w:tr w:rsidR="00380919" w14:paraId="44E3FA5B" w14:textId="77777777" w:rsidTr="00380919">
        <w:trPr>
          <w:ins w:id="2941" w:author="Ahmed, Manik" w:date="2021-10-19T22:46:00Z"/>
        </w:trPr>
        <w:tc>
          <w:tcPr>
            <w:tcW w:w="10428" w:type="dxa"/>
          </w:tcPr>
          <w:p w14:paraId="54AE7C50" w14:textId="354779DA" w:rsidR="00380919" w:rsidRDefault="00380919">
            <w:pPr>
              <w:rPr>
                <w:ins w:id="2942" w:author="Ahmed, Manik" w:date="2021-10-19T22:46:00Z"/>
                <w:color w:val="000000" w:themeColor="text1"/>
              </w:rPr>
            </w:pPr>
            <w:ins w:id="2943" w:author="Ahmed, Manik" w:date="2021-10-19T22:46:00Z">
              <w:r>
                <w:rPr>
                  <w:noProof/>
                  <w:color w:val="000000" w:themeColor="text1"/>
                </w:rPr>
                <w:drawing>
                  <wp:inline distT="0" distB="0" distL="0" distR="0" wp14:anchorId="121A60B6" wp14:editId="2B704A62">
                    <wp:extent cx="6628130" cy="2505075"/>
                    <wp:effectExtent l="0" t="0" r="1270" b="952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rotWithShape="1">
                            <a:blip r:embed="rId34">
                              <a:extLst>
                                <a:ext uri="{28A0092B-C50C-407E-A947-70E740481C1C}">
                                  <a14:useLocalDpi xmlns:a14="http://schemas.microsoft.com/office/drawing/2010/main" val="0"/>
                                </a:ext>
                              </a:extLst>
                            </a:blip>
                            <a:srcRect b="32806"/>
                            <a:stretch/>
                          </pic:blipFill>
                          <pic:spPr bwMode="auto">
                            <a:xfrm>
                              <a:off x="0" y="0"/>
                              <a:ext cx="6628130" cy="2505075"/>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4935578C" w14:textId="328DA252" w:rsidR="006712D6" w:rsidRDefault="006712D6">
      <w:pPr>
        <w:rPr>
          <w:color w:val="000000" w:themeColor="text1"/>
        </w:rPr>
      </w:pPr>
    </w:p>
    <w:p w14:paraId="69601497" w14:textId="02B4EE6F" w:rsidR="00380919" w:rsidRPr="00380919" w:rsidRDefault="00380919" w:rsidP="00380919">
      <w:pPr>
        <w:spacing w:line="240" w:lineRule="exact"/>
        <w:jc w:val="both"/>
        <w:rPr>
          <w:ins w:id="2944" w:author="Ahmed, Manik" w:date="2021-10-19T22:47:00Z"/>
          <w:bCs/>
          <w:color w:val="000000" w:themeColor="text1"/>
          <w:highlight w:val="yellow"/>
          <w:rPrChange w:id="2945" w:author="Ahmed, Manik" w:date="2021-10-19T22:47:00Z">
            <w:rPr>
              <w:ins w:id="2946" w:author="Ahmed, Manik" w:date="2021-10-19T22:47:00Z"/>
              <w:bCs/>
              <w:color w:val="000000" w:themeColor="text1"/>
              <w:highlight w:val="yellow"/>
              <w:lang w:val="id-ID"/>
            </w:rPr>
          </w:rPrChange>
        </w:rPr>
      </w:pPr>
      <w:ins w:id="2947" w:author="Ahmed, Manik" w:date="2021-10-19T22:47:00Z">
        <w:r>
          <w:rPr>
            <w:bCs/>
            <w:color w:val="000000" w:themeColor="text1"/>
            <w:highlight w:val="yellow"/>
          </w:rPr>
          <w:t>D. Boruta</w:t>
        </w:r>
      </w:ins>
    </w:p>
    <w:p w14:paraId="1525156C" w14:textId="77777777" w:rsidR="00380919" w:rsidRDefault="00380919" w:rsidP="00380919">
      <w:pPr>
        <w:spacing w:line="240" w:lineRule="exact"/>
        <w:jc w:val="both"/>
        <w:rPr>
          <w:ins w:id="2948" w:author="Ahmed, Manik" w:date="2021-10-19T22:47:00Z"/>
          <w:bCs/>
          <w:color w:val="000000" w:themeColor="text1"/>
          <w:highlight w:val="yellow"/>
          <w:lang w:val="id-ID"/>
        </w:rPr>
        <w:sectPr w:rsidR="00380919" w:rsidSect="006712D6">
          <w:type w:val="continuous"/>
          <w:pgSz w:w="11906" w:h="16838"/>
          <w:pgMar w:top="1296" w:right="734" w:bottom="1037" w:left="734" w:header="360" w:footer="634" w:gutter="0"/>
          <w:pgNumType w:start="1"/>
          <w:cols w:space="514"/>
          <w:formProt w:val="0"/>
          <w:titlePg/>
          <w:docGrid w:linePitch="360" w:charSpace="16384"/>
        </w:sectPr>
      </w:pPr>
    </w:p>
    <w:p w14:paraId="17877367" w14:textId="192FEAE5" w:rsidR="00380919" w:rsidDel="00C33DEF" w:rsidRDefault="006F2CD2" w:rsidP="00380919">
      <w:pPr>
        <w:spacing w:line="240" w:lineRule="exact"/>
        <w:jc w:val="both"/>
        <w:rPr>
          <w:ins w:id="2949" w:author="Ahmed, Manik" w:date="2021-10-19T22:47:00Z"/>
          <w:del w:id="2950" w:author="Shamima Akter" w:date="2021-10-20T16:39:00Z"/>
          <w:bCs/>
          <w:color w:val="000000" w:themeColor="text1"/>
        </w:rPr>
      </w:pPr>
      <w:ins w:id="2951" w:author="Shamima Akter" w:date="2021-10-20T19:20:00Z">
        <w:r w:rsidRPr="00C97D06">
          <w:rPr>
            <w:bCs/>
            <w:color w:val="FF0000"/>
            <w:highlight w:val="yellow"/>
            <w:lang w:val="id-ID"/>
          </w:rPr>
          <w:t>Table</w:t>
        </w:r>
        <w:r w:rsidRPr="00C97D06">
          <w:rPr>
            <w:bCs/>
            <w:color w:val="FF0000"/>
            <w:highlight w:val="yellow"/>
          </w:rPr>
          <w:t xml:space="preserve"> 4</w:t>
        </w:r>
        <w:r w:rsidRPr="00C97D06">
          <w:rPr>
            <w:bCs/>
            <w:color w:val="FF0000"/>
            <w:highlight w:val="yellow"/>
            <w:lang w:val="id-ID"/>
          </w:rPr>
          <w:t xml:space="preserve"> </w:t>
        </w:r>
        <w:r w:rsidRPr="009D2495">
          <w:rPr>
            <w:bCs/>
            <w:color w:val="000000" w:themeColor="text1"/>
            <w:highlight w:val="yellow"/>
            <w:lang w:val="id-ID"/>
          </w:rPr>
          <w:t>provides the experimental results of the proposed</w:t>
        </w:r>
        <w:r w:rsidRPr="009D2495">
          <w:rPr>
            <w:bCs/>
            <w:color w:val="000000" w:themeColor="text1"/>
            <w:highlight w:val="yellow"/>
          </w:rPr>
          <w:t xml:space="preserve"> seven DL</w:t>
        </w:r>
        <w:r w:rsidRPr="009D2495">
          <w:rPr>
            <w:bCs/>
            <w:color w:val="000000" w:themeColor="text1"/>
            <w:highlight w:val="yellow"/>
            <w:lang w:val="id-ID"/>
          </w:rPr>
          <w:t>classifier</w:t>
        </w:r>
        <w:r w:rsidRPr="009D2495">
          <w:rPr>
            <w:bCs/>
            <w:color w:val="000000" w:themeColor="text1"/>
            <w:highlight w:val="yellow"/>
          </w:rPr>
          <w:t>s</w:t>
        </w:r>
        <w:r>
          <w:rPr>
            <w:bCs/>
            <w:color w:val="000000" w:themeColor="text1"/>
            <w:highlight w:val="yellow"/>
          </w:rPr>
          <w:t xml:space="preserve"> with Boruta method </w:t>
        </w:r>
        <w:r w:rsidRPr="009D2495">
          <w:rPr>
            <w:bCs/>
            <w:color w:val="000000" w:themeColor="text1"/>
            <w:highlight w:val="yellow"/>
          </w:rPr>
          <w:t>and represents the d</w:t>
        </w:r>
        <w:r w:rsidRPr="009D2495">
          <w:rPr>
            <w:bCs/>
            <w:color w:val="000000" w:themeColor="text1"/>
            <w:highlight w:val="yellow"/>
            <w:lang w:val="id-ID"/>
          </w:rPr>
          <w:t>ifferent measures such as Accuracy</w:t>
        </w:r>
        <w:r w:rsidRPr="009D2495">
          <w:rPr>
            <w:bCs/>
            <w:color w:val="000000" w:themeColor="text1"/>
            <w:highlight w:val="yellow"/>
          </w:rPr>
          <w:t>,</w:t>
        </w:r>
        <w:r w:rsidRPr="009D2495">
          <w:rPr>
            <w:bCs/>
            <w:color w:val="000000" w:themeColor="text1"/>
            <w:highlight w:val="yellow"/>
            <w:lang w:val="id-ID"/>
          </w:rPr>
          <w:t>Precision, Recall, F1 Score, AUC, Loss,</w:t>
        </w:r>
        <w:r w:rsidRPr="009D2495">
          <w:rPr>
            <w:bCs/>
            <w:color w:val="000000" w:themeColor="text1"/>
            <w:highlight w:val="yellow"/>
          </w:rPr>
          <w:t xml:space="preserve"> </w:t>
        </w:r>
        <w:r w:rsidRPr="009D2495">
          <w:rPr>
            <w:bCs/>
            <w:color w:val="000000" w:themeColor="text1"/>
            <w:highlight w:val="yellow"/>
            <w:lang w:val="id-ID"/>
          </w:rPr>
          <w:t>and Val</w:t>
        </w:r>
        <w:proofErr w:type="spellStart"/>
        <w:r w:rsidRPr="009D2495">
          <w:rPr>
            <w:bCs/>
            <w:color w:val="000000" w:themeColor="text1"/>
            <w:highlight w:val="yellow"/>
          </w:rPr>
          <w:t>idation</w:t>
        </w:r>
        <w:proofErr w:type="spellEnd"/>
        <w:r w:rsidRPr="009D2495">
          <w:rPr>
            <w:bCs/>
            <w:color w:val="000000" w:themeColor="text1"/>
            <w:highlight w:val="yellow"/>
          </w:rPr>
          <w:t xml:space="preserve"> </w:t>
        </w:r>
        <w:r w:rsidRPr="009D2495">
          <w:rPr>
            <w:bCs/>
            <w:color w:val="000000" w:themeColor="text1"/>
            <w:highlight w:val="yellow"/>
            <w:lang w:val="id-ID"/>
          </w:rPr>
          <w:t>loss</w:t>
        </w:r>
        <w:r w:rsidRPr="009D2495">
          <w:rPr>
            <w:bCs/>
            <w:color w:val="000000" w:themeColor="text1"/>
            <w:highlight w:val="yellow"/>
          </w:rPr>
          <w:t xml:space="preserve"> (errors) </w:t>
        </w:r>
        <w:r w:rsidRPr="009D2495">
          <w:rPr>
            <w:bCs/>
            <w:color w:val="000000" w:themeColor="text1"/>
            <w:highlight w:val="yellow"/>
          </w:rPr>
          <w:fldChar w:fldCharType="begin" w:fldLock="1"/>
        </w:r>
        <w:r w:rsidRPr="009D2495">
          <w:rPr>
            <w:bCs/>
            <w:color w:val="000000" w:themeColor="text1"/>
            <w:highlight w:val="yellow"/>
          </w:rPr>
          <w: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instrText>
        </w:r>
        <w:r w:rsidRPr="009D2495">
          <w:rPr>
            <w:bCs/>
            <w:color w:val="000000" w:themeColor="text1"/>
            <w:highlight w:val="yellow"/>
          </w:rPr>
          <w:fldChar w:fldCharType="separate"/>
        </w:r>
        <w:r w:rsidRPr="009D2495">
          <w:rPr>
            <w:bCs/>
            <w:noProof/>
            <w:color w:val="000000" w:themeColor="text1"/>
            <w:highlight w:val="yellow"/>
          </w:rPr>
          <w:t>[35]</w:t>
        </w:r>
        <w:r w:rsidRPr="009D2495">
          <w:rPr>
            <w:bCs/>
            <w:color w:val="000000" w:themeColor="text1"/>
            <w:highlight w:val="yellow"/>
          </w:rPr>
          <w:fldChar w:fldCharType="end"/>
        </w:r>
        <w:r w:rsidRPr="009D2495">
          <w:rPr>
            <w:bCs/>
            <w:color w:val="000000" w:themeColor="text1"/>
            <w:highlight w:val="yellow"/>
            <w:lang w:val="id-ID"/>
          </w:rPr>
          <w:t>.</w:t>
        </w:r>
        <w:r>
          <w:rPr>
            <w:bCs/>
            <w:color w:val="000000" w:themeColor="text1"/>
          </w:rPr>
          <w:t xml:space="preserve"> </w:t>
        </w:r>
        <w:r w:rsidRPr="00577BFD">
          <w:rPr>
            <w:color w:val="000000" w:themeColor="text1"/>
          </w:rPr>
          <w:t xml:space="preserve">All the models showed </w:t>
        </w:r>
        <w:r>
          <w:rPr>
            <w:color w:val="000000" w:themeColor="text1"/>
          </w:rPr>
          <w:t>80</w:t>
        </w:r>
        <w:r w:rsidRPr="00577BFD">
          <w:rPr>
            <w:color w:val="000000" w:themeColor="text1"/>
          </w:rPr>
          <w:t xml:space="preserve"> to over 90% accuracy, where </w:t>
        </w:r>
        <w:r>
          <w:rPr>
            <w:color w:val="000000" w:themeColor="text1"/>
          </w:rPr>
          <w:t>three</w:t>
        </w:r>
        <w:r w:rsidRPr="00577BFD">
          <w:rPr>
            <w:color w:val="000000" w:themeColor="text1"/>
          </w:rPr>
          <w:t xml:space="preserve"> models showed </w:t>
        </w:r>
        <w:r>
          <w:rPr>
            <w:color w:val="000000" w:themeColor="text1"/>
          </w:rPr>
          <w:t>96-</w:t>
        </w:r>
        <w:r w:rsidRPr="00577BFD">
          <w:rPr>
            <w:color w:val="000000" w:themeColor="text1"/>
          </w:rPr>
          <w:t>9</w:t>
        </w:r>
        <w:r>
          <w:rPr>
            <w:color w:val="000000" w:themeColor="text1"/>
          </w:rPr>
          <w:t>9</w:t>
        </w:r>
        <w:r w:rsidRPr="00577BFD">
          <w:rPr>
            <w:color w:val="000000" w:themeColor="text1"/>
          </w:rPr>
          <w:t xml:space="preserve">% accuracy. Out of all </w:t>
        </w:r>
        <w:proofErr w:type="gramStart"/>
        <w:r w:rsidRPr="00577BFD">
          <w:rPr>
            <w:color w:val="000000" w:themeColor="text1"/>
          </w:rPr>
          <w:t xml:space="preserve">algorithms, </w:t>
        </w:r>
        <w:r>
          <w:rPr>
            <w:color w:val="000000" w:themeColor="text1"/>
          </w:rPr>
          <w:t xml:space="preserve"> ANN</w:t>
        </w:r>
        <w:proofErr w:type="gramEnd"/>
        <w:r>
          <w:rPr>
            <w:color w:val="000000" w:themeColor="text1"/>
          </w:rPr>
          <w:t xml:space="preserve"> showed the highest accuracy of 99%. </w:t>
        </w:r>
        <w:proofErr w:type="spellStart"/>
        <w:proofErr w:type="gramStart"/>
        <w:r>
          <w:rPr>
            <w:color w:val="000000" w:themeColor="text1"/>
          </w:rPr>
          <w:t>SimpleRNN</w:t>
        </w:r>
        <w:proofErr w:type="spellEnd"/>
        <w:r>
          <w:rPr>
            <w:color w:val="000000" w:themeColor="text1"/>
          </w:rPr>
          <w:t xml:space="preserve">  and</w:t>
        </w:r>
        <w:proofErr w:type="gramEnd"/>
        <w:r>
          <w:rPr>
            <w:color w:val="000000" w:themeColor="text1"/>
          </w:rPr>
          <w:t xml:space="preserve"> MLP</w:t>
        </w:r>
        <w:r w:rsidRPr="00577BFD">
          <w:rPr>
            <w:color w:val="000000" w:themeColor="text1"/>
          </w:rPr>
          <w:t xml:space="preserve"> showed the accuracy of 97%</w:t>
        </w:r>
      </w:ins>
      <w:ins w:id="2952" w:author="Shamima Akter" w:date="2021-10-20T19:21:00Z">
        <w:r>
          <w:rPr>
            <w:color w:val="000000" w:themeColor="text1"/>
          </w:rPr>
          <w:t xml:space="preserve"> and 96% respectively</w:t>
        </w:r>
      </w:ins>
      <w:ins w:id="2953" w:author="Shamima Akter" w:date="2021-10-20T19:23:00Z">
        <w:r>
          <w:rPr>
            <w:color w:val="000000" w:themeColor="text1"/>
          </w:rPr>
          <w:t xml:space="preserve">, </w:t>
        </w:r>
      </w:ins>
      <w:ins w:id="2954" w:author="Shamima Akter" w:date="2021-10-20T19:20:00Z">
        <w:r>
          <w:rPr>
            <w:color w:val="000000" w:themeColor="text1"/>
          </w:rPr>
          <w:t xml:space="preserve"> </w:t>
        </w:r>
        <w:r w:rsidRPr="00577BFD">
          <w:rPr>
            <w:color w:val="000000" w:themeColor="text1"/>
          </w:rPr>
          <w:t>followed by LSTM and Bidirectional LSTM -</w:t>
        </w:r>
        <w:r>
          <w:rPr>
            <w:color w:val="000000" w:themeColor="text1"/>
          </w:rPr>
          <w:t>8</w:t>
        </w:r>
      </w:ins>
      <w:ins w:id="2955" w:author="Shamima Akter" w:date="2021-10-20T19:23:00Z">
        <w:r>
          <w:rPr>
            <w:color w:val="000000" w:themeColor="text1"/>
          </w:rPr>
          <w:t>6</w:t>
        </w:r>
      </w:ins>
      <w:ins w:id="2956" w:author="Shamima Akter" w:date="2021-10-20T19:20:00Z">
        <w:r w:rsidRPr="00577BFD">
          <w:rPr>
            <w:color w:val="000000" w:themeColor="text1"/>
          </w:rPr>
          <w:t xml:space="preserve">% and </w:t>
        </w:r>
        <w:r>
          <w:rPr>
            <w:color w:val="000000" w:themeColor="text1"/>
          </w:rPr>
          <w:t>88</w:t>
        </w:r>
        <w:r w:rsidRPr="00577BFD">
          <w:rPr>
            <w:color w:val="000000" w:themeColor="text1"/>
          </w:rPr>
          <w:t xml:space="preserve">% </w:t>
        </w:r>
        <w:proofErr w:type="spellStart"/>
        <w:r w:rsidRPr="00577BFD">
          <w:rPr>
            <w:color w:val="000000" w:themeColor="text1"/>
          </w:rPr>
          <w:t>respectively,GRU</w:t>
        </w:r>
        <w:proofErr w:type="spellEnd"/>
        <w:r w:rsidRPr="00577BFD">
          <w:rPr>
            <w:color w:val="000000" w:themeColor="text1"/>
          </w:rPr>
          <w:t xml:space="preserve"> and Bidirectional</w:t>
        </w:r>
        <w:r>
          <w:rPr>
            <w:color w:val="000000" w:themeColor="text1"/>
          </w:rPr>
          <w:t xml:space="preserve"> </w:t>
        </w:r>
        <w:r w:rsidRPr="00577BFD">
          <w:rPr>
            <w:color w:val="000000" w:themeColor="text1"/>
          </w:rPr>
          <w:t>GRU-</w:t>
        </w:r>
      </w:ins>
      <w:ins w:id="2957" w:author="Shamima Akter" w:date="2021-10-20T19:23:00Z">
        <w:r>
          <w:rPr>
            <w:color w:val="000000" w:themeColor="text1"/>
          </w:rPr>
          <w:t>84</w:t>
        </w:r>
        <w:r w:rsidRPr="00577BFD">
          <w:rPr>
            <w:color w:val="000000" w:themeColor="text1"/>
          </w:rPr>
          <w:t>%</w:t>
        </w:r>
      </w:ins>
      <w:ins w:id="2958" w:author="Shamima Akter" w:date="2021-10-20T19:20:00Z">
        <w:r>
          <w:rPr>
            <w:color w:val="000000" w:themeColor="text1"/>
          </w:rPr>
          <w:t xml:space="preserve">. </w:t>
        </w:r>
        <w:r w:rsidRPr="00577BFD">
          <w:rPr>
            <w:color w:val="000000" w:themeColor="text1"/>
          </w:rPr>
          <w:t xml:space="preserve">Table 4 shows the overall precision, recall, and F1 score for all </w:t>
        </w:r>
        <w:r>
          <w:rPr>
            <w:color w:val="000000" w:themeColor="text1"/>
          </w:rPr>
          <w:t>DL</w:t>
        </w:r>
        <w:r w:rsidRPr="00577BFD">
          <w:rPr>
            <w:color w:val="000000" w:themeColor="text1"/>
          </w:rPr>
          <w:t xml:space="preserve"> models</w:t>
        </w:r>
        <w:r>
          <w:rPr>
            <w:color w:val="000000" w:themeColor="text1"/>
          </w:rPr>
          <w:t xml:space="preserve">. ANN provided highest score for precision, Recall, and F1 score. </w:t>
        </w:r>
      </w:ins>
      <w:proofErr w:type="spellStart"/>
      <w:proofErr w:type="gramStart"/>
      <w:ins w:id="2959" w:author="Shamima Akter" w:date="2021-10-20T19:24:00Z">
        <w:r w:rsidR="00D35562">
          <w:rPr>
            <w:color w:val="000000" w:themeColor="text1"/>
          </w:rPr>
          <w:t>ANN,</w:t>
        </w:r>
      </w:ins>
      <w:ins w:id="2960" w:author="Shamima Akter" w:date="2021-10-20T19:20:00Z">
        <w:r>
          <w:rPr>
            <w:bCs/>
            <w:color w:val="000000" w:themeColor="text1"/>
            <w:highlight w:val="yellow"/>
          </w:rPr>
          <w:t>SimpleR</w:t>
        </w:r>
        <w:proofErr w:type="spellEnd"/>
        <w:r w:rsidRPr="009D2495">
          <w:rPr>
            <w:bCs/>
            <w:color w:val="000000" w:themeColor="text1"/>
            <w:highlight w:val="yellow"/>
            <w:lang w:val="id-ID"/>
          </w:rPr>
          <w:t>NN</w:t>
        </w:r>
        <w:proofErr w:type="gramEnd"/>
        <w:r>
          <w:rPr>
            <w:bCs/>
            <w:color w:val="000000" w:themeColor="text1"/>
            <w:highlight w:val="yellow"/>
          </w:rPr>
          <w:t xml:space="preserve"> and MLP</w:t>
        </w:r>
        <w:r w:rsidRPr="009D2495">
          <w:rPr>
            <w:bCs/>
            <w:color w:val="000000" w:themeColor="text1"/>
            <w:highlight w:val="yellow"/>
            <w:lang w:val="id-ID"/>
          </w:rPr>
          <w:t xml:space="preserve"> </w:t>
        </w:r>
        <w:r>
          <w:rPr>
            <w:bCs/>
            <w:color w:val="000000" w:themeColor="text1"/>
            <w:highlight w:val="yellow"/>
          </w:rPr>
          <w:t xml:space="preserve"> also showed high </w:t>
        </w:r>
        <w:proofErr w:type="spellStart"/>
        <w:r>
          <w:rPr>
            <w:bCs/>
            <w:color w:val="000000" w:themeColor="text1"/>
            <w:highlight w:val="yellow"/>
          </w:rPr>
          <w:t>acores</w:t>
        </w:r>
        <w:proofErr w:type="spellEnd"/>
        <w:r>
          <w:rPr>
            <w:bCs/>
            <w:color w:val="000000" w:themeColor="text1"/>
            <w:highlight w:val="yellow"/>
          </w:rPr>
          <w:t xml:space="preserve"> for Precision, Recall, and F1 measure. </w:t>
        </w:r>
        <w:proofErr w:type="gramStart"/>
        <w:r>
          <w:rPr>
            <w:bCs/>
            <w:color w:val="000000" w:themeColor="text1"/>
            <w:highlight w:val="yellow"/>
          </w:rPr>
          <w:t xml:space="preserve">GRU </w:t>
        </w:r>
      </w:ins>
      <w:ins w:id="2961" w:author="Shamima Akter" w:date="2021-10-20T19:25:00Z">
        <w:r w:rsidR="00D35562">
          <w:rPr>
            <w:bCs/>
            <w:color w:val="000000" w:themeColor="text1"/>
            <w:highlight w:val="yellow"/>
          </w:rPr>
          <w:t xml:space="preserve"> and</w:t>
        </w:r>
        <w:proofErr w:type="gramEnd"/>
        <w:r w:rsidR="00D35562">
          <w:rPr>
            <w:bCs/>
            <w:color w:val="000000" w:themeColor="text1"/>
            <w:highlight w:val="yellow"/>
          </w:rPr>
          <w:t xml:space="preserve"> Bidirectional GRU </w:t>
        </w:r>
      </w:ins>
      <w:ins w:id="2962" w:author="Shamima Akter" w:date="2021-10-20T19:20:00Z">
        <w:r>
          <w:rPr>
            <w:bCs/>
            <w:color w:val="000000" w:themeColor="text1"/>
            <w:highlight w:val="yellow"/>
          </w:rPr>
          <w:t>showed lower Precision and F</w:t>
        </w:r>
      </w:ins>
      <w:ins w:id="2963" w:author="Shamima Akter" w:date="2021-10-20T19:25:00Z">
        <w:r w:rsidR="00D35562">
          <w:rPr>
            <w:bCs/>
            <w:color w:val="000000" w:themeColor="text1"/>
            <w:highlight w:val="yellow"/>
          </w:rPr>
          <w:t>1</w:t>
        </w:r>
      </w:ins>
      <w:ins w:id="2964" w:author="Shamima Akter" w:date="2021-10-20T19:20:00Z">
        <w:r>
          <w:rPr>
            <w:bCs/>
            <w:color w:val="000000" w:themeColor="text1"/>
            <w:highlight w:val="yellow"/>
          </w:rPr>
          <w:t>measure compare to other algorithms. While predicting CKD</w:t>
        </w:r>
        <w:r w:rsidRPr="009D2495">
          <w:rPr>
            <w:bCs/>
            <w:color w:val="000000" w:themeColor="text1"/>
            <w:highlight w:val="yellow"/>
            <w:lang w:val="id-ID"/>
          </w:rPr>
          <w:t xml:space="preserve"> disease</w:t>
        </w:r>
        <w:r w:rsidRPr="009D2495">
          <w:rPr>
            <w:bCs/>
            <w:color w:val="000000" w:themeColor="text1"/>
            <w:highlight w:val="yellow"/>
          </w:rPr>
          <w:t xml:space="preserve">, </w:t>
        </w:r>
      </w:ins>
      <w:ins w:id="2965" w:author="Shamima Akter" w:date="2021-10-20T19:26:00Z">
        <w:r w:rsidR="00D35562">
          <w:rPr>
            <w:bCs/>
            <w:color w:val="000000" w:themeColor="text1"/>
            <w:highlight w:val="yellow"/>
          </w:rPr>
          <w:t>G</w:t>
        </w:r>
      </w:ins>
      <w:ins w:id="2966" w:author="Shamima Akter" w:date="2021-10-20T19:29:00Z">
        <w:r w:rsidR="00D35562">
          <w:rPr>
            <w:bCs/>
            <w:color w:val="000000" w:themeColor="text1"/>
            <w:highlight w:val="yellow"/>
          </w:rPr>
          <w:t>RU</w:t>
        </w:r>
      </w:ins>
      <w:ins w:id="2967" w:author="Shamima Akter" w:date="2021-10-20T19:20:00Z">
        <w:r>
          <w:rPr>
            <w:bCs/>
            <w:color w:val="000000" w:themeColor="text1"/>
            <w:highlight w:val="yellow"/>
          </w:rPr>
          <w:t xml:space="preserve">  s</w:t>
        </w:r>
        <w:r w:rsidRPr="009D2495">
          <w:rPr>
            <w:bCs/>
            <w:color w:val="000000" w:themeColor="text1"/>
            <w:highlight w:val="yellow"/>
            <w:lang w:val="id-ID"/>
          </w:rPr>
          <w:t>howed</w:t>
        </w:r>
        <w:r>
          <w:rPr>
            <w:bCs/>
            <w:color w:val="000000" w:themeColor="text1"/>
            <w:highlight w:val="yellow"/>
          </w:rPr>
          <w:t xml:space="preserve"> lowest </w:t>
        </w:r>
        <w:r w:rsidRPr="009D2495">
          <w:rPr>
            <w:bCs/>
            <w:color w:val="000000" w:themeColor="text1"/>
            <w:highlight w:val="yellow"/>
            <w:lang w:val="id-ID"/>
          </w:rPr>
          <w:t xml:space="preserve"> Precision</w:t>
        </w:r>
        <w:r w:rsidRPr="009D2495">
          <w:rPr>
            <w:bCs/>
            <w:color w:val="000000" w:themeColor="text1"/>
            <w:highlight w:val="yellow"/>
          </w:rPr>
          <w:t xml:space="preserve"> (</w:t>
        </w:r>
        <w:r>
          <w:rPr>
            <w:bCs/>
            <w:color w:val="000000" w:themeColor="text1"/>
            <w:highlight w:val="yellow"/>
          </w:rPr>
          <w:t>84</w:t>
        </w:r>
        <w:r w:rsidRPr="009D2495">
          <w:rPr>
            <w:bCs/>
            <w:color w:val="000000" w:themeColor="text1"/>
            <w:highlight w:val="yellow"/>
            <w:lang w:val="id-ID"/>
          </w:rPr>
          <w:t>%</w:t>
        </w:r>
        <w:r w:rsidRPr="009D2495">
          <w:rPr>
            <w:bCs/>
            <w:color w:val="000000" w:themeColor="text1"/>
            <w:highlight w:val="yellow"/>
          </w:rPr>
          <w:t>)</w:t>
        </w:r>
        <w:r w:rsidRPr="009D2495">
          <w:rPr>
            <w:bCs/>
            <w:color w:val="000000" w:themeColor="text1"/>
            <w:highlight w:val="yellow"/>
            <w:lang w:val="id-ID"/>
          </w:rPr>
          <w:t>,</w:t>
        </w:r>
        <w:r w:rsidRPr="009D2495">
          <w:rPr>
            <w:bCs/>
            <w:color w:val="000000" w:themeColor="text1"/>
            <w:highlight w:val="yellow"/>
          </w:rPr>
          <w:t xml:space="preserve"> </w:t>
        </w:r>
        <w:r w:rsidRPr="009D2495">
          <w:rPr>
            <w:bCs/>
            <w:color w:val="000000" w:themeColor="text1"/>
            <w:highlight w:val="yellow"/>
            <w:lang w:val="id-ID"/>
          </w:rPr>
          <w:t>and F1 score</w:t>
        </w:r>
        <w:r w:rsidRPr="009D2495">
          <w:rPr>
            <w:bCs/>
            <w:color w:val="000000" w:themeColor="text1"/>
            <w:highlight w:val="yellow"/>
          </w:rPr>
          <w:t xml:space="preserve"> (</w:t>
        </w:r>
        <w:r w:rsidRPr="009D2495">
          <w:rPr>
            <w:bCs/>
            <w:color w:val="000000" w:themeColor="text1"/>
            <w:highlight w:val="yellow"/>
            <w:lang w:val="id-ID"/>
          </w:rPr>
          <w:t>8</w:t>
        </w:r>
        <w:r>
          <w:rPr>
            <w:bCs/>
            <w:color w:val="000000" w:themeColor="text1"/>
            <w:highlight w:val="yellow"/>
          </w:rPr>
          <w:t>4</w:t>
        </w:r>
        <w:r w:rsidRPr="009D2495">
          <w:rPr>
            <w:bCs/>
            <w:color w:val="000000" w:themeColor="text1"/>
            <w:highlight w:val="yellow"/>
            <w:lang w:val="id-ID"/>
          </w:rPr>
          <w:t>%</w:t>
        </w:r>
        <w:r w:rsidRPr="009D2495">
          <w:rPr>
            <w:bCs/>
            <w:color w:val="000000" w:themeColor="text1"/>
            <w:highlight w:val="yellow"/>
          </w:rPr>
          <w:t>)</w:t>
        </w:r>
        <w:r>
          <w:rPr>
            <w:bCs/>
            <w:color w:val="000000" w:themeColor="text1"/>
            <w:highlight w:val="yellow"/>
          </w:rPr>
          <w:t>,</w:t>
        </w:r>
        <w:r w:rsidRPr="00502E76">
          <w:rPr>
            <w:bCs/>
            <w:color w:val="000000" w:themeColor="text1"/>
            <w:highlight w:val="yellow"/>
            <w:lang w:val="id-ID"/>
          </w:rPr>
          <w:t xml:space="preserve"> </w:t>
        </w:r>
        <w:r>
          <w:rPr>
            <w:bCs/>
            <w:color w:val="000000" w:themeColor="text1"/>
            <w:highlight w:val="yellow"/>
          </w:rPr>
          <w:t xml:space="preserve">and </w:t>
        </w:r>
        <w:r w:rsidRPr="009D2495">
          <w:rPr>
            <w:bCs/>
            <w:color w:val="000000" w:themeColor="text1"/>
            <w:highlight w:val="yellow"/>
            <w:lang w:val="id-ID"/>
          </w:rPr>
          <w:t>Recal</w:t>
        </w:r>
        <w:r>
          <w:rPr>
            <w:bCs/>
            <w:color w:val="000000" w:themeColor="text1"/>
            <w:highlight w:val="yellow"/>
          </w:rPr>
          <w:t>l</w:t>
        </w:r>
        <w:r w:rsidRPr="009D2495">
          <w:rPr>
            <w:bCs/>
            <w:color w:val="000000" w:themeColor="text1"/>
            <w:highlight w:val="yellow"/>
          </w:rPr>
          <w:t xml:space="preserve"> (</w:t>
        </w:r>
        <w:r w:rsidRPr="009D2495">
          <w:rPr>
            <w:bCs/>
            <w:color w:val="000000" w:themeColor="text1"/>
            <w:highlight w:val="yellow"/>
            <w:lang w:val="id-ID"/>
          </w:rPr>
          <w:t>8</w:t>
        </w:r>
      </w:ins>
      <w:ins w:id="2968" w:author="Shamima Akter" w:date="2021-10-20T19:26:00Z">
        <w:r w:rsidR="00D35562">
          <w:rPr>
            <w:bCs/>
            <w:color w:val="000000" w:themeColor="text1"/>
            <w:highlight w:val="yellow"/>
          </w:rPr>
          <w:t>3</w:t>
        </w:r>
      </w:ins>
      <w:ins w:id="2969" w:author="Shamima Akter" w:date="2021-10-20T19:20:00Z">
        <w:r w:rsidRPr="009D2495">
          <w:rPr>
            <w:bCs/>
            <w:color w:val="000000" w:themeColor="text1"/>
            <w:highlight w:val="yellow"/>
            <w:lang w:val="id-ID"/>
          </w:rPr>
          <w:t>%</w:t>
        </w:r>
        <w:r>
          <w:rPr>
            <w:bCs/>
            <w:color w:val="000000" w:themeColor="text1"/>
            <w:highlight w:val="yellow"/>
          </w:rPr>
          <w:t xml:space="preserve"> </w:t>
        </w:r>
        <w:r w:rsidRPr="009D2495">
          <w:rPr>
            <w:bCs/>
            <w:color w:val="000000" w:themeColor="text1"/>
            <w:highlight w:val="yellow"/>
          </w:rPr>
          <w:t>)</w:t>
        </w:r>
        <w:r>
          <w:rPr>
            <w:bCs/>
            <w:color w:val="000000" w:themeColor="text1"/>
          </w:rPr>
          <w:t>.</w:t>
        </w:r>
      </w:ins>
      <w:ins w:id="2970" w:author="Ahmed, Manik" w:date="2021-10-19T22:47:00Z">
        <w:del w:id="2971" w:author="Shamima Akter" w:date="2021-10-20T16:39:00Z">
          <w:r w:rsidR="00380919" w:rsidRPr="009D2495" w:rsidDel="00C33DEF">
            <w:rPr>
              <w:bCs/>
              <w:color w:val="000000" w:themeColor="text1"/>
              <w:highlight w:val="yellow"/>
              <w:lang w:val="id-ID"/>
            </w:rPr>
            <w:delText>Table</w:delText>
          </w:r>
          <w:r w:rsidR="00380919" w:rsidRPr="009D2495" w:rsidDel="00C33DEF">
            <w:rPr>
              <w:bCs/>
              <w:color w:val="000000" w:themeColor="text1"/>
              <w:highlight w:val="yellow"/>
            </w:rPr>
            <w:delText xml:space="preserve"> 4</w:delText>
          </w:r>
          <w:r w:rsidR="00380919" w:rsidRPr="009D2495" w:rsidDel="00C33DEF">
            <w:rPr>
              <w:bCs/>
              <w:color w:val="000000" w:themeColor="text1"/>
              <w:highlight w:val="yellow"/>
              <w:lang w:val="id-ID"/>
            </w:rPr>
            <w:delText xml:space="preserve"> provides the experimental results of the proposed</w:delText>
          </w:r>
          <w:r w:rsidR="00380919" w:rsidRPr="009D2495" w:rsidDel="00C33DEF">
            <w:rPr>
              <w:bCs/>
              <w:color w:val="000000" w:themeColor="text1"/>
              <w:highlight w:val="yellow"/>
            </w:rPr>
            <w:delText xml:space="preserve"> seven DL</w:delText>
          </w:r>
          <w:r w:rsidR="00380919" w:rsidRPr="009D2495" w:rsidDel="00C33DEF">
            <w:rPr>
              <w:bCs/>
              <w:color w:val="000000" w:themeColor="text1"/>
              <w:highlight w:val="yellow"/>
              <w:lang w:val="id-ID"/>
            </w:rPr>
            <w:delText>classifier</w:delText>
          </w:r>
          <w:r w:rsidR="00380919" w:rsidRPr="009D2495" w:rsidDel="00C33DEF">
            <w:rPr>
              <w:bCs/>
              <w:color w:val="000000" w:themeColor="text1"/>
              <w:highlight w:val="yellow"/>
            </w:rPr>
            <w:delText>s and represents the d</w:delText>
          </w:r>
          <w:r w:rsidR="00380919" w:rsidRPr="009D2495" w:rsidDel="00C33DEF">
            <w:rPr>
              <w:bCs/>
              <w:color w:val="000000" w:themeColor="text1"/>
              <w:highlight w:val="yellow"/>
              <w:lang w:val="id-ID"/>
            </w:rPr>
            <w:delText>ifferent measures such as Accuracy</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Precision, Recall, F1 Score, AUC, Loss,</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and Val</w:delText>
          </w:r>
          <w:r w:rsidR="00380919" w:rsidRPr="009D2495" w:rsidDel="00C33DEF">
            <w:rPr>
              <w:bCs/>
              <w:color w:val="000000" w:themeColor="text1"/>
              <w:highlight w:val="yellow"/>
            </w:rPr>
            <w:delText xml:space="preserve">idation </w:delText>
          </w:r>
          <w:r w:rsidR="00380919" w:rsidRPr="009D2495" w:rsidDel="00C33DEF">
            <w:rPr>
              <w:bCs/>
              <w:color w:val="000000" w:themeColor="text1"/>
              <w:highlight w:val="yellow"/>
              <w:lang w:val="id-ID"/>
            </w:rPr>
            <w:delText>loss</w:delText>
          </w:r>
          <w:r w:rsidR="00380919" w:rsidRPr="009D2495" w:rsidDel="00C33DEF">
            <w:rPr>
              <w:bCs/>
              <w:color w:val="000000" w:themeColor="text1"/>
              <w:highlight w:val="yellow"/>
            </w:rPr>
            <w:delText xml:space="preserve"> (errors) </w:delText>
          </w:r>
          <w:r w:rsidR="00380919" w:rsidRPr="009D2495" w:rsidDel="00C33DEF">
            <w:rPr>
              <w:bCs/>
              <w:color w:val="000000" w:themeColor="text1"/>
              <w:highlight w:val="yellow"/>
            </w:rPr>
            <w:fldChar w:fldCharType="begin" w:fldLock="1"/>
          </w:r>
          <w:r w:rsidR="00380919" w:rsidRPr="009D2495" w:rsidDel="00C33DEF">
            <w:rPr>
              <w:bCs/>
              <w:color w:val="000000" w:themeColor="text1"/>
              <w:highlight w:val="yellow"/>
            </w:rPr>
            <w:delInstrText>ADDIN CSL_CITATION {"citationItems":[{"id":"ITEM-1","itemData":{"ISBN":"1538669471","ISSN":"2352-9148","author":[{"dropping-particle":"","family":"Singh","given":"Jagdeep","non-dropping-particle":"","parse-names":false,"suffix":""},{"dropping-particle":"","family":"Bagga","given":"Sachin","non-dropping-particle":"","parse-names":false,"suffix":""},{"dropping-particle":"","family":"Kaur","given":"Ranjodh","non-dropping-particle":"","parse-names":false,"suffix":""},{"dropping-particle":"","family":"Abdar","given":"Moloud","non-dropping-particle":"","parse-names":false,"suffix":""},{"dropping-particle":"","family":"Zomorodi-Moghadam","given":"Mariam","non-dropping-particle":"","parse-names":false,"suffix":""},{"dropping-particle":"","family":"Das","given":"Resul","non-dropping-particle":"","parse-names":false,"suffix":""},{"dropping-particle":"","family":"Ting","given":"I-Hsien","non-dropping-particle":"","parse-names":false,"suffix":""},{"dropping-particle":"","family":"Joloudari","given":"Javad Hassannataj","non-dropping-particle":"","parse-names":false,"suffix":""},{"dropping-particle":"","family":"Saadatfar","given":"Hamid","non-dropping-particle":"","parse-names":false,"suffix":""},{"dropping-particle":"","family":"Dehzangi","given":"Abdollah","non-dropping-particle":"","parse-names":false,"suffix":""},{"dropping-particle":"","family":"Shamshirband","given":"Shahaboddin","non-dropping-particle":"","parse-names":false,"suffix":""},{"dropping-particle":"","family":"Wu","given":"Chieh-Chen","non-dropping-particle":"","parse-names":false,"suffix":""},{"dropping-particle":"","family":"Yeh","given":"Wen-Chun","non-dropping-particle":"","parse-names":false,"suffix":""},{"dropping-particle":"","family":"Hsu","given":"Wen-Ding","non-dropping-particle":"","parse-names":false,"suffix":""},{"dropping-particle":"","family":"Islam","given":"Md Mohaimenul","non-dropping-particle":"","parse-names":false,"suffix":""},{"dropping-particle":"","family":"Nguyen","given":"Phung Anh Alex","non-dropping-particle":"","parse-names":false,"suffix":""},{"dropping-particle":"","family":"Poly","given":"Tahmina Nasrin","non-dropping-particle":"","parse-names":false,"suffix":""},{"dropping-particle":"","family":"Wang","given":"Yao-Chin","non-dropping-particle":"","parse-names":false,"suffix":""},{"dropping-particle":"","family":"Yang","given":"Hsuan-Chia","non-dropping-particle":"","parse-names":false,"suffix":""},{"dropping-particle":"","family":"Li","given":"Yu-Chuan Jack","non-dropping-particle":"","parse-names":false,"suffix":""},{"dropping-particle":"","family":"Rahman","given":"A K M Sazzadur","non-dropping-particle":"","parse-names":false,"suffix":""},{"dropping-particle":"","family":"Shamrat","given":"F M Javed Mehedi","non-dropping-particle":"","parse-names":false,"suffix":""},{"dropping-particle":"","family":"Tasnim","given":"Zarrin","non-dropping-particle":"","parse-names":false,"suffix":""},{"dropping-particle":"","family":"Roy","given":"Joy","non-dropping-particle":"","parse-names":false,"suffix":""},{"dropping-particle":"","family":"Hossain","given":"Syed Akhter","non-dropping-particle":"","parse-names":false,"suffix":""},{"dropping-particle":"","family":"Nagaratnam","given":"A","non-dropping-particle":"","parse-names":false,"suffix":""},{"dropping-particle":"","family":"Deepika","given":"B","non-dropping-particle":"","parse-names":false,"suffix":""},{"dropping-particle":"","family":"Shiek Ameer","given":"T","non-dropping-particle":"","parse-names":false,"suffix":""},{"dropping-particle":"","family":"Ajay","given":"C H","non-dropping-particle":"","parse-names":false,"suffix":""},{"dropping-particle":"","family":"Hsu","given":"Chiao-Lin","non-dropping-particle":"","parse-names":false,"suffix":""},{"dropping-particle":"","family":"Wu","given":"Fu-Zong","non-dropping-particle":"","parse-names":false,"suffix":""},{"dropping-particle":"","family":"Lin","given":"Kung-Hung","non-dropping-particle":"","parse-names":false,"suffix":""},{"dropping-particle":"","family":"Chen","given":"Yu-Hsun Yan-Hua","non-dropping-particle":"","parse-names":false,"suffix":""},{"dropping-particle":"","family":"Wu","given":"Pin-Chieh","non-dropping-particle":"","parse-names":false,"suffix":""},{"dropping-particle":"","family":"Chen","given":"Yu-Hsun Yan-Hua","non-dropping-particle":"","parse-names":false,"suffix":""},{"dropping-particle":"","family":"Chen","given":"Chi-Shen","non-dropping-particle":"","parse-names":false,"suffix":""},{"dropping-particle":"","family":"Wang","given":"Wen-Hwa","non-dropping-particle":"","parse-names":false,"suffix":""},{"dropping-particle":"","family":"Mar","given":"Guang-Yuan","non-dropping-particle":"","parse-names":false,"suffix":""},{"dropping-particle":"","family":"Yu","given":"Hsien-Chung","non-dropping-particle":"","parse-names":false,"suffix":""},{"dropping-particle":"","family":"Singh","given":"Ajay S","non-dropping-particle":"","parse-names":false,"suffix":""},{"dropping-particle":"","family":"Irfan","given":"Md","non-dropping-particle":"","parse-names":false,"suffix":""},{"dropping-particle":"","family":"Chowdhury","given":"Abhishek","non-dropping-particle":"","parse-names":false,"suffix":""},{"dropping-particle":"","family":"Arshad","given":"Insha","non-dropping-particle":"","parse-names":false,"suffix":""},{"dropping-particle":"","family":"Dutta","given":"Chiranjit","non-dropping-particle":"","parse-names":false,"suffix":""},{"dropping-particle":"","family":"Choudhury","given":"Tanupriya","non-dropping-particle":"","parse-names":false,"suffix":""},{"dropping-particle":"","family":"Thakral","given":"Abha","non-dropping-particle":"","parse-names":false,"suffix":""},{"dropping-particle":"","family":"Priya","given":"M Banu","non-dropping-particle":"","parse-names":false,"suffix":""},{"dropping-particle":"","family":"Juliet","given":"P Laura","non-dropping-particle":"","parse-names":false,"suffix":""},{"dropping-particle":"","family":"Tamilselvi","given":"P R","non-dropping-particle":"","parse-names":false,"suffix":""},{"dropping-particle":"","family":"Naseem","given":"Rashid","non-dropping-particle":"","parse-names":false,"suffix":""},{"dropping-particle":"","family":"Khan","given":"Bilal","non-dropping-particle":"","parse-names":false,"suffix":""},{"dropping-particle":"","family":"Shah","given":"Muhammad Arif","non-dropping-particle":"","parse-names":false,"suffix":""},{"dropping-particle":"","family":"Wakil","given":"Karzan","non-dropping-particle":"","parse-names":false,"suffix":""},{"dropping-particle":"","family":"Khan","given":"Atif","non-dropping-particle":"","parse-names":false,"suffix":""},{"dropping-particle":"","family":"Alosaimi","given":"Wael","non-dropping-particle":"","parse-names":false,"suffix":""},{"dropping-particle":"","family":"Uddin","given":"M Irfan","non-dropping-particle":"","parse-names":false,"suffix":""},{"dropping-particle":"","family":"Alouffi","given":"Badar","non-dropping-particle":"","parse-names":false,"suffix":""},{"dropping-particle":"","family":"Pirola","given":"Carlos J","non-dropping-particle":"","parse-names":false,"suffix":""},{"dropping-particle":"","family":"Sookoian","given":"Silvia","non-dropping-particle":"","parse-names":false,"suffix":""},{"dropping-particle":"","family":"Sontakke","given":"Sumedh","non-dropping-particle":"","parse-names":false,"suffix":""},{"dropping-particle":"","family":"Lohokare","given":"Jay","non-dropping-particle":"","parse-names":false,"suffix":""},{"dropping-particle":"","family":"Dani","given":"Reshul","non-dropping-particle":"","parse-names":false,"suffix":""},{"dropping-particle":"","family":"Kwak","given":"Min‐Sun","non-dropping-particle":"","parse-names":false,"suffix":""},{"dropping-particle":"","family":"Kim","given":"Eunyoung","non-dropping-particle":"","parse-names":false,"suffix":""},{"dropping-particle":"","family":"Jang","given":"Eun Jin","non-dropping-particle":"","parse-names":false,"suffix":""},{"dropping-particle":"","family":"Lee","given":"Chang‐Hoon","non-dropping-particle":"","parse-names":false,"suffix":""},{"dropping-particle":"","family":"Ghosh","given":"Shapla Rani","non-dropping-particle":"","parse-names":false,"suffix":""},{"dropping-particle":"","family":"Waheed","given":"Sajjad","non-dropping-particle":"","parse-names":false,"suffix":""},{"dropping-particle":"","family":"Pakhale","given":"Harsha","non-dropping-particle":"","parse-names":false,"suffix":""},{"dropping-particle":"","family":"Xaxa","given":"Deepak Kumar","non-dropping-particle":"","parse-names":false,"suffix":""},{"dropping-particle":"","family":"Vijayarani","given":"S","non-dropping-particle":"","parse-names":false,"suffix":""},{"dropping-particle":"","family":"Dhayanand","given":"S","non-dropping-particle":"","parse-names":false,"suffix":""},{"dropping-particle":"","family":"Dhamodharan","given":"S","non-dropping-particle":"","parse-names":false,"suffix":""},{"dropping-particle":"","family":"Hashem","given":"Esraa M","non-dropping-particle":"","parse-names":false,"suffix":""},{"dropping-particle":"","family":"Mabrouk","given":"Mai S","non-dropping-particle":"","parse-names":false,"suffix":""},{"dropping-particle":"","family":"Bahramirad","given":"Sina","non-dropping-particle":"","parse-names":false,"suffix":""},{"dropping-particle":"","family":"Mustapha","given":"Aida","non-dropping-particle":"","parse-names":false,"suffix":""},{"dropping-particle":"","family":"Eshraghi","given":"Marya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Lin","given":"Rong-Ho","non-dropping-particle":"","parse-names":false,"suffix":""},{"dropping-particle":"","family":"Tsymbal","given":"Alexey","non-dropping-particle":"","parse-names":false,"suffix":""},{"dropping-particle":"","family":"Puuronen","given":"Seppo","non-dropping-particle":"","parse-names":false,"suffix":""},{"dropping-particle":"","family":"Patterson","given":"David W","non-dropping-particle":"","parse-names":false,"suffix":""},{"dropping-particle":"","family":"Dinu","given":"A J","non-dropping-particle":"","parse-names":false,"suffix":""},{"dropping-particle":"","family":"Ganesan","given":"R","non-dropping-particle":"","parse-names":false,"suffix":""},{"dropping-particle":"","family":"Joseph","given":"F","non-dropping-particle":"","parse-names":false,"suffix":""},{"dropping-particle":"","family":"Balaji","given":"V","non-dropping-particle":"","parse-names":false,"suffix":""},{"dropping-particle":"","family":"Kadah","given":"Yasser M","non-dropping-particle":"","parse-names":false,"suffix":""},{"dropping-particle":"","family":"Farag","given":"Amal A","non-dropping-particle":"","parse-names":false,"suffix":""},{"dropping-particle":"","family":"Zurada","given":"Jozef M","non-dropping-particle":"","parse-names":false,"suffix":""},{"dropping-particle":"","family":"Badawi","given":"Ahmed M","non-dropping-particle":"","parse-names":false,"suffix":""},{"dropping-particle":"","family":"Youssef","given":"A-BM","non-dropping-particle":"","parse-names":false,"suffix":""},{"dropping-particle":"","family":"Ramana","given":"Bendi Venkata","non-dropping-particle":"","parse-names":false,"suffix":""},{"dropping-particle":"","family":"Babu","given":"M Surendra Prasad","non-dropping-particle":"","parse-names":false,"suffix":""},{"dropping-particle":"","family":"Venkateswarlu","given":"N B","non-dropping-particle":"","parse-names":false,"suffix":""},{"dropping-particle":"","family":"Spann","given":"Ashley","non-dropping-particle":"","parse-names":false,"suffix":""},{"dropping-particle":"","family":"Yasodhara","given":"Angeline","non-dropping-particle":"","parse-names":false,"suffix":""},{"dropping-particle":"","family":"Kang","given":"Justin","non-dropping-particle":"","parse-names":false,"suffix":""},{"dropping-particle":"","family":"Watt","given":"Kymberly","non-dropping-particle":"","parse-names":false,"suffix":""},{"dropping-particle":"","family":"Wang","given":"Bo","non-dropping-particle":"","parse-names":false,"suffix":""},{"dropping-particle":"","family":"Goldenberg","given":"Anna","non-dropping-particle":"","parse-names":false,"suffix":""},{"dropping-particle":"","family":"Bhat","given":"Mamatha","non-dropping-particle":"","parse-names":false,"suffix":""},{"dropping-particle":"","family":"Loomba","given":"Rohit","non-dropping-particle":"","parse-names":false,"suffix":""},{"dropping-particle":"","family":"Wong","given":"Robert","non-dropping-particle":"","parse-names":false,"suffix":""},{"dropping-particle":"","family":"Fraysse","given":"Jeremy","non-dropping-particle":"","parse-names":false,"suffix":""},{"dropping-particle":"","family":"Shreay","given":"Sanatan","non-dropping-particle":"","parse-names":false,"suffix":""},{"dropping-particle":"","family":"Li","given":"Suying","non-dropping-particle":"","parse-names":false,"suffix":""},{"dropping-particle":"","family":"Harrison","given":"Stephen","non-dropping-particle":"","parse-names":false,"suffix":""},{"dropping-particle":"","family":"Gordon","given":"Stuart C","non-dropping-particle":"","parse-names":false,"suffix":""}],"container-title":"Artificial Intelligence in Medicine","id":"ITEM-1","issue":"1","issued":{"date-parts":[["2018"]]},"page":"42-46","publisher":"Elsevier","title":"Performance Assessment of Classification Algorithms on Early Detection of Liver Syndrome","type":"article-journal","volume":"4"},"uris":["http://www.mendeley.com/documents/?uuid=d6510e6e-7f96-4dc5-926d-70a795c7df26","http://www.mendeley.com/documents/?uuid=51466bd5-de4b-419f-af76-3185995847c3","http://www.mendeley.com/documents/?uuid=febb1d57-e661-470c-82d1-fd2873f21ae8"]}],"mendeley":{"formattedCitation":"[35]","plainTextFormattedCitation":"[35]","previouslyFormattedCitation":"[35]"},"properties":{"noteIndex":0},"schema":"https://github.com/citation-style-language/schema/raw/master/csl-citation.json"}</w:delInstrText>
          </w:r>
          <w:r w:rsidR="00380919" w:rsidRPr="009D2495" w:rsidDel="00C33DEF">
            <w:rPr>
              <w:bCs/>
              <w:color w:val="000000" w:themeColor="text1"/>
              <w:highlight w:val="yellow"/>
            </w:rPr>
            <w:fldChar w:fldCharType="separate"/>
          </w:r>
          <w:r w:rsidR="00380919" w:rsidRPr="009D2495" w:rsidDel="00C33DEF">
            <w:rPr>
              <w:bCs/>
              <w:noProof/>
              <w:color w:val="000000" w:themeColor="text1"/>
              <w:highlight w:val="yellow"/>
            </w:rPr>
            <w:delText>[35]</w:delText>
          </w:r>
          <w:r w:rsidR="00380919" w:rsidRPr="009D2495" w:rsidDel="00C33DEF">
            <w:rPr>
              <w:bCs/>
              <w:color w:val="000000" w:themeColor="text1"/>
              <w:highlight w:val="yellow"/>
            </w:rPr>
            <w:fldChar w:fldCharType="end"/>
          </w:r>
          <w:r w:rsidR="00380919" w:rsidRPr="009D2495" w:rsidDel="00C33DEF">
            <w:rPr>
              <w:bCs/>
              <w:color w:val="000000" w:themeColor="text1"/>
              <w:highlight w:val="yellow"/>
              <w:lang w:val="id-ID"/>
            </w:rPr>
            <w:delText xml:space="preserve">. All of these measurements should have values as </w:delText>
          </w:r>
          <w:r w:rsidR="00380919" w:rsidRPr="009D2495" w:rsidDel="00C33DEF">
            <w:rPr>
              <w:bCs/>
              <w:color w:val="000000" w:themeColor="text1"/>
              <w:highlight w:val="yellow"/>
            </w:rPr>
            <w:delText xml:space="preserve">close to </w:delText>
          </w:r>
          <w:r w:rsidR="00380919" w:rsidRPr="009D2495" w:rsidDel="00C33DEF">
            <w:rPr>
              <w:bCs/>
              <w:color w:val="000000" w:themeColor="text1"/>
              <w:highlight w:val="yellow"/>
              <w:lang w:val="id-ID"/>
            </w:rPr>
            <w:delText>100</w:delText>
          </w:r>
          <w:r w:rsidR="00380919" w:rsidRPr="009D2495" w:rsidDel="00C33DEF">
            <w:rPr>
              <w:bCs/>
              <w:color w:val="000000" w:themeColor="text1"/>
              <w:highlight w:val="yellow"/>
            </w:rPr>
            <w:delText>.</w:delText>
          </w:r>
          <w:r w:rsidR="00380919" w:rsidRPr="009D2495" w:rsidDel="00C33DEF">
            <w:rPr>
              <w:bCs/>
              <w:color w:val="000000" w:themeColor="text1"/>
              <w:highlight w:val="yellow"/>
              <w:lang w:val="id-ID"/>
            </w:rPr>
            <w:delText xml:space="preserve"> We consider</w:delText>
          </w:r>
          <w:r w:rsidR="00380919" w:rsidRPr="009D2495" w:rsidDel="00C33DEF">
            <w:rPr>
              <w:bCs/>
              <w:color w:val="000000" w:themeColor="text1"/>
              <w:highlight w:val="yellow"/>
            </w:rPr>
            <w:delText>ed</w:delText>
          </w:r>
          <w:r w:rsidR="00380919" w:rsidRPr="009D2495" w:rsidDel="00C33DEF">
            <w:rPr>
              <w:bCs/>
              <w:color w:val="000000" w:themeColor="text1"/>
              <w:highlight w:val="yellow"/>
              <w:lang w:val="id-ID"/>
            </w:rPr>
            <w:delText xml:space="preserve"> the classifier that </w:delText>
          </w:r>
          <w:r w:rsidR="00380919" w:rsidRPr="009D2495" w:rsidDel="00C33DEF">
            <w:rPr>
              <w:bCs/>
              <w:color w:val="000000" w:themeColor="text1"/>
              <w:highlight w:val="yellow"/>
            </w:rPr>
            <w:delText>handles</w:delText>
          </w:r>
          <w:r w:rsidR="00380919" w:rsidRPr="009D2495" w:rsidDel="00C33DEF">
            <w:rPr>
              <w:bCs/>
              <w:color w:val="000000" w:themeColor="text1"/>
              <w:highlight w:val="yellow"/>
              <w:lang w:val="id-ID"/>
            </w:rPr>
            <w:delText xml:space="preserve"> the greatest score to be the best classification algorithm. ANN showed the same percentage of Precision and F1 scores (97%)</w:delText>
          </w:r>
          <w:r w:rsidR="00380919" w:rsidRPr="009D2495" w:rsidDel="00C33DEF">
            <w:rPr>
              <w:bCs/>
              <w:color w:val="000000" w:themeColor="text1"/>
              <w:highlight w:val="yellow"/>
            </w:rPr>
            <w:delText xml:space="preserve"> and </w:delText>
          </w:r>
          <w:r w:rsidR="00380919" w:rsidRPr="009D2495" w:rsidDel="00C33DEF">
            <w:rPr>
              <w:bCs/>
              <w:color w:val="000000" w:themeColor="text1"/>
              <w:highlight w:val="yellow"/>
              <w:lang w:val="id-ID"/>
            </w:rPr>
            <w:delText>Recall</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98%</w:delText>
          </w:r>
          <w:r w:rsidR="00380919" w:rsidRPr="009D2495" w:rsidDel="00C33DEF">
            <w:rPr>
              <w:bCs/>
              <w:color w:val="000000" w:themeColor="text1"/>
              <w:highlight w:val="yellow"/>
            </w:rPr>
            <w:delText xml:space="preserve">). The values of </w:delText>
          </w:r>
          <w:r w:rsidR="00380919" w:rsidRPr="009D2495" w:rsidDel="00C33DEF">
            <w:rPr>
              <w:bCs/>
              <w:color w:val="000000" w:themeColor="text1"/>
              <w:highlight w:val="yellow"/>
              <w:lang w:val="id-ID"/>
            </w:rPr>
            <w:delText xml:space="preserve">Precision, Recall, and F1 scores of </w:delText>
          </w:r>
          <w:r w:rsidR="00380919" w:rsidRPr="009D2495" w:rsidDel="00C33DEF">
            <w:rPr>
              <w:bCs/>
              <w:color w:val="000000" w:themeColor="text1"/>
              <w:highlight w:val="yellow"/>
            </w:rPr>
            <w:delText>Simple</w:delText>
          </w:r>
          <w:r w:rsidR="00380919" w:rsidRPr="009D2495" w:rsidDel="00C33DEF">
            <w:rPr>
              <w:bCs/>
              <w:color w:val="000000" w:themeColor="text1"/>
              <w:highlight w:val="yellow"/>
              <w:lang w:val="id-ID"/>
            </w:rPr>
            <w:delText xml:space="preserve"> RNN and MLP are the same as ANN. </w:delText>
          </w:r>
          <w:r w:rsidR="00380919" w:rsidRPr="009D2495" w:rsidDel="00C33DEF">
            <w:rPr>
              <w:bCs/>
              <w:color w:val="000000" w:themeColor="text1"/>
              <w:highlight w:val="yellow"/>
            </w:rPr>
            <w:delText xml:space="preserve">These </w:delText>
          </w:r>
          <w:r w:rsidR="00380919" w:rsidRPr="009D2495" w:rsidDel="00C33DEF">
            <w:rPr>
              <w:bCs/>
              <w:color w:val="000000" w:themeColor="text1"/>
              <w:highlight w:val="yellow"/>
              <w:lang w:val="id-ID"/>
            </w:rPr>
            <w:delText>three scores</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are</w:delText>
          </w:r>
          <w:r w:rsidR="00380919" w:rsidRPr="009D2495" w:rsidDel="00C33DEF">
            <w:rPr>
              <w:bCs/>
              <w:color w:val="000000" w:themeColor="text1"/>
              <w:highlight w:val="yellow"/>
            </w:rPr>
            <w:delText xml:space="preserve"> 92%</w:delText>
          </w:r>
          <w:r w:rsidR="00380919" w:rsidRPr="009D2495" w:rsidDel="00C33DEF">
            <w:rPr>
              <w:bCs/>
              <w:color w:val="000000" w:themeColor="text1"/>
              <w:highlight w:val="yellow"/>
              <w:lang w:val="id-ID"/>
            </w:rPr>
            <w:delText xml:space="preserve"> for GRU. Precision, Recall, and F1 score of</w:delText>
          </w:r>
          <w:r w:rsidR="00380919" w:rsidRPr="009D2495" w:rsidDel="00C33DEF">
            <w:rPr>
              <w:bCs/>
              <w:color w:val="000000" w:themeColor="text1"/>
              <w:highlight w:val="yellow"/>
            </w:rPr>
            <w:delText xml:space="preserve"> both </w:delText>
          </w:r>
          <w:r w:rsidR="00380919" w:rsidRPr="009D2495" w:rsidDel="00C33DEF">
            <w:rPr>
              <w:bCs/>
              <w:color w:val="000000" w:themeColor="text1"/>
              <w:highlight w:val="yellow"/>
              <w:lang w:val="id-ID"/>
            </w:rPr>
            <w:delText xml:space="preserve">Bidirectional GRU </w:delText>
          </w:r>
          <w:r w:rsidR="00380919" w:rsidRPr="009D2495" w:rsidDel="00C33DEF">
            <w:rPr>
              <w:bCs/>
              <w:color w:val="000000" w:themeColor="text1"/>
              <w:highlight w:val="yellow"/>
            </w:rPr>
            <w:delText xml:space="preserve">and </w:delText>
          </w:r>
          <w:r w:rsidR="00380919" w:rsidRPr="009D2495" w:rsidDel="00C33DEF">
            <w:rPr>
              <w:bCs/>
              <w:color w:val="000000" w:themeColor="text1"/>
              <w:highlight w:val="yellow"/>
              <w:lang w:val="id-ID"/>
            </w:rPr>
            <w:delText xml:space="preserve">Bidirectional LSTM </w:delText>
          </w:r>
          <w:r w:rsidR="00380919" w:rsidRPr="009D2495" w:rsidDel="00C33DEF">
            <w:rPr>
              <w:bCs/>
              <w:color w:val="000000" w:themeColor="text1"/>
              <w:highlight w:val="yellow"/>
            </w:rPr>
            <w:delText xml:space="preserve">are the same i.e., </w:delText>
          </w:r>
          <w:r w:rsidR="00380919" w:rsidRPr="009D2495" w:rsidDel="00C33DEF">
            <w:rPr>
              <w:bCs/>
              <w:color w:val="000000" w:themeColor="text1"/>
              <w:highlight w:val="yellow"/>
              <w:lang w:val="id-ID"/>
            </w:rPr>
            <w:delText>91%, 90%, and 90% respectively</w:delText>
          </w:r>
          <w:r w:rsidR="00380919" w:rsidRPr="009D2495" w:rsidDel="00C33DEF">
            <w:rPr>
              <w:bCs/>
              <w:color w:val="000000" w:themeColor="text1"/>
              <w:highlight w:val="yellow"/>
            </w:rPr>
            <w:delText>. W</w:delText>
          </w:r>
          <w:r w:rsidR="00380919" w:rsidRPr="009D2495" w:rsidDel="00C33DEF">
            <w:rPr>
              <w:bCs/>
              <w:color w:val="000000" w:themeColor="text1"/>
              <w:highlight w:val="yellow"/>
              <w:lang w:val="id-ID"/>
            </w:rPr>
            <w:delText>hile predicting CKD disease</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LSTM showed Precision</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90%</w:delText>
          </w:r>
          <w:r w:rsidR="00380919" w:rsidRPr="009D2495" w:rsidDel="00C33DEF">
            <w:rPr>
              <w:bCs/>
              <w:color w:val="000000" w:themeColor="text1"/>
              <w:highlight w:val="yellow"/>
            </w:rPr>
            <w:delText>)</w:delText>
          </w:r>
          <w:r w:rsidR="00380919" w:rsidRPr="009D2495" w:rsidDel="00C33DEF">
            <w:rPr>
              <w:bCs/>
              <w:color w:val="000000" w:themeColor="text1"/>
              <w:highlight w:val="yellow"/>
              <w:lang w:val="id-ID"/>
            </w:rPr>
            <w:delText>,</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Recal</w:delText>
          </w:r>
          <w:r w:rsidR="00380919" w:rsidDel="00C33DEF">
            <w:rPr>
              <w:bCs/>
              <w:color w:val="000000" w:themeColor="text1"/>
              <w:highlight w:val="yellow"/>
            </w:rPr>
            <w:delText>l</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88%</w:delText>
          </w:r>
          <w:r w:rsidR="00380919" w:rsidRPr="009D2495" w:rsidDel="00C33DEF">
            <w:rPr>
              <w:bCs/>
              <w:color w:val="000000" w:themeColor="text1"/>
              <w:highlight w:val="yellow"/>
            </w:rPr>
            <w:delText>),</w:delText>
          </w:r>
          <w:r w:rsidR="00380919" w:rsidRPr="009D2495" w:rsidDel="00C33DEF">
            <w:rPr>
              <w:bCs/>
              <w:color w:val="000000" w:themeColor="text1"/>
              <w:highlight w:val="yellow"/>
              <w:lang w:val="id-ID"/>
            </w:rPr>
            <w:delText xml:space="preserve"> and F1 score</w:delText>
          </w:r>
          <w:r w:rsidR="00380919" w:rsidRPr="009D2495" w:rsidDel="00C33DEF">
            <w:rPr>
              <w:bCs/>
              <w:color w:val="000000" w:themeColor="text1"/>
              <w:highlight w:val="yellow"/>
            </w:rPr>
            <w:delText xml:space="preserve"> (</w:delText>
          </w:r>
          <w:r w:rsidR="00380919" w:rsidRPr="009D2495" w:rsidDel="00C33DEF">
            <w:rPr>
              <w:bCs/>
              <w:color w:val="000000" w:themeColor="text1"/>
              <w:highlight w:val="yellow"/>
              <w:lang w:val="id-ID"/>
            </w:rPr>
            <w:delText>89%</w:delText>
          </w:r>
          <w:r w:rsidR="00380919" w:rsidRPr="009D2495" w:rsidDel="00C33DEF">
            <w:rPr>
              <w:bCs/>
              <w:color w:val="000000" w:themeColor="text1"/>
              <w:highlight w:val="yellow"/>
            </w:rPr>
            <w:delText>).</w:delText>
          </w:r>
        </w:del>
      </w:ins>
    </w:p>
    <w:p w14:paraId="6637D31C" w14:textId="77777777" w:rsidR="00380919" w:rsidRDefault="00380919">
      <w:pPr>
        <w:rPr>
          <w:ins w:id="2972" w:author="Ahmed, Manik" w:date="2021-10-19T22:47:00Z"/>
          <w:color w:val="000000" w:themeColor="text1"/>
        </w:rPr>
        <w:sectPr w:rsidR="00380919" w:rsidSect="00380919">
          <w:type w:val="continuous"/>
          <w:pgSz w:w="11906" w:h="16838"/>
          <w:pgMar w:top="1296" w:right="734" w:bottom="1037" w:left="734" w:header="360" w:footer="634" w:gutter="0"/>
          <w:pgNumType w:start="1"/>
          <w:cols w:num="2" w:space="514"/>
          <w:formProt w:val="0"/>
          <w:titlePg/>
          <w:docGrid w:linePitch="360" w:charSpace="16384"/>
          <w:sectPrChange w:id="2973" w:author="Ahmed, Manik" w:date="2021-10-19T22:47:00Z">
            <w:sectPr w:rsidR="00380919" w:rsidSect="00380919">
              <w:pgMar w:top="1296" w:right="734" w:bottom="1037" w:left="734" w:header="360" w:footer="634" w:gutter="0"/>
              <w:cols w:num="1"/>
            </w:sectPr>
          </w:sectPrChange>
        </w:sectPr>
      </w:pPr>
    </w:p>
    <w:p w14:paraId="1E6C6882" w14:textId="5192473B" w:rsidR="006712D6" w:rsidRDefault="006712D6">
      <w:pPr>
        <w:rPr>
          <w:color w:val="000000" w:themeColor="text1"/>
        </w:rPr>
      </w:pPr>
    </w:p>
    <w:tbl>
      <w:tblPr>
        <w:tblW w:w="10180" w:type="dxa"/>
        <w:tblLook w:val="04A0" w:firstRow="1" w:lastRow="0" w:firstColumn="1" w:lastColumn="0" w:noHBand="0" w:noVBand="1"/>
        <w:tblPrChange w:id="2974" w:author="Shamima Akter" w:date="2021-10-21T21:52:00Z">
          <w:tblPr>
            <w:tblW w:w="10180" w:type="dxa"/>
            <w:tblLook w:val="04A0" w:firstRow="1" w:lastRow="0" w:firstColumn="1" w:lastColumn="0" w:noHBand="0" w:noVBand="1"/>
          </w:tblPr>
        </w:tblPrChange>
      </w:tblPr>
      <w:tblGrid>
        <w:gridCol w:w="1960"/>
        <w:gridCol w:w="1120"/>
        <w:gridCol w:w="1060"/>
        <w:gridCol w:w="960"/>
        <w:gridCol w:w="960"/>
        <w:gridCol w:w="960"/>
        <w:gridCol w:w="960"/>
        <w:gridCol w:w="1240"/>
        <w:gridCol w:w="960"/>
        <w:tblGridChange w:id="2975">
          <w:tblGrid>
            <w:gridCol w:w="1960"/>
            <w:gridCol w:w="1120"/>
            <w:gridCol w:w="1060"/>
            <w:gridCol w:w="960"/>
            <w:gridCol w:w="960"/>
            <w:gridCol w:w="960"/>
            <w:gridCol w:w="960"/>
            <w:gridCol w:w="1240"/>
            <w:gridCol w:w="960"/>
          </w:tblGrid>
        </w:tblGridChange>
      </w:tblGrid>
      <w:tr w:rsidR="00380919" w:rsidRPr="00AA039D" w14:paraId="7668080A" w14:textId="77777777" w:rsidTr="0073632D">
        <w:trPr>
          <w:trHeight w:val="404"/>
          <w:ins w:id="2976" w:author="Ahmed, Manik" w:date="2021-10-19T22:49:00Z"/>
          <w:trPrChange w:id="2977" w:author="Shamima Akter" w:date="2021-10-21T21:52:00Z">
            <w:trPr>
              <w:trHeight w:val="525"/>
            </w:trPr>
          </w:trPrChange>
        </w:trPr>
        <w:tc>
          <w:tcPr>
            <w:tcW w:w="1960" w:type="dxa"/>
            <w:tcBorders>
              <w:top w:val="single" w:sz="4" w:space="0" w:color="auto"/>
              <w:left w:val="nil"/>
              <w:bottom w:val="double" w:sz="6" w:space="0" w:color="auto"/>
              <w:right w:val="nil"/>
            </w:tcBorders>
            <w:shd w:val="clear" w:color="auto" w:fill="auto"/>
            <w:noWrap/>
            <w:vAlign w:val="center"/>
            <w:hideMark/>
            <w:tcPrChange w:id="2978" w:author="Shamima Akter" w:date="2021-10-21T21:52:00Z">
              <w:tcPr>
                <w:tcW w:w="1960" w:type="dxa"/>
                <w:tcBorders>
                  <w:top w:val="single" w:sz="4" w:space="0" w:color="auto"/>
                  <w:left w:val="nil"/>
                  <w:bottom w:val="double" w:sz="6" w:space="0" w:color="auto"/>
                  <w:right w:val="nil"/>
                </w:tcBorders>
                <w:shd w:val="clear" w:color="auto" w:fill="auto"/>
                <w:noWrap/>
                <w:vAlign w:val="center"/>
                <w:hideMark/>
              </w:tcPr>
            </w:tcPrChange>
          </w:tcPr>
          <w:p w14:paraId="64AF98F3" w14:textId="77777777" w:rsidR="00380919" w:rsidRPr="00AA039D" w:rsidRDefault="00380919" w:rsidP="00380919">
            <w:pPr>
              <w:suppressAutoHyphens w:val="0"/>
              <w:rPr>
                <w:ins w:id="2979" w:author="Ahmed, Manik" w:date="2021-10-19T22:49:00Z"/>
                <w:color w:val="000000"/>
                <w:sz w:val="18"/>
                <w:szCs w:val="18"/>
                <w:rPrChange w:id="2980" w:author="Shamima Akter" w:date="2021-10-21T21:42:00Z">
                  <w:rPr>
                    <w:ins w:id="2981" w:author="Ahmed, Manik" w:date="2021-10-19T22:49:00Z"/>
                    <w:color w:val="000000"/>
                  </w:rPr>
                </w:rPrChange>
              </w:rPr>
            </w:pPr>
            <w:ins w:id="2982" w:author="Ahmed, Manik" w:date="2021-10-19T22:49:00Z">
              <w:r w:rsidRPr="00AA039D">
                <w:rPr>
                  <w:color w:val="000000"/>
                  <w:sz w:val="18"/>
                  <w:szCs w:val="18"/>
                  <w:rPrChange w:id="2983" w:author="Shamima Akter" w:date="2021-10-21T21:42:00Z">
                    <w:rPr>
                      <w:color w:val="000000"/>
                    </w:rPr>
                  </w:rPrChange>
                </w:rPr>
                <w:t>Algorithm Name</w:t>
              </w:r>
            </w:ins>
          </w:p>
        </w:tc>
        <w:tc>
          <w:tcPr>
            <w:tcW w:w="1120" w:type="dxa"/>
            <w:tcBorders>
              <w:top w:val="single" w:sz="4" w:space="0" w:color="auto"/>
              <w:left w:val="nil"/>
              <w:bottom w:val="double" w:sz="6" w:space="0" w:color="auto"/>
              <w:right w:val="nil"/>
            </w:tcBorders>
            <w:shd w:val="clear" w:color="auto" w:fill="auto"/>
            <w:noWrap/>
            <w:vAlign w:val="center"/>
            <w:hideMark/>
            <w:tcPrChange w:id="2984" w:author="Shamima Akter" w:date="2021-10-21T21:52:00Z">
              <w:tcPr>
                <w:tcW w:w="1120" w:type="dxa"/>
                <w:tcBorders>
                  <w:top w:val="single" w:sz="4" w:space="0" w:color="auto"/>
                  <w:left w:val="nil"/>
                  <w:bottom w:val="double" w:sz="6" w:space="0" w:color="auto"/>
                  <w:right w:val="nil"/>
                </w:tcBorders>
                <w:shd w:val="clear" w:color="auto" w:fill="auto"/>
                <w:noWrap/>
                <w:vAlign w:val="center"/>
                <w:hideMark/>
              </w:tcPr>
            </w:tcPrChange>
          </w:tcPr>
          <w:p w14:paraId="3F8B94FE" w14:textId="77777777" w:rsidR="00380919" w:rsidRPr="00AA039D" w:rsidRDefault="00380919" w:rsidP="00380919">
            <w:pPr>
              <w:suppressAutoHyphens w:val="0"/>
              <w:jc w:val="center"/>
              <w:rPr>
                <w:ins w:id="2985" w:author="Ahmed, Manik" w:date="2021-10-19T22:49:00Z"/>
                <w:color w:val="000000"/>
                <w:sz w:val="18"/>
                <w:szCs w:val="18"/>
                <w:rPrChange w:id="2986" w:author="Shamima Akter" w:date="2021-10-21T21:42:00Z">
                  <w:rPr>
                    <w:ins w:id="2987" w:author="Ahmed, Manik" w:date="2021-10-19T22:49:00Z"/>
                    <w:color w:val="000000"/>
                  </w:rPr>
                </w:rPrChange>
              </w:rPr>
            </w:pPr>
            <w:ins w:id="2988" w:author="Ahmed, Manik" w:date="2021-10-19T22:49:00Z">
              <w:r w:rsidRPr="00AA039D">
                <w:rPr>
                  <w:color w:val="000000"/>
                  <w:sz w:val="18"/>
                  <w:szCs w:val="18"/>
                  <w:rPrChange w:id="2989" w:author="Shamima Akter" w:date="2021-10-21T21:42:00Z">
                    <w:rPr>
                      <w:color w:val="000000"/>
                    </w:rPr>
                  </w:rPrChange>
                </w:rPr>
                <w:t>Accuracy</w:t>
              </w:r>
            </w:ins>
          </w:p>
        </w:tc>
        <w:tc>
          <w:tcPr>
            <w:tcW w:w="1060" w:type="dxa"/>
            <w:tcBorders>
              <w:top w:val="single" w:sz="4" w:space="0" w:color="auto"/>
              <w:left w:val="nil"/>
              <w:bottom w:val="double" w:sz="6" w:space="0" w:color="auto"/>
              <w:right w:val="nil"/>
            </w:tcBorders>
            <w:shd w:val="clear" w:color="auto" w:fill="auto"/>
            <w:noWrap/>
            <w:vAlign w:val="center"/>
            <w:hideMark/>
            <w:tcPrChange w:id="2990" w:author="Shamima Akter" w:date="2021-10-21T21:52:00Z">
              <w:tcPr>
                <w:tcW w:w="1060" w:type="dxa"/>
                <w:tcBorders>
                  <w:top w:val="single" w:sz="4" w:space="0" w:color="auto"/>
                  <w:left w:val="nil"/>
                  <w:bottom w:val="double" w:sz="6" w:space="0" w:color="auto"/>
                  <w:right w:val="nil"/>
                </w:tcBorders>
                <w:shd w:val="clear" w:color="auto" w:fill="auto"/>
                <w:noWrap/>
                <w:vAlign w:val="center"/>
                <w:hideMark/>
              </w:tcPr>
            </w:tcPrChange>
          </w:tcPr>
          <w:p w14:paraId="68DFB1A2" w14:textId="77777777" w:rsidR="00380919" w:rsidRPr="00AA039D" w:rsidRDefault="00380919" w:rsidP="00380919">
            <w:pPr>
              <w:suppressAutoHyphens w:val="0"/>
              <w:jc w:val="center"/>
              <w:rPr>
                <w:ins w:id="2991" w:author="Ahmed, Manik" w:date="2021-10-19T22:49:00Z"/>
                <w:color w:val="000000"/>
                <w:sz w:val="18"/>
                <w:szCs w:val="18"/>
                <w:rPrChange w:id="2992" w:author="Shamima Akter" w:date="2021-10-21T21:42:00Z">
                  <w:rPr>
                    <w:ins w:id="2993" w:author="Ahmed, Manik" w:date="2021-10-19T22:49:00Z"/>
                    <w:color w:val="000000"/>
                  </w:rPr>
                </w:rPrChange>
              </w:rPr>
            </w:pPr>
            <w:ins w:id="2994" w:author="Ahmed, Manik" w:date="2021-10-19T22:49:00Z">
              <w:r w:rsidRPr="00AA039D">
                <w:rPr>
                  <w:color w:val="000000"/>
                  <w:sz w:val="18"/>
                  <w:szCs w:val="18"/>
                  <w:rPrChange w:id="2995" w:author="Shamima Akter" w:date="2021-10-21T21:42:00Z">
                    <w:rPr>
                      <w:color w:val="000000"/>
                    </w:rPr>
                  </w:rPrChange>
                </w:rPr>
                <w:t>Precision</w:t>
              </w:r>
            </w:ins>
          </w:p>
        </w:tc>
        <w:tc>
          <w:tcPr>
            <w:tcW w:w="960" w:type="dxa"/>
            <w:tcBorders>
              <w:top w:val="single" w:sz="4" w:space="0" w:color="auto"/>
              <w:left w:val="nil"/>
              <w:bottom w:val="double" w:sz="6" w:space="0" w:color="auto"/>
              <w:right w:val="nil"/>
            </w:tcBorders>
            <w:shd w:val="clear" w:color="auto" w:fill="auto"/>
            <w:noWrap/>
            <w:vAlign w:val="center"/>
            <w:hideMark/>
            <w:tcPrChange w:id="2996"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68AE7A20" w14:textId="77777777" w:rsidR="00380919" w:rsidRPr="00AA039D" w:rsidRDefault="00380919" w:rsidP="00380919">
            <w:pPr>
              <w:suppressAutoHyphens w:val="0"/>
              <w:jc w:val="center"/>
              <w:rPr>
                <w:ins w:id="2997" w:author="Ahmed, Manik" w:date="2021-10-19T22:49:00Z"/>
                <w:color w:val="000000"/>
                <w:sz w:val="18"/>
                <w:szCs w:val="18"/>
                <w:rPrChange w:id="2998" w:author="Shamima Akter" w:date="2021-10-21T21:42:00Z">
                  <w:rPr>
                    <w:ins w:id="2999" w:author="Ahmed, Manik" w:date="2021-10-19T22:49:00Z"/>
                    <w:color w:val="000000"/>
                  </w:rPr>
                </w:rPrChange>
              </w:rPr>
            </w:pPr>
            <w:ins w:id="3000" w:author="Ahmed, Manik" w:date="2021-10-19T22:49:00Z">
              <w:r w:rsidRPr="00AA039D">
                <w:rPr>
                  <w:color w:val="000000"/>
                  <w:sz w:val="18"/>
                  <w:szCs w:val="18"/>
                  <w:rPrChange w:id="3001" w:author="Shamima Akter" w:date="2021-10-21T21:42:00Z">
                    <w:rPr>
                      <w:color w:val="000000"/>
                    </w:rPr>
                  </w:rPrChange>
                </w:rPr>
                <w:t>Recall</w:t>
              </w:r>
            </w:ins>
          </w:p>
        </w:tc>
        <w:tc>
          <w:tcPr>
            <w:tcW w:w="960" w:type="dxa"/>
            <w:tcBorders>
              <w:top w:val="single" w:sz="4" w:space="0" w:color="auto"/>
              <w:left w:val="nil"/>
              <w:bottom w:val="double" w:sz="6" w:space="0" w:color="auto"/>
              <w:right w:val="nil"/>
            </w:tcBorders>
            <w:shd w:val="clear" w:color="auto" w:fill="auto"/>
            <w:noWrap/>
            <w:vAlign w:val="center"/>
            <w:hideMark/>
            <w:tcPrChange w:id="3002"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08901B82" w14:textId="77777777" w:rsidR="00380919" w:rsidRPr="00AA039D" w:rsidRDefault="00380919" w:rsidP="00380919">
            <w:pPr>
              <w:suppressAutoHyphens w:val="0"/>
              <w:jc w:val="center"/>
              <w:rPr>
                <w:ins w:id="3003" w:author="Ahmed, Manik" w:date="2021-10-19T22:49:00Z"/>
                <w:color w:val="000000"/>
                <w:sz w:val="18"/>
                <w:szCs w:val="18"/>
                <w:rPrChange w:id="3004" w:author="Shamima Akter" w:date="2021-10-21T21:42:00Z">
                  <w:rPr>
                    <w:ins w:id="3005" w:author="Ahmed, Manik" w:date="2021-10-19T22:49:00Z"/>
                    <w:color w:val="000000"/>
                  </w:rPr>
                </w:rPrChange>
              </w:rPr>
            </w:pPr>
            <w:ins w:id="3006" w:author="Ahmed, Manik" w:date="2021-10-19T22:49:00Z">
              <w:r w:rsidRPr="00AA039D">
                <w:rPr>
                  <w:color w:val="000000"/>
                  <w:sz w:val="18"/>
                  <w:szCs w:val="18"/>
                  <w:rPrChange w:id="3007" w:author="Shamima Akter" w:date="2021-10-21T21:42:00Z">
                    <w:rPr>
                      <w:color w:val="000000"/>
                    </w:rPr>
                  </w:rPrChange>
                </w:rPr>
                <w:t>F1 Score</w:t>
              </w:r>
            </w:ins>
          </w:p>
        </w:tc>
        <w:tc>
          <w:tcPr>
            <w:tcW w:w="960" w:type="dxa"/>
            <w:tcBorders>
              <w:top w:val="single" w:sz="4" w:space="0" w:color="auto"/>
              <w:left w:val="nil"/>
              <w:bottom w:val="double" w:sz="6" w:space="0" w:color="auto"/>
              <w:right w:val="nil"/>
            </w:tcBorders>
            <w:shd w:val="clear" w:color="auto" w:fill="auto"/>
            <w:noWrap/>
            <w:vAlign w:val="center"/>
            <w:hideMark/>
            <w:tcPrChange w:id="3008"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1B7C03B3" w14:textId="77777777" w:rsidR="00380919" w:rsidRPr="00AA039D" w:rsidRDefault="00380919" w:rsidP="00380919">
            <w:pPr>
              <w:suppressAutoHyphens w:val="0"/>
              <w:jc w:val="center"/>
              <w:rPr>
                <w:ins w:id="3009" w:author="Ahmed, Manik" w:date="2021-10-19T22:49:00Z"/>
                <w:color w:val="000000"/>
                <w:sz w:val="18"/>
                <w:szCs w:val="18"/>
                <w:rPrChange w:id="3010" w:author="Shamima Akter" w:date="2021-10-21T21:42:00Z">
                  <w:rPr>
                    <w:ins w:id="3011" w:author="Ahmed, Manik" w:date="2021-10-19T22:49:00Z"/>
                    <w:color w:val="000000"/>
                  </w:rPr>
                </w:rPrChange>
              </w:rPr>
            </w:pPr>
            <w:ins w:id="3012" w:author="Ahmed, Manik" w:date="2021-10-19T22:49:00Z">
              <w:r w:rsidRPr="00AA039D">
                <w:rPr>
                  <w:color w:val="000000"/>
                  <w:sz w:val="18"/>
                  <w:szCs w:val="18"/>
                  <w:rPrChange w:id="3013" w:author="Shamima Akter" w:date="2021-10-21T21:42:00Z">
                    <w:rPr>
                      <w:color w:val="000000"/>
                    </w:rPr>
                  </w:rPrChange>
                </w:rPr>
                <w:t>AUC</w:t>
              </w:r>
            </w:ins>
          </w:p>
        </w:tc>
        <w:tc>
          <w:tcPr>
            <w:tcW w:w="960" w:type="dxa"/>
            <w:tcBorders>
              <w:top w:val="single" w:sz="4" w:space="0" w:color="auto"/>
              <w:left w:val="nil"/>
              <w:bottom w:val="double" w:sz="6" w:space="0" w:color="auto"/>
              <w:right w:val="nil"/>
            </w:tcBorders>
            <w:shd w:val="clear" w:color="auto" w:fill="auto"/>
            <w:noWrap/>
            <w:vAlign w:val="center"/>
            <w:hideMark/>
            <w:tcPrChange w:id="3014"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7FA6A9B6" w14:textId="77777777" w:rsidR="00380919" w:rsidRPr="00AA039D" w:rsidRDefault="00380919" w:rsidP="00380919">
            <w:pPr>
              <w:suppressAutoHyphens w:val="0"/>
              <w:jc w:val="center"/>
              <w:rPr>
                <w:ins w:id="3015" w:author="Ahmed, Manik" w:date="2021-10-19T22:49:00Z"/>
                <w:color w:val="000000"/>
                <w:sz w:val="18"/>
                <w:szCs w:val="18"/>
                <w:rPrChange w:id="3016" w:author="Shamima Akter" w:date="2021-10-21T21:42:00Z">
                  <w:rPr>
                    <w:ins w:id="3017" w:author="Ahmed, Manik" w:date="2021-10-19T22:49:00Z"/>
                    <w:color w:val="000000"/>
                  </w:rPr>
                </w:rPrChange>
              </w:rPr>
            </w:pPr>
            <w:ins w:id="3018" w:author="Ahmed, Manik" w:date="2021-10-19T22:49:00Z">
              <w:r w:rsidRPr="00AA039D">
                <w:rPr>
                  <w:color w:val="000000"/>
                  <w:sz w:val="18"/>
                  <w:szCs w:val="18"/>
                  <w:rPrChange w:id="3019" w:author="Shamima Akter" w:date="2021-10-21T21:42:00Z">
                    <w:rPr>
                      <w:color w:val="000000"/>
                    </w:rPr>
                  </w:rPrChange>
                </w:rPr>
                <w:t>Loss</w:t>
              </w:r>
            </w:ins>
          </w:p>
        </w:tc>
        <w:tc>
          <w:tcPr>
            <w:tcW w:w="1240" w:type="dxa"/>
            <w:tcBorders>
              <w:top w:val="single" w:sz="4" w:space="0" w:color="auto"/>
              <w:left w:val="nil"/>
              <w:bottom w:val="double" w:sz="6" w:space="0" w:color="auto"/>
              <w:right w:val="nil"/>
            </w:tcBorders>
            <w:shd w:val="clear" w:color="auto" w:fill="auto"/>
            <w:vAlign w:val="center"/>
            <w:hideMark/>
            <w:tcPrChange w:id="3020" w:author="Shamima Akter" w:date="2021-10-21T21:52:00Z">
              <w:tcPr>
                <w:tcW w:w="1240" w:type="dxa"/>
                <w:tcBorders>
                  <w:top w:val="single" w:sz="4" w:space="0" w:color="auto"/>
                  <w:left w:val="nil"/>
                  <w:bottom w:val="double" w:sz="6" w:space="0" w:color="auto"/>
                  <w:right w:val="nil"/>
                </w:tcBorders>
                <w:shd w:val="clear" w:color="auto" w:fill="auto"/>
                <w:vAlign w:val="center"/>
                <w:hideMark/>
              </w:tcPr>
            </w:tcPrChange>
          </w:tcPr>
          <w:p w14:paraId="37C9BA75" w14:textId="77777777" w:rsidR="00380919" w:rsidRPr="00AA039D" w:rsidRDefault="00380919" w:rsidP="00380919">
            <w:pPr>
              <w:suppressAutoHyphens w:val="0"/>
              <w:jc w:val="center"/>
              <w:rPr>
                <w:ins w:id="3021" w:author="Ahmed, Manik" w:date="2021-10-19T22:49:00Z"/>
                <w:color w:val="000000"/>
                <w:sz w:val="18"/>
                <w:szCs w:val="18"/>
                <w:rPrChange w:id="3022" w:author="Shamima Akter" w:date="2021-10-21T21:42:00Z">
                  <w:rPr>
                    <w:ins w:id="3023" w:author="Ahmed, Manik" w:date="2021-10-19T22:49:00Z"/>
                    <w:color w:val="000000"/>
                  </w:rPr>
                </w:rPrChange>
              </w:rPr>
            </w:pPr>
            <w:ins w:id="3024" w:author="Ahmed, Manik" w:date="2021-10-19T22:49:00Z">
              <w:r w:rsidRPr="00AA039D">
                <w:rPr>
                  <w:color w:val="000000"/>
                  <w:sz w:val="18"/>
                  <w:szCs w:val="18"/>
                  <w:rPrChange w:id="3025" w:author="Shamima Akter" w:date="2021-10-21T21:42:00Z">
                    <w:rPr>
                      <w:color w:val="000000"/>
                    </w:rPr>
                  </w:rPrChange>
                </w:rPr>
                <w:t>Validation loss</w:t>
              </w:r>
            </w:ins>
          </w:p>
        </w:tc>
        <w:tc>
          <w:tcPr>
            <w:tcW w:w="960" w:type="dxa"/>
            <w:tcBorders>
              <w:top w:val="single" w:sz="4" w:space="0" w:color="auto"/>
              <w:left w:val="nil"/>
              <w:bottom w:val="double" w:sz="6" w:space="0" w:color="auto"/>
              <w:right w:val="nil"/>
            </w:tcBorders>
            <w:shd w:val="clear" w:color="auto" w:fill="auto"/>
            <w:noWrap/>
            <w:vAlign w:val="center"/>
            <w:hideMark/>
            <w:tcPrChange w:id="3026" w:author="Shamima Akter" w:date="2021-10-21T21:52:00Z">
              <w:tcPr>
                <w:tcW w:w="960" w:type="dxa"/>
                <w:tcBorders>
                  <w:top w:val="single" w:sz="4" w:space="0" w:color="auto"/>
                  <w:left w:val="nil"/>
                  <w:bottom w:val="double" w:sz="6" w:space="0" w:color="auto"/>
                  <w:right w:val="nil"/>
                </w:tcBorders>
                <w:shd w:val="clear" w:color="auto" w:fill="auto"/>
                <w:noWrap/>
                <w:vAlign w:val="center"/>
                <w:hideMark/>
              </w:tcPr>
            </w:tcPrChange>
          </w:tcPr>
          <w:p w14:paraId="5102E069" w14:textId="77777777" w:rsidR="00380919" w:rsidRPr="00AA039D" w:rsidRDefault="00380919" w:rsidP="00380919">
            <w:pPr>
              <w:suppressAutoHyphens w:val="0"/>
              <w:jc w:val="center"/>
              <w:rPr>
                <w:ins w:id="3027" w:author="Ahmed, Manik" w:date="2021-10-19T22:49:00Z"/>
                <w:color w:val="000000"/>
                <w:sz w:val="18"/>
                <w:szCs w:val="18"/>
                <w:rPrChange w:id="3028" w:author="Shamima Akter" w:date="2021-10-21T21:42:00Z">
                  <w:rPr>
                    <w:ins w:id="3029" w:author="Ahmed, Manik" w:date="2021-10-19T22:49:00Z"/>
                    <w:color w:val="000000"/>
                  </w:rPr>
                </w:rPrChange>
              </w:rPr>
            </w:pPr>
            <w:ins w:id="3030" w:author="Ahmed, Manik" w:date="2021-10-19T22:49:00Z">
              <w:r w:rsidRPr="00AA039D">
                <w:rPr>
                  <w:color w:val="000000"/>
                  <w:sz w:val="18"/>
                  <w:szCs w:val="18"/>
                  <w:rPrChange w:id="3031" w:author="Shamima Akter" w:date="2021-10-21T21:42:00Z">
                    <w:rPr>
                      <w:color w:val="000000"/>
                    </w:rPr>
                  </w:rPrChange>
                </w:rPr>
                <w:t>Time</w:t>
              </w:r>
            </w:ins>
          </w:p>
        </w:tc>
      </w:tr>
      <w:tr w:rsidR="00380919" w:rsidRPr="00AA039D" w14:paraId="4D1BF358" w14:textId="77777777" w:rsidTr="00380919">
        <w:trPr>
          <w:trHeight w:val="315"/>
          <w:ins w:id="3032" w:author="Ahmed, Manik" w:date="2021-10-19T22:49:00Z"/>
        </w:trPr>
        <w:tc>
          <w:tcPr>
            <w:tcW w:w="1960" w:type="dxa"/>
            <w:tcBorders>
              <w:top w:val="nil"/>
              <w:left w:val="nil"/>
              <w:bottom w:val="single" w:sz="4" w:space="0" w:color="auto"/>
              <w:right w:val="nil"/>
            </w:tcBorders>
            <w:shd w:val="clear" w:color="auto" w:fill="auto"/>
            <w:noWrap/>
            <w:vAlign w:val="bottom"/>
            <w:hideMark/>
          </w:tcPr>
          <w:p w14:paraId="1009570E" w14:textId="77777777" w:rsidR="00380919" w:rsidRPr="00AA039D" w:rsidRDefault="00380919" w:rsidP="00380919">
            <w:pPr>
              <w:suppressAutoHyphens w:val="0"/>
              <w:rPr>
                <w:ins w:id="3033" w:author="Ahmed, Manik" w:date="2021-10-19T22:49:00Z"/>
                <w:color w:val="000000"/>
                <w:sz w:val="18"/>
                <w:szCs w:val="18"/>
                <w:rPrChange w:id="3034" w:author="Shamima Akter" w:date="2021-10-21T21:42:00Z">
                  <w:rPr>
                    <w:ins w:id="3035" w:author="Ahmed, Manik" w:date="2021-10-19T22:49:00Z"/>
                    <w:color w:val="000000"/>
                  </w:rPr>
                </w:rPrChange>
              </w:rPr>
            </w:pPr>
            <w:ins w:id="3036" w:author="Ahmed, Manik" w:date="2021-10-19T22:49:00Z">
              <w:r w:rsidRPr="00AA039D">
                <w:rPr>
                  <w:color w:val="000000"/>
                  <w:sz w:val="18"/>
                  <w:szCs w:val="18"/>
                  <w:rPrChange w:id="3037" w:author="Shamima Akter" w:date="2021-10-21T21:42:00Z">
                    <w:rPr>
                      <w:color w:val="000000"/>
                    </w:rPr>
                  </w:rPrChange>
                </w:rPr>
                <w:t>ANN</w:t>
              </w:r>
            </w:ins>
          </w:p>
        </w:tc>
        <w:tc>
          <w:tcPr>
            <w:tcW w:w="1120" w:type="dxa"/>
            <w:tcBorders>
              <w:top w:val="nil"/>
              <w:left w:val="nil"/>
              <w:bottom w:val="single" w:sz="4" w:space="0" w:color="auto"/>
              <w:right w:val="nil"/>
            </w:tcBorders>
            <w:shd w:val="clear" w:color="auto" w:fill="auto"/>
            <w:noWrap/>
            <w:vAlign w:val="center"/>
            <w:hideMark/>
          </w:tcPr>
          <w:p w14:paraId="515D6B75" w14:textId="77777777" w:rsidR="00380919" w:rsidRPr="00AA039D" w:rsidRDefault="00380919" w:rsidP="00380919">
            <w:pPr>
              <w:suppressAutoHyphens w:val="0"/>
              <w:jc w:val="center"/>
              <w:rPr>
                <w:ins w:id="3038" w:author="Ahmed, Manik" w:date="2021-10-19T22:49:00Z"/>
                <w:color w:val="000000"/>
                <w:sz w:val="18"/>
                <w:szCs w:val="18"/>
                <w:rPrChange w:id="3039" w:author="Shamima Akter" w:date="2021-10-21T21:42:00Z">
                  <w:rPr>
                    <w:ins w:id="3040" w:author="Ahmed, Manik" w:date="2021-10-19T22:49:00Z"/>
                    <w:color w:val="000000"/>
                  </w:rPr>
                </w:rPrChange>
              </w:rPr>
            </w:pPr>
            <w:ins w:id="3041" w:author="Ahmed, Manik" w:date="2021-10-19T22:49:00Z">
              <w:r w:rsidRPr="00AA039D">
                <w:rPr>
                  <w:color w:val="000000"/>
                  <w:sz w:val="18"/>
                  <w:szCs w:val="18"/>
                  <w:rPrChange w:id="3042" w:author="Shamima Akter" w:date="2021-10-21T21:42:00Z">
                    <w:rPr>
                      <w:color w:val="000000"/>
                    </w:rPr>
                  </w:rPrChange>
                </w:rPr>
                <w:t>99%</w:t>
              </w:r>
            </w:ins>
          </w:p>
        </w:tc>
        <w:tc>
          <w:tcPr>
            <w:tcW w:w="1060" w:type="dxa"/>
            <w:tcBorders>
              <w:top w:val="nil"/>
              <w:left w:val="nil"/>
              <w:bottom w:val="single" w:sz="4" w:space="0" w:color="auto"/>
              <w:right w:val="nil"/>
            </w:tcBorders>
            <w:shd w:val="clear" w:color="auto" w:fill="auto"/>
            <w:noWrap/>
            <w:vAlign w:val="center"/>
            <w:hideMark/>
          </w:tcPr>
          <w:p w14:paraId="07F04A43" w14:textId="77777777" w:rsidR="00380919" w:rsidRPr="00AA039D" w:rsidRDefault="00380919" w:rsidP="00380919">
            <w:pPr>
              <w:suppressAutoHyphens w:val="0"/>
              <w:jc w:val="center"/>
              <w:rPr>
                <w:ins w:id="3043" w:author="Ahmed, Manik" w:date="2021-10-19T22:49:00Z"/>
                <w:color w:val="000000"/>
                <w:sz w:val="18"/>
                <w:szCs w:val="18"/>
                <w:rPrChange w:id="3044" w:author="Shamima Akter" w:date="2021-10-21T21:42:00Z">
                  <w:rPr>
                    <w:ins w:id="3045" w:author="Ahmed, Manik" w:date="2021-10-19T22:49:00Z"/>
                    <w:color w:val="000000"/>
                  </w:rPr>
                </w:rPrChange>
              </w:rPr>
            </w:pPr>
            <w:ins w:id="3046" w:author="Ahmed, Manik" w:date="2021-10-19T22:49:00Z">
              <w:r w:rsidRPr="00AA039D">
                <w:rPr>
                  <w:color w:val="000000"/>
                  <w:sz w:val="18"/>
                  <w:szCs w:val="18"/>
                  <w:rPrChange w:id="3047" w:author="Shamima Akter" w:date="2021-10-21T21:42:00Z">
                    <w:rPr>
                      <w:color w:val="000000"/>
                    </w:rPr>
                  </w:rPrChange>
                </w:rPr>
                <w:t>98%</w:t>
              </w:r>
            </w:ins>
          </w:p>
        </w:tc>
        <w:tc>
          <w:tcPr>
            <w:tcW w:w="960" w:type="dxa"/>
            <w:tcBorders>
              <w:top w:val="nil"/>
              <w:left w:val="nil"/>
              <w:bottom w:val="single" w:sz="4" w:space="0" w:color="auto"/>
              <w:right w:val="nil"/>
            </w:tcBorders>
            <w:shd w:val="clear" w:color="auto" w:fill="auto"/>
            <w:noWrap/>
            <w:vAlign w:val="center"/>
            <w:hideMark/>
          </w:tcPr>
          <w:p w14:paraId="285DAF41" w14:textId="77777777" w:rsidR="00380919" w:rsidRPr="00AA039D" w:rsidRDefault="00380919" w:rsidP="00380919">
            <w:pPr>
              <w:suppressAutoHyphens w:val="0"/>
              <w:jc w:val="center"/>
              <w:rPr>
                <w:ins w:id="3048" w:author="Ahmed, Manik" w:date="2021-10-19T22:49:00Z"/>
                <w:color w:val="000000"/>
                <w:sz w:val="18"/>
                <w:szCs w:val="18"/>
                <w:rPrChange w:id="3049" w:author="Shamima Akter" w:date="2021-10-21T21:42:00Z">
                  <w:rPr>
                    <w:ins w:id="3050" w:author="Ahmed, Manik" w:date="2021-10-19T22:49:00Z"/>
                    <w:color w:val="000000"/>
                  </w:rPr>
                </w:rPrChange>
              </w:rPr>
            </w:pPr>
            <w:ins w:id="3051" w:author="Ahmed, Manik" w:date="2021-10-19T22:49:00Z">
              <w:r w:rsidRPr="00AA039D">
                <w:rPr>
                  <w:color w:val="000000"/>
                  <w:sz w:val="18"/>
                  <w:szCs w:val="18"/>
                  <w:rPrChange w:id="3052" w:author="Shamima Akter" w:date="2021-10-21T21:42:00Z">
                    <w:rPr>
                      <w:color w:val="000000"/>
                    </w:rPr>
                  </w:rPrChange>
                </w:rPr>
                <w:t>99%</w:t>
              </w:r>
            </w:ins>
          </w:p>
        </w:tc>
        <w:tc>
          <w:tcPr>
            <w:tcW w:w="960" w:type="dxa"/>
            <w:tcBorders>
              <w:top w:val="nil"/>
              <w:left w:val="nil"/>
              <w:bottom w:val="single" w:sz="4" w:space="0" w:color="auto"/>
              <w:right w:val="nil"/>
            </w:tcBorders>
            <w:shd w:val="clear" w:color="auto" w:fill="auto"/>
            <w:noWrap/>
            <w:vAlign w:val="center"/>
            <w:hideMark/>
          </w:tcPr>
          <w:p w14:paraId="2D190BF5" w14:textId="77777777" w:rsidR="00380919" w:rsidRPr="00AA039D" w:rsidRDefault="00380919" w:rsidP="00380919">
            <w:pPr>
              <w:suppressAutoHyphens w:val="0"/>
              <w:jc w:val="center"/>
              <w:rPr>
                <w:ins w:id="3053" w:author="Ahmed, Manik" w:date="2021-10-19T22:49:00Z"/>
                <w:color w:val="000000"/>
                <w:sz w:val="18"/>
                <w:szCs w:val="18"/>
                <w:rPrChange w:id="3054" w:author="Shamima Akter" w:date="2021-10-21T21:42:00Z">
                  <w:rPr>
                    <w:ins w:id="3055" w:author="Ahmed, Manik" w:date="2021-10-19T22:49:00Z"/>
                    <w:color w:val="000000"/>
                  </w:rPr>
                </w:rPrChange>
              </w:rPr>
            </w:pPr>
            <w:ins w:id="3056" w:author="Ahmed, Manik" w:date="2021-10-19T22:49:00Z">
              <w:r w:rsidRPr="00AA039D">
                <w:rPr>
                  <w:color w:val="000000"/>
                  <w:sz w:val="18"/>
                  <w:szCs w:val="18"/>
                  <w:rPrChange w:id="3057" w:author="Shamima Akter" w:date="2021-10-21T21:42:00Z">
                    <w:rPr>
                      <w:color w:val="000000"/>
                    </w:rPr>
                  </w:rPrChange>
                </w:rPr>
                <w:t>99%</w:t>
              </w:r>
            </w:ins>
          </w:p>
        </w:tc>
        <w:tc>
          <w:tcPr>
            <w:tcW w:w="960" w:type="dxa"/>
            <w:tcBorders>
              <w:top w:val="nil"/>
              <w:left w:val="nil"/>
              <w:bottom w:val="single" w:sz="4" w:space="0" w:color="auto"/>
              <w:right w:val="nil"/>
            </w:tcBorders>
            <w:shd w:val="clear" w:color="auto" w:fill="auto"/>
            <w:noWrap/>
            <w:vAlign w:val="center"/>
            <w:hideMark/>
          </w:tcPr>
          <w:p w14:paraId="34EC8A73" w14:textId="77777777" w:rsidR="00380919" w:rsidRPr="00AA039D" w:rsidRDefault="00380919" w:rsidP="00380919">
            <w:pPr>
              <w:suppressAutoHyphens w:val="0"/>
              <w:jc w:val="center"/>
              <w:rPr>
                <w:ins w:id="3058" w:author="Ahmed, Manik" w:date="2021-10-19T22:49:00Z"/>
                <w:color w:val="000000"/>
                <w:sz w:val="18"/>
                <w:szCs w:val="18"/>
                <w:rPrChange w:id="3059" w:author="Shamima Akter" w:date="2021-10-21T21:42:00Z">
                  <w:rPr>
                    <w:ins w:id="3060" w:author="Ahmed, Manik" w:date="2021-10-19T22:49:00Z"/>
                    <w:color w:val="000000"/>
                  </w:rPr>
                </w:rPrChange>
              </w:rPr>
            </w:pPr>
            <w:ins w:id="3061" w:author="Ahmed, Manik" w:date="2021-10-19T22:49:00Z">
              <w:r w:rsidRPr="00AA039D">
                <w:rPr>
                  <w:color w:val="000000"/>
                  <w:sz w:val="18"/>
                  <w:szCs w:val="18"/>
                  <w:rPrChange w:id="3062" w:author="Shamima Akter" w:date="2021-10-21T21:42:00Z">
                    <w:rPr>
                      <w:color w:val="000000"/>
                    </w:rPr>
                  </w:rPrChange>
                </w:rPr>
                <w:t>0.99</w:t>
              </w:r>
            </w:ins>
          </w:p>
        </w:tc>
        <w:tc>
          <w:tcPr>
            <w:tcW w:w="960" w:type="dxa"/>
            <w:tcBorders>
              <w:top w:val="nil"/>
              <w:left w:val="nil"/>
              <w:bottom w:val="single" w:sz="4" w:space="0" w:color="auto"/>
              <w:right w:val="nil"/>
            </w:tcBorders>
            <w:shd w:val="clear" w:color="auto" w:fill="auto"/>
            <w:noWrap/>
            <w:vAlign w:val="center"/>
            <w:hideMark/>
          </w:tcPr>
          <w:p w14:paraId="71882C73" w14:textId="77777777" w:rsidR="00380919" w:rsidRPr="00AA039D" w:rsidRDefault="00380919" w:rsidP="00380919">
            <w:pPr>
              <w:suppressAutoHyphens w:val="0"/>
              <w:jc w:val="center"/>
              <w:rPr>
                <w:ins w:id="3063" w:author="Ahmed, Manik" w:date="2021-10-19T22:49:00Z"/>
                <w:color w:val="000000"/>
                <w:sz w:val="18"/>
                <w:szCs w:val="18"/>
                <w:rPrChange w:id="3064" w:author="Shamima Akter" w:date="2021-10-21T21:42:00Z">
                  <w:rPr>
                    <w:ins w:id="3065" w:author="Ahmed, Manik" w:date="2021-10-19T22:49:00Z"/>
                    <w:color w:val="000000"/>
                  </w:rPr>
                </w:rPrChange>
              </w:rPr>
            </w:pPr>
            <w:ins w:id="3066" w:author="Ahmed, Manik" w:date="2021-10-19T22:49:00Z">
              <w:r w:rsidRPr="00AA039D">
                <w:rPr>
                  <w:color w:val="000000"/>
                  <w:sz w:val="18"/>
                  <w:szCs w:val="18"/>
                  <w:rPrChange w:id="3067" w:author="Shamima Akter" w:date="2021-10-21T21:42:00Z">
                    <w:rPr>
                      <w:color w:val="000000"/>
                    </w:rPr>
                  </w:rPrChange>
                </w:rPr>
                <w:t>0.02</w:t>
              </w:r>
            </w:ins>
          </w:p>
        </w:tc>
        <w:tc>
          <w:tcPr>
            <w:tcW w:w="1240" w:type="dxa"/>
            <w:tcBorders>
              <w:top w:val="nil"/>
              <w:left w:val="nil"/>
              <w:bottom w:val="single" w:sz="4" w:space="0" w:color="auto"/>
              <w:right w:val="nil"/>
            </w:tcBorders>
            <w:shd w:val="clear" w:color="auto" w:fill="auto"/>
            <w:noWrap/>
            <w:vAlign w:val="center"/>
            <w:hideMark/>
          </w:tcPr>
          <w:p w14:paraId="101E2D58" w14:textId="77777777" w:rsidR="00380919" w:rsidRPr="00AA039D" w:rsidRDefault="00380919" w:rsidP="00380919">
            <w:pPr>
              <w:suppressAutoHyphens w:val="0"/>
              <w:jc w:val="center"/>
              <w:rPr>
                <w:ins w:id="3068" w:author="Ahmed, Manik" w:date="2021-10-19T22:49:00Z"/>
                <w:color w:val="000000"/>
                <w:sz w:val="18"/>
                <w:szCs w:val="18"/>
                <w:rPrChange w:id="3069" w:author="Shamima Akter" w:date="2021-10-21T21:42:00Z">
                  <w:rPr>
                    <w:ins w:id="3070" w:author="Ahmed, Manik" w:date="2021-10-19T22:49:00Z"/>
                    <w:color w:val="000000"/>
                  </w:rPr>
                </w:rPrChange>
              </w:rPr>
            </w:pPr>
            <w:ins w:id="3071" w:author="Ahmed, Manik" w:date="2021-10-19T22:49:00Z">
              <w:r w:rsidRPr="00AA039D">
                <w:rPr>
                  <w:color w:val="000000"/>
                  <w:sz w:val="18"/>
                  <w:szCs w:val="18"/>
                  <w:rPrChange w:id="3072" w:author="Shamima Akter" w:date="2021-10-21T21:42:00Z">
                    <w:rPr>
                      <w:color w:val="000000"/>
                    </w:rPr>
                  </w:rPrChange>
                </w:rPr>
                <w:t>0.02</w:t>
              </w:r>
            </w:ins>
          </w:p>
        </w:tc>
        <w:tc>
          <w:tcPr>
            <w:tcW w:w="960" w:type="dxa"/>
            <w:tcBorders>
              <w:top w:val="nil"/>
              <w:left w:val="nil"/>
              <w:bottom w:val="single" w:sz="4" w:space="0" w:color="auto"/>
              <w:right w:val="nil"/>
            </w:tcBorders>
            <w:shd w:val="clear" w:color="auto" w:fill="auto"/>
            <w:noWrap/>
            <w:vAlign w:val="center"/>
            <w:hideMark/>
          </w:tcPr>
          <w:p w14:paraId="70BE3C4B" w14:textId="77777777" w:rsidR="00380919" w:rsidRPr="00AA039D" w:rsidRDefault="00380919" w:rsidP="00380919">
            <w:pPr>
              <w:suppressAutoHyphens w:val="0"/>
              <w:jc w:val="center"/>
              <w:rPr>
                <w:ins w:id="3073" w:author="Ahmed, Manik" w:date="2021-10-19T22:49:00Z"/>
                <w:color w:val="000000"/>
                <w:sz w:val="18"/>
                <w:szCs w:val="18"/>
                <w:rPrChange w:id="3074" w:author="Shamima Akter" w:date="2021-10-21T21:42:00Z">
                  <w:rPr>
                    <w:ins w:id="3075" w:author="Ahmed, Manik" w:date="2021-10-19T22:49:00Z"/>
                    <w:color w:val="000000"/>
                  </w:rPr>
                </w:rPrChange>
              </w:rPr>
            </w:pPr>
            <w:ins w:id="3076" w:author="Ahmed, Manik" w:date="2021-10-19T22:49:00Z">
              <w:r w:rsidRPr="00AA039D">
                <w:rPr>
                  <w:color w:val="000000"/>
                  <w:sz w:val="18"/>
                  <w:szCs w:val="18"/>
                  <w:rPrChange w:id="3077" w:author="Shamima Akter" w:date="2021-10-21T21:42:00Z">
                    <w:rPr>
                      <w:color w:val="000000"/>
                    </w:rPr>
                  </w:rPrChange>
                </w:rPr>
                <w:t>10.83</w:t>
              </w:r>
            </w:ins>
          </w:p>
        </w:tc>
      </w:tr>
      <w:tr w:rsidR="00380919" w:rsidRPr="00AA039D" w14:paraId="3F37C331" w14:textId="77777777" w:rsidTr="00380919">
        <w:trPr>
          <w:trHeight w:val="300"/>
          <w:ins w:id="3078" w:author="Ahmed, Manik" w:date="2021-10-19T22:49:00Z"/>
        </w:trPr>
        <w:tc>
          <w:tcPr>
            <w:tcW w:w="1960" w:type="dxa"/>
            <w:tcBorders>
              <w:top w:val="nil"/>
              <w:left w:val="nil"/>
              <w:bottom w:val="single" w:sz="4" w:space="0" w:color="auto"/>
              <w:right w:val="nil"/>
            </w:tcBorders>
            <w:shd w:val="clear" w:color="auto" w:fill="auto"/>
            <w:noWrap/>
            <w:vAlign w:val="bottom"/>
            <w:hideMark/>
          </w:tcPr>
          <w:p w14:paraId="4453589A" w14:textId="77777777" w:rsidR="00380919" w:rsidRPr="00AA039D" w:rsidRDefault="00380919" w:rsidP="00380919">
            <w:pPr>
              <w:suppressAutoHyphens w:val="0"/>
              <w:rPr>
                <w:ins w:id="3079" w:author="Ahmed, Manik" w:date="2021-10-19T22:49:00Z"/>
                <w:color w:val="000000"/>
                <w:sz w:val="18"/>
                <w:szCs w:val="18"/>
                <w:rPrChange w:id="3080" w:author="Shamima Akter" w:date="2021-10-21T21:42:00Z">
                  <w:rPr>
                    <w:ins w:id="3081" w:author="Ahmed, Manik" w:date="2021-10-19T22:49:00Z"/>
                    <w:color w:val="000000"/>
                  </w:rPr>
                </w:rPrChange>
              </w:rPr>
            </w:pPr>
            <w:ins w:id="3082" w:author="Ahmed, Manik" w:date="2021-10-19T22:49:00Z">
              <w:r w:rsidRPr="00AA039D">
                <w:rPr>
                  <w:color w:val="000000"/>
                  <w:sz w:val="18"/>
                  <w:szCs w:val="18"/>
                  <w:rPrChange w:id="3083" w:author="Shamima Akter" w:date="2021-10-21T21:42:00Z">
                    <w:rPr>
                      <w:color w:val="000000"/>
                    </w:rPr>
                  </w:rPrChange>
                </w:rPr>
                <w:t>LSTM</w:t>
              </w:r>
            </w:ins>
          </w:p>
        </w:tc>
        <w:tc>
          <w:tcPr>
            <w:tcW w:w="1120" w:type="dxa"/>
            <w:tcBorders>
              <w:top w:val="nil"/>
              <w:left w:val="nil"/>
              <w:bottom w:val="single" w:sz="4" w:space="0" w:color="auto"/>
              <w:right w:val="nil"/>
            </w:tcBorders>
            <w:shd w:val="clear" w:color="auto" w:fill="auto"/>
            <w:noWrap/>
            <w:vAlign w:val="center"/>
            <w:hideMark/>
          </w:tcPr>
          <w:p w14:paraId="4C7AD96C" w14:textId="77777777" w:rsidR="00380919" w:rsidRPr="00AA039D" w:rsidRDefault="00380919" w:rsidP="00380919">
            <w:pPr>
              <w:suppressAutoHyphens w:val="0"/>
              <w:jc w:val="center"/>
              <w:rPr>
                <w:ins w:id="3084" w:author="Ahmed, Manik" w:date="2021-10-19T22:49:00Z"/>
                <w:color w:val="000000"/>
                <w:sz w:val="18"/>
                <w:szCs w:val="18"/>
                <w:rPrChange w:id="3085" w:author="Shamima Akter" w:date="2021-10-21T21:42:00Z">
                  <w:rPr>
                    <w:ins w:id="3086" w:author="Ahmed, Manik" w:date="2021-10-19T22:49:00Z"/>
                    <w:color w:val="000000"/>
                  </w:rPr>
                </w:rPrChange>
              </w:rPr>
            </w:pPr>
            <w:ins w:id="3087" w:author="Ahmed, Manik" w:date="2021-10-19T22:49:00Z">
              <w:r w:rsidRPr="00AA039D">
                <w:rPr>
                  <w:color w:val="000000"/>
                  <w:sz w:val="18"/>
                  <w:szCs w:val="18"/>
                  <w:rPrChange w:id="3088" w:author="Shamima Akter" w:date="2021-10-21T21:42:00Z">
                    <w:rPr>
                      <w:color w:val="000000"/>
                    </w:rPr>
                  </w:rPrChange>
                </w:rPr>
                <w:t>86%</w:t>
              </w:r>
            </w:ins>
          </w:p>
        </w:tc>
        <w:tc>
          <w:tcPr>
            <w:tcW w:w="1060" w:type="dxa"/>
            <w:tcBorders>
              <w:top w:val="nil"/>
              <w:left w:val="nil"/>
              <w:bottom w:val="single" w:sz="4" w:space="0" w:color="auto"/>
              <w:right w:val="nil"/>
            </w:tcBorders>
            <w:shd w:val="clear" w:color="auto" w:fill="auto"/>
            <w:noWrap/>
            <w:vAlign w:val="center"/>
            <w:hideMark/>
          </w:tcPr>
          <w:p w14:paraId="1FF3D708" w14:textId="77777777" w:rsidR="00380919" w:rsidRPr="00AA039D" w:rsidRDefault="00380919" w:rsidP="00380919">
            <w:pPr>
              <w:suppressAutoHyphens w:val="0"/>
              <w:jc w:val="center"/>
              <w:rPr>
                <w:ins w:id="3089" w:author="Ahmed, Manik" w:date="2021-10-19T22:49:00Z"/>
                <w:color w:val="000000"/>
                <w:sz w:val="18"/>
                <w:szCs w:val="18"/>
                <w:rPrChange w:id="3090" w:author="Shamima Akter" w:date="2021-10-21T21:42:00Z">
                  <w:rPr>
                    <w:ins w:id="3091" w:author="Ahmed, Manik" w:date="2021-10-19T22:49:00Z"/>
                    <w:color w:val="000000"/>
                  </w:rPr>
                </w:rPrChange>
              </w:rPr>
            </w:pPr>
            <w:ins w:id="3092" w:author="Ahmed, Manik" w:date="2021-10-19T22:49:00Z">
              <w:r w:rsidRPr="00AA039D">
                <w:rPr>
                  <w:color w:val="000000"/>
                  <w:sz w:val="18"/>
                  <w:szCs w:val="18"/>
                  <w:rPrChange w:id="3093" w:author="Shamima Akter" w:date="2021-10-21T21:42:00Z">
                    <w:rPr>
                      <w:color w:val="000000"/>
                    </w:rPr>
                  </w:rPrChange>
                </w:rPr>
                <w:t>86%</w:t>
              </w:r>
            </w:ins>
          </w:p>
        </w:tc>
        <w:tc>
          <w:tcPr>
            <w:tcW w:w="960" w:type="dxa"/>
            <w:tcBorders>
              <w:top w:val="nil"/>
              <w:left w:val="nil"/>
              <w:bottom w:val="single" w:sz="4" w:space="0" w:color="auto"/>
              <w:right w:val="nil"/>
            </w:tcBorders>
            <w:shd w:val="clear" w:color="auto" w:fill="auto"/>
            <w:noWrap/>
            <w:vAlign w:val="center"/>
            <w:hideMark/>
          </w:tcPr>
          <w:p w14:paraId="688D1CBB" w14:textId="77777777" w:rsidR="00380919" w:rsidRPr="00AA039D" w:rsidRDefault="00380919" w:rsidP="00380919">
            <w:pPr>
              <w:suppressAutoHyphens w:val="0"/>
              <w:jc w:val="center"/>
              <w:rPr>
                <w:ins w:id="3094" w:author="Ahmed, Manik" w:date="2021-10-19T22:49:00Z"/>
                <w:color w:val="000000"/>
                <w:sz w:val="18"/>
                <w:szCs w:val="18"/>
                <w:rPrChange w:id="3095" w:author="Shamima Akter" w:date="2021-10-21T21:42:00Z">
                  <w:rPr>
                    <w:ins w:id="3096" w:author="Ahmed, Manik" w:date="2021-10-19T22:49:00Z"/>
                    <w:color w:val="000000"/>
                  </w:rPr>
                </w:rPrChange>
              </w:rPr>
            </w:pPr>
            <w:ins w:id="3097" w:author="Ahmed, Manik" w:date="2021-10-19T22:49:00Z">
              <w:r w:rsidRPr="00AA039D">
                <w:rPr>
                  <w:color w:val="000000"/>
                  <w:sz w:val="18"/>
                  <w:szCs w:val="18"/>
                  <w:rPrChange w:id="3098" w:author="Shamima Akter" w:date="2021-10-21T21:42:00Z">
                    <w:rPr>
                      <w:color w:val="000000"/>
                    </w:rPr>
                  </w:rPrChange>
                </w:rPr>
                <w:t>89%</w:t>
              </w:r>
            </w:ins>
          </w:p>
        </w:tc>
        <w:tc>
          <w:tcPr>
            <w:tcW w:w="960" w:type="dxa"/>
            <w:tcBorders>
              <w:top w:val="nil"/>
              <w:left w:val="nil"/>
              <w:bottom w:val="single" w:sz="4" w:space="0" w:color="auto"/>
              <w:right w:val="nil"/>
            </w:tcBorders>
            <w:shd w:val="clear" w:color="auto" w:fill="auto"/>
            <w:noWrap/>
            <w:vAlign w:val="center"/>
            <w:hideMark/>
          </w:tcPr>
          <w:p w14:paraId="08940F13" w14:textId="77777777" w:rsidR="00380919" w:rsidRPr="00AA039D" w:rsidRDefault="00380919" w:rsidP="00380919">
            <w:pPr>
              <w:suppressAutoHyphens w:val="0"/>
              <w:jc w:val="center"/>
              <w:rPr>
                <w:ins w:id="3099" w:author="Ahmed, Manik" w:date="2021-10-19T22:49:00Z"/>
                <w:color w:val="000000"/>
                <w:sz w:val="18"/>
                <w:szCs w:val="18"/>
                <w:rPrChange w:id="3100" w:author="Shamima Akter" w:date="2021-10-21T21:42:00Z">
                  <w:rPr>
                    <w:ins w:id="3101" w:author="Ahmed, Manik" w:date="2021-10-19T22:49:00Z"/>
                    <w:color w:val="000000"/>
                  </w:rPr>
                </w:rPrChange>
              </w:rPr>
            </w:pPr>
            <w:ins w:id="3102" w:author="Ahmed, Manik" w:date="2021-10-19T22:49:00Z">
              <w:r w:rsidRPr="00AA039D">
                <w:rPr>
                  <w:color w:val="000000"/>
                  <w:sz w:val="18"/>
                  <w:szCs w:val="18"/>
                  <w:rPrChange w:id="3103" w:author="Shamima Akter" w:date="2021-10-21T21:42:00Z">
                    <w:rPr>
                      <w:color w:val="000000"/>
                    </w:rPr>
                  </w:rPrChange>
                </w:rPr>
                <w:t>86%</w:t>
              </w:r>
            </w:ins>
          </w:p>
        </w:tc>
        <w:tc>
          <w:tcPr>
            <w:tcW w:w="960" w:type="dxa"/>
            <w:tcBorders>
              <w:top w:val="nil"/>
              <w:left w:val="nil"/>
              <w:bottom w:val="single" w:sz="4" w:space="0" w:color="auto"/>
              <w:right w:val="nil"/>
            </w:tcBorders>
            <w:shd w:val="clear" w:color="auto" w:fill="auto"/>
            <w:noWrap/>
            <w:vAlign w:val="center"/>
            <w:hideMark/>
          </w:tcPr>
          <w:p w14:paraId="3312F6EA" w14:textId="77777777" w:rsidR="00380919" w:rsidRPr="00AA039D" w:rsidRDefault="00380919" w:rsidP="00380919">
            <w:pPr>
              <w:suppressAutoHyphens w:val="0"/>
              <w:jc w:val="center"/>
              <w:rPr>
                <w:ins w:id="3104" w:author="Ahmed, Manik" w:date="2021-10-19T22:49:00Z"/>
                <w:color w:val="000000"/>
                <w:sz w:val="18"/>
                <w:szCs w:val="18"/>
                <w:rPrChange w:id="3105" w:author="Shamima Akter" w:date="2021-10-21T21:42:00Z">
                  <w:rPr>
                    <w:ins w:id="3106" w:author="Ahmed, Manik" w:date="2021-10-19T22:49:00Z"/>
                    <w:color w:val="000000"/>
                  </w:rPr>
                </w:rPrChange>
              </w:rPr>
            </w:pPr>
            <w:ins w:id="3107" w:author="Ahmed, Manik" w:date="2021-10-19T22:49:00Z">
              <w:r w:rsidRPr="00AA039D">
                <w:rPr>
                  <w:color w:val="000000"/>
                  <w:sz w:val="18"/>
                  <w:szCs w:val="18"/>
                  <w:rPrChange w:id="3108" w:author="Shamima Akter" w:date="2021-10-21T21:42:00Z">
                    <w:rPr>
                      <w:color w:val="000000"/>
                    </w:rPr>
                  </w:rPrChange>
                </w:rPr>
                <w:t>0.89</w:t>
              </w:r>
            </w:ins>
          </w:p>
        </w:tc>
        <w:tc>
          <w:tcPr>
            <w:tcW w:w="960" w:type="dxa"/>
            <w:tcBorders>
              <w:top w:val="nil"/>
              <w:left w:val="nil"/>
              <w:bottom w:val="single" w:sz="4" w:space="0" w:color="auto"/>
              <w:right w:val="nil"/>
            </w:tcBorders>
            <w:shd w:val="clear" w:color="auto" w:fill="auto"/>
            <w:noWrap/>
            <w:vAlign w:val="center"/>
            <w:hideMark/>
          </w:tcPr>
          <w:p w14:paraId="79972C85" w14:textId="77777777" w:rsidR="00380919" w:rsidRPr="00AA039D" w:rsidRDefault="00380919" w:rsidP="00380919">
            <w:pPr>
              <w:suppressAutoHyphens w:val="0"/>
              <w:jc w:val="center"/>
              <w:rPr>
                <w:ins w:id="3109" w:author="Ahmed, Manik" w:date="2021-10-19T22:49:00Z"/>
                <w:color w:val="000000"/>
                <w:sz w:val="18"/>
                <w:szCs w:val="18"/>
                <w:rPrChange w:id="3110" w:author="Shamima Akter" w:date="2021-10-21T21:42:00Z">
                  <w:rPr>
                    <w:ins w:id="3111" w:author="Ahmed, Manik" w:date="2021-10-19T22:49:00Z"/>
                    <w:color w:val="000000"/>
                  </w:rPr>
                </w:rPrChange>
              </w:rPr>
            </w:pPr>
            <w:ins w:id="3112" w:author="Ahmed, Manik" w:date="2021-10-19T22:49:00Z">
              <w:r w:rsidRPr="00AA039D">
                <w:rPr>
                  <w:color w:val="000000"/>
                  <w:sz w:val="18"/>
                  <w:szCs w:val="18"/>
                  <w:rPrChange w:id="3113" w:author="Shamima Akter" w:date="2021-10-21T21:42:00Z">
                    <w:rPr>
                      <w:color w:val="000000"/>
                    </w:rPr>
                  </w:rPrChange>
                </w:rPr>
                <w:t>0.13</w:t>
              </w:r>
            </w:ins>
          </w:p>
        </w:tc>
        <w:tc>
          <w:tcPr>
            <w:tcW w:w="1240" w:type="dxa"/>
            <w:tcBorders>
              <w:top w:val="nil"/>
              <w:left w:val="nil"/>
              <w:bottom w:val="single" w:sz="4" w:space="0" w:color="auto"/>
              <w:right w:val="nil"/>
            </w:tcBorders>
            <w:shd w:val="clear" w:color="auto" w:fill="auto"/>
            <w:noWrap/>
            <w:vAlign w:val="center"/>
            <w:hideMark/>
          </w:tcPr>
          <w:p w14:paraId="3793EF64" w14:textId="77777777" w:rsidR="00380919" w:rsidRPr="00AA039D" w:rsidRDefault="00380919" w:rsidP="00380919">
            <w:pPr>
              <w:suppressAutoHyphens w:val="0"/>
              <w:jc w:val="center"/>
              <w:rPr>
                <w:ins w:id="3114" w:author="Ahmed, Manik" w:date="2021-10-19T22:49:00Z"/>
                <w:color w:val="000000"/>
                <w:sz w:val="18"/>
                <w:szCs w:val="18"/>
                <w:rPrChange w:id="3115" w:author="Shamima Akter" w:date="2021-10-21T21:42:00Z">
                  <w:rPr>
                    <w:ins w:id="3116" w:author="Ahmed, Manik" w:date="2021-10-19T22:49:00Z"/>
                    <w:color w:val="000000"/>
                  </w:rPr>
                </w:rPrChange>
              </w:rPr>
            </w:pPr>
            <w:ins w:id="3117" w:author="Ahmed, Manik" w:date="2021-10-19T22:49:00Z">
              <w:r w:rsidRPr="00AA039D">
                <w:rPr>
                  <w:color w:val="000000"/>
                  <w:sz w:val="18"/>
                  <w:szCs w:val="18"/>
                  <w:rPrChange w:id="3118" w:author="Shamima Akter" w:date="2021-10-21T21:42: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41539995" w14:textId="77777777" w:rsidR="00380919" w:rsidRPr="00AA039D" w:rsidRDefault="00380919" w:rsidP="00380919">
            <w:pPr>
              <w:suppressAutoHyphens w:val="0"/>
              <w:jc w:val="center"/>
              <w:rPr>
                <w:ins w:id="3119" w:author="Ahmed, Manik" w:date="2021-10-19T22:49:00Z"/>
                <w:color w:val="000000"/>
                <w:sz w:val="18"/>
                <w:szCs w:val="18"/>
                <w:rPrChange w:id="3120" w:author="Shamima Akter" w:date="2021-10-21T21:42:00Z">
                  <w:rPr>
                    <w:ins w:id="3121" w:author="Ahmed, Manik" w:date="2021-10-19T22:49:00Z"/>
                    <w:color w:val="000000"/>
                  </w:rPr>
                </w:rPrChange>
              </w:rPr>
            </w:pPr>
            <w:ins w:id="3122" w:author="Ahmed, Manik" w:date="2021-10-19T22:49:00Z">
              <w:r w:rsidRPr="00AA039D">
                <w:rPr>
                  <w:color w:val="000000"/>
                  <w:sz w:val="18"/>
                  <w:szCs w:val="18"/>
                  <w:rPrChange w:id="3123" w:author="Shamima Akter" w:date="2021-10-21T21:42:00Z">
                    <w:rPr>
                      <w:color w:val="000000"/>
                    </w:rPr>
                  </w:rPrChange>
                </w:rPr>
                <w:t>85.54</w:t>
              </w:r>
            </w:ins>
          </w:p>
        </w:tc>
      </w:tr>
      <w:tr w:rsidR="00380919" w:rsidRPr="00AA039D" w14:paraId="4DACB3AF" w14:textId="77777777" w:rsidTr="00380919">
        <w:trPr>
          <w:trHeight w:val="300"/>
          <w:ins w:id="3124" w:author="Ahmed, Manik" w:date="2021-10-19T22:49:00Z"/>
        </w:trPr>
        <w:tc>
          <w:tcPr>
            <w:tcW w:w="1960" w:type="dxa"/>
            <w:tcBorders>
              <w:top w:val="nil"/>
              <w:left w:val="nil"/>
              <w:bottom w:val="single" w:sz="4" w:space="0" w:color="auto"/>
              <w:right w:val="nil"/>
            </w:tcBorders>
            <w:shd w:val="clear" w:color="auto" w:fill="auto"/>
            <w:noWrap/>
            <w:vAlign w:val="bottom"/>
            <w:hideMark/>
          </w:tcPr>
          <w:p w14:paraId="59481560" w14:textId="77777777" w:rsidR="00380919" w:rsidRPr="00AA039D" w:rsidRDefault="00380919" w:rsidP="00380919">
            <w:pPr>
              <w:suppressAutoHyphens w:val="0"/>
              <w:rPr>
                <w:ins w:id="3125" w:author="Ahmed, Manik" w:date="2021-10-19T22:49:00Z"/>
                <w:color w:val="000000"/>
                <w:sz w:val="18"/>
                <w:szCs w:val="18"/>
                <w:rPrChange w:id="3126" w:author="Shamima Akter" w:date="2021-10-21T21:42:00Z">
                  <w:rPr>
                    <w:ins w:id="3127" w:author="Ahmed, Manik" w:date="2021-10-19T22:49:00Z"/>
                    <w:color w:val="000000"/>
                  </w:rPr>
                </w:rPrChange>
              </w:rPr>
            </w:pPr>
            <w:ins w:id="3128" w:author="Ahmed, Manik" w:date="2021-10-19T22:49:00Z">
              <w:r w:rsidRPr="00AA039D">
                <w:rPr>
                  <w:color w:val="000000"/>
                  <w:sz w:val="18"/>
                  <w:szCs w:val="18"/>
                  <w:rPrChange w:id="3129" w:author="Shamima Akter" w:date="2021-10-21T21:42:00Z">
                    <w:rPr>
                      <w:color w:val="000000"/>
                    </w:rPr>
                  </w:rPrChange>
                </w:rPr>
                <w:t>Bidirectional LSTM</w:t>
              </w:r>
            </w:ins>
          </w:p>
        </w:tc>
        <w:tc>
          <w:tcPr>
            <w:tcW w:w="1120" w:type="dxa"/>
            <w:tcBorders>
              <w:top w:val="nil"/>
              <w:left w:val="nil"/>
              <w:bottom w:val="single" w:sz="4" w:space="0" w:color="auto"/>
              <w:right w:val="nil"/>
            </w:tcBorders>
            <w:shd w:val="clear" w:color="auto" w:fill="auto"/>
            <w:noWrap/>
            <w:vAlign w:val="center"/>
            <w:hideMark/>
          </w:tcPr>
          <w:p w14:paraId="3D68F744" w14:textId="77777777" w:rsidR="00380919" w:rsidRPr="00AA039D" w:rsidRDefault="00380919" w:rsidP="00380919">
            <w:pPr>
              <w:suppressAutoHyphens w:val="0"/>
              <w:jc w:val="center"/>
              <w:rPr>
                <w:ins w:id="3130" w:author="Ahmed, Manik" w:date="2021-10-19T22:49:00Z"/>
                <w:color w:val="000000"/>
                <w:sz w:val="18"/>
                <w:szCs w:val="18"/>
                <w:rPrChange w:id="3131" w:author="Shamima Akter" w:date="2021-10-21T21:42:00Z">
                  <w:rPr>
                    <w:ins w:id="3132" w:author="Ahmed, Manik" w:date="2021-10-19T22:49:00Z"/>
                    <w:color w:val="000000"/>
                  </w:rPr>
                </w:rPrChange>
              </w:rPr>
            </w:pPr>
            <w:ins w:id="3133" w:author="Ahmed, Manik" w:date="2021-10-19T22:49:00Z">
              <w:r w:rsidRPr="00AA039D">
                <w:rPr>
                  <w:color w:val="000000"/>
                  <w:sz w:val="18"/>
                  <w:szCs w:val="18"/>
                  <w:rPrChange w:id="3134" w:author="Shamima Akter" w:date="2021-10-21T21:42:00Z">
                    <w:rPr>
                      <w:color w:val="000000"/>
                    </w:rPr>
                  </w:rPrChange>
                </w:rPr>
                <w:t>88%</w:t>
              </w:r>
            </w:ins>
          </w:p>
        </w:tc>
        <w:tc>
          <w:tcPr>
            <w:tcW w:w="1060" w:type="dxa"/>
            <w:tcBorders>
              <w:top w:val="nil"/>
              <w:left w:val="nil"/>
              <w:bottom w:val="single" w:sz="4" w:space="0" w:color="auto"/>
              <w:right w:val="nil"/>
            </w:tcBorders>
            <w:shd w:val="clear" w:color="auto" w:fill="auto"/>
            <w:noWrap/>
            <w:vAlign w:val="center"/>
            <w:hideMark/>
          </w:tcPr>
          <w:p w14:paraId="7EE2BB0C" w14:textId="77777777" w:rsidR="00380919" w:rsidRPr="00AA039D" w:rsidRDefault="00380919" w:rsidP="00380919">
            <w:pPr>
              <w:suppressAutoHyphens w:val="0"/>
              <w:jc w:val="center"/>
              <w:rPr>
                <w:ins w:id="3135" w:author="Ahmed, Manik" w:date="2021-10-19T22:49:00Z"/>
                <w:color w:val="000000"/>
                <w:sz w:val="18"/>
                <w:szCs w:val="18"/>
                <w:rPrChange w:id="3136" w:author="Shamima Akter" w:date="2021-10-21T21:42:00Z">
                  <w:rPr>
                    <w:ins w:id="3137" w:author="Ahmed, Manik" w:date="2021-10-19T22:49:00Z"/>
                    <w:color w:val="000000"/>
                  </w:rPr>
                </w:rPrChange>
              </w:rPr>
            </w:pPr>
            <w:ins w:id="3138" w:author="Ahmed, Manik" w:date="2021-10-19T22:49:00Z">
              <w:r w:rsidRPr="00AA039D">
                <w:rPr>
                  <w:color w:val="000000"/>
                  <w:sz w:val="18"/>
                  <w:szCs w:val="18"/>
                  <w:rPrChange w:id="3139" w:author="Shamima Akter" w:date="2021-10-21T21:42:00Z">
                    <w:rPr>
                      <w:color w:val="000000"/>
                    </w:rPr>
                  </w:rPrChange>
                </w:rPr>
                <w:t>87%</w:t>
              </w:r>
            </w:ins>
          </w:p>
        </w:tc>
        <w:tc>
          <w:tcPr>
            <w:tcW w:w="960" w:type="dxa"/>
            <w:tcBorders>
              <w:top w:val="nil"/>
              <w:left w:val="nil"/>
              <w:bottom w:val="single" w:sz="4" w:space="0" w:color="auto"/>
              <w:right w:val="nil"/>
            </w:tcBorders>
            <w:shd w:val="clear" w:color="auto" w:fill="auto"/>
            <w:noWrap/>
            <w:vAlign w:val="center"/>
            <w:hideMark/>
          </w:tcPr>
          <w:p w14:paraId="5B2EC946" w14:textId="77777777" w:rsidR="00380919" w:rsidRPr="00AA039D" w:rsidRDefault="00380919" w:rsidP="00380919">
            <w:pPr>
              <w:suppressAutoHyphens w:val="0"/>
              <w:jc w:val="center"/>
              <w:rPr>
                <w:ins w:id="3140" w:author="Ahmed, Manik" w:date="2021-10-19T22:49:00Z"/>
                <w:color w:val="000000"/>
                <w:sz w:val="18"/>
                <w:szCs w:val="18"/>
                <w:rPrChange w:id="3141" w:author="Shamima Akter" w:date="2021-10-21T21:42:00Z">
                  <w:rPr>
                    <w:ins w:id="3142" w:author="Ahmed, Manik" w:date="2021-10-19T22:49:00Z"/>
                    <w:color w:val="000000"/>
                  </w:rPr>
                </w:rPrChange>
              </w:rPr>
            </w:pPr>
            <w:ins w:id="3143" w:author="Ahmed, Manik" w:date="2021-10-19T22:49:00Z">
              <w:r w:rsidRPr="00AA039D">
                <w:rPr>
                  <w:color w:val="000000"/>
                  <w:sz w:val="18"/>
                  <w:szCs w:val="18"/>
                  <w:rPrChange w:id="3144" w:author="Shamima Akter" w:date="2021-10-21T21:42:00Z">
                    <w:rPr>
                      <w:color w:val="000000"/>
                    </w:rPr>
                  </w:rPrChange>
                </w:rPr>
                <w:t>90%</w:t>
              </w:r>
            </w:ins>
          </w:p>
        </w:tc>
        <w:tc>
          <w:tcPr>
            <w:tcW w:w="960" w:type="dxa"/>
            <w:tcBorders>
              <w:top w:val="nil"/>
              <w:left w:val="nil"/>
              <w:bottom w:val="single" w:sz="4" w:space="0" w:color="auto"/>
              <w:right w:val="nil"/>
            </w:tcBorders>
            <w:shd w:val="clear" w:color="auto" w:fill="auto"/>
            <w:noWrap/>
            <w:vAlign w:val="center"/>
            <w:hideMark/>
          </w:tcPr>
          <w:p w14:paraId="2CEC5D78" w14:textId="77777777" w:rsidR="00380919" w:rsidRPr="00AA039D" w:rsidRDefault="00380919" w:rsidP="00380919">
            <w:pPr>
              <w:suppressAutoHyphens w:val="0"/>
              <w:jc w:val="center"/>
              <w:rPr>
                <w:ins w:id="3145" w:author="Ahmed, Manik" w:date="2021-10-19T22:49:00Z"/>
                <w:color w:val="000000"/>
                <w:sz w:val="18"/>
                <w:szCs w:val="18"/>
                <w:rPrChange w:id="3146" w:author="Shamima Akter" w:date="2021-10-21T21:42:00Z">
                  <w:rPr>
                    <w:ins w:id="3147" w:author="Ahmed, Manik" w:date="2021-10-19T22:49:00Z"/>
                    <w:color w:val="000000"/>
                  </w:rPr>
                </w:rPrChange>
              </w:rPr>
            </w:pPr>
            <w:ins w:id="3148" w:author="Ahmed, Manik" w:date="2021-10-19T22:49:00Z">
              <w:r w:rsidRPr="00AA039D">
                <w:rPr>
                  <w:color w:val="000000"/>
                  <w:sz w:val="18"/>
                  <w:szCs w:val="18"/>
                  <w:rPrChange w:id="3149" w:author="Shamima Akter" w:date="2021-10-21T21:42:00Z">
                    <w:rPr>
                      <w:color w:val="000000"/>
                    </w:rPr>
                  </w:rPrChange>
                </w:rPr>
                <w:t>87%</w:t>
              </w:r>
            </w:ins>
          </w:p>
        </w:tc>
        <w:tc>
          <w:tcPr>
            <w:tcW w:w="960" w:type="dxa"/>
            <w:tcBorders>
              <w:top w:val="nil"/>
              <w:left w:val="nil"/>
              <w:bottom w:val="single" w:sz="4" w:space="0" w:color="auto"/>
              <w:right w:val="nil"/>
            </w:tcBorders>
            <w:shd w:val="clear" w:color="auto" w:fill="auto"/>
            <w:noWrap/>
            <w:vAlign w:val="center"/>
            <w:hideMark/>
          </w:tcPr>
          <w:p w14:paraId="02CA92AC" w14:textId="77777777" w:rsidR="00380919" w:rsidRPr="00AA039D" w:rsidRDefault="00380919" w:rsidP="00380919">
            <w:pPr>
              <w:suppressAutoHyphens w:val="0"/>
              <w:jc w:val="center"/>
              <w:rPr>
                <w:ins w:id="3150" w:author="Ahmed, Manik" w:date="2021-10-19T22:49:00Z"/>
                <w:color w:val="000000"/>
                <w:sz w:val="18"/>
                <w:szCs w:val="18"/>
                <w:rPrChange w:id="3151" w:author="Shamima Akter" w:date="2021-10-21T21:42:00Z">
                  <w:rPr>
                    <w:ins w:id="3152" w:author="Ahmed, Manik" w:date="2021-10-19T22:49:00Z"/>
                    <w:color w:val="000000"/>
                  </w:rPr>
                </w:rPrChange>
              </w:rPr>
            </w:pPr>
            <w:ins w:id="3153" w:author="Ahmed, Manik" w:date="2021-10-19T22:49:00Z">
              <w:r w:rsidRPr="00AA039D">
                <w:rPr>
                  <w:color w:val="000000"/>
                  <w:sz w:val="18"/>
                  <w:szCs w:val="18"/>
                  <w:rPrChange w:id="3154" w:author="Shamima Akter" w:date="2021-10-21T21:42:00Z">
                    <w:rPr>
                      <w:color w:val="000000"/>
                    </w:rPr>
                  </w:rPrChange>
                </w:rPr>
                <w:t>0.90</w:t>
              </w:r>
            </w:ins>
          </w:p>
        </w:tc>
        <w:tc>
          <w:tcPr>
            <w:tcW w:w="960" w:type="dxa"/>
            <w:tcBorders>
              <w:top w:val="nil"/>
              <w:left w:val="nil"/>
              <w:bottom w:val="single" w:sz="4" w:space="0" w:color="auto"/>
              <w:right w:val="nil"/>
            </w:tcBorders>
            <w:shd w:val="clear" w:color="auto" w:fill="auto"/>
            <w:noWrap/>
            <w:vAlign w:val="center"/>
            <w:hideMark/>
          </w:tcPr>
          <w:p w14:paraId="30698E4D" w14:textId="77777777" w:rsidR="00380919" w:rsidRPr="00AA039D" w:rsidRDefault="00380919" w:rsidP="00380919">
            <w:pPr>
              <w:suppressAutoHyphens w:val="0"/>
              <w:jc w:val="center"/>
              <w:rPr>
                <w:ins w:id="3155" w:author="Ahmed, Manik" w:date="2021-10-19T22:49:00Z"/>
                <w:color w:val="000000"/>
                <w:sz w:val="18"/>
                <w:szCs w:val="18"/>
                <w:rPrChange w:id="3156" w:author="Shamima Akter" w:date="2021-10-21T21:42:00Z">
                  <w:rPr>
                    <w:ins w:id="3157" w:author="Ahmed, Manik" w:date="2021-10-19T22:49:00Z"/>
                    <w:color w:val="000000"/>
                  </w:rPr>
                </w:rPrChange>
              </w:rPr>
            </w:pPr>
            <w:ins w:id="3158" w:author="Ahmed, Manik" w:date="2021-10-19T22:49:00Z">
              <w:r w:rsidRPr="00AA039D">
                <w:rPr>
                  <w:color w:val="000000"/>
                  <w:sz w:val="18"/>
                  <w:szCs w:val="18"/>
                  <w:rPrChange w:id="3159" w:author="Shamima Akter" w:date="2021-10-21T21:42:00Z">
                    <w:rPr>
                      <w:color w:val="000000"/>
                    </w:rPr>
                  </w:rPrChange>
                </w:rPr>
                <w:t>0.16</w:t>
              </w:r>
            </w:ins>
          </w:p>
        </w:tc>
        <w:tc>
          <w:tcPr>
            <w:tcW w:w="1240" w:type="dxa"/>
            <w:tcBorders>
              <w:top w:val="nil"/>
              <w:left w:val="nil"/>
              <w:bottom w:val="single" w:sz="4" w:space="0" w:color="auto"/>
              <w:right w:val="nil"/>
            </w:tcBorders>
            <w:shd w:val="clear" w:color="auto" w:fill="auto"/>
            <w:noWrap/>
            <w:vAlign w:val="center"/>
            <w:hideMark/>
          </w:tcPr>
          <w:p w14:paraId="5C84F431" w14:textId="77777777" w:rsidR="00380919" w:rsidRPr="00AA039D" w:rsidRDefault="00380919" w:rsidP="00380919">
            <w:pPr>
              <w:suppressAutoHyphens w:val="0"/>
              <w:jc w:val="center"/>
              <w:rPr>
                <w:ins w:id="3160" w:author="Ahmed, Manik" w:date="2021-10-19T22:49:00Z"/>
                <w:color w:val="000000"/>
                <w:sz w:val="18"/>
                <w:szCs w:val="18"/>
                <w:rPrChange w:id="3161" w:author="Shamima Akter" w:date="2021-10-21T21:42:00Z">
                  <w:rPr>
                    <w:ins w:id="3162" w:author="Ahmed, Manik" w:date="2021-10-19T22:49:00Z"/>
                    <w:color w:val="000000"/>
                  </w:rPr>
                </w:rPrChange>
              </w:rPr>
            </w:pPr>
            <w:ins w:id="3163" w:author="Ahmed, Manik" w:date="2021-10-19T22:49:00Z">
              <w:r w:rsidRPr="00AA039D">
                <w:rPr>
                  <w:color w:val="000000"/>
                  <w:sz w:val="18"/>
                  <w:szCs w:val="18"/>
                  <w:rPrChange w:id="3164" w:author="Shamima Akter" w:date="2021-10-21T21:42:00Z">
                    <w:rPr>
                      <w:color w:val="000000"/>
                    </w:rPr>
                  </w:rPrChange>
                </w:rPr>
                <w:t>0.17</w:t>
              </w:r>
            </w:ins>
          </w:p>
        </w:tc>
        <w:tc>
          <w:tcPr>
            <w:tcW w:w="960" w:type="dxa"/>
            <w:tcBorders>
              <w:top w:val="nil"/>
              <w:left w:val="nil"/>
              <w:bottom w:val="single" w:sz="4" w:space="0" w:color="auto"/>
              <w:right w:val="nil"/>
            </w:tcBorders>
            <w:shd w:val="clear" w:color="auto" w:fill="auto"/>
            <w:noWrap/>
            <w:vAlign w:val="center"/>
            <w:hideMark/>
          </w:tcPr>
          <w:p w14:paraId="7398F2EF" w14:textId="77777777" w:rsidR="00380919" w:rsidRPr="00AA039D" w:rsidRDefault="00380919" w:rsidP="00380919">
            <w:pPr>
              <w:suppressAutoHyphens w:val="0"/>
              <w:jc w:val="center"/>
              <w:rPr>
                <w:ins w:id="3165" w:author="Ahmed, Manik" w:date="2021-10-19T22:49:00Z"/>
                <w:color w:val="000000"/>
                <w:sz w:val="18"/>
                <w:szCs w:val="18"/>
                <w:rPrChange w:id="3166" w:author="Shamima Akter" w:date="2021-10-21T21:42:00Z">
                  <w:rPr>
                    <w:ins w:id="3167" w:author="Ahmed, Manik" w:date="2021-10-19T22:49:00Z"/>
                    <w:color w:val="000000"/>
                  </w:rPr>
                </w:rPrChange>
              </w:rPr>
            </w:pPr>
            <w:ins w:id="3168" w:author="Ahmed, Manik" w:date="2021-10-19T22:49:00Z">
              <w:r w:rsidRPr="00AA039D">
                <w:rPr>
                  <w:color w:val="000000"/>
                  <w:sz w:val="18"/>
                  <w:szCs w:val="18"/>
                  <w:rPrChange w:id="3169" w:author="Shamima Akter" w:date="2021-10-21T21:42:00Z">
                    <w:rPr>
                      <w:color w:val="000000"/>
                    </w:rPr>
                  </w:rPrChange>
                </w:rPr>
                <w:t>87.04</w:t>
              </w:r>
            </w:ins>
          </w:p>
        </w:tc>
      </w:tr>
      <w:tr w:rsidR="00380919" w:rsidRPr="00AA039D" w14:paraId="719E5DB0" w14:textId="77777777" w:rsidTr="00380919">
        <w:trPr>
          <w:trHeight w:val="315"/>
          <w:ins w:id="3170" w:author="Ahmed, Manik" w:date="2021-10-19T22:49:00Z"/>
        </w:trPr>
        <w:tc>
          <w:tcPr>
            <w:tcW w:w="1960" w:type="dxa"/>
            <w:tcBorders>
              <w:top w:val="nil"/>
              <w:left w:val="nil"/>
              <w:bottom w:val="single" w:sz="4" w:space="0" w:color="auto"/>
              <w:right w:val="nil"/>
            </w:tcBorders>
            <w:shd w:val="clear" w:color="auto" w:fill="auto"/>
            <w:noWrap/>
            <w:vAlign w:val="bottom"/>
            <w:hideMark/>
          </w:tcPr>
          <w:p w14:paraId="757619F6" w14:textId="77777777" w:rsidR="00380919" w:rsidRPr="00AA039D" w:rsidRDefault="00380919" w:rsidP="00380919">
            <w:pPr>
              <w:suppressAutoHyphens w:val="0"/>
              <w:rPr>
                <w:ins w:id="3171" w:author="Ahmed, Manik" w:date="2021-10-19T22:49:00Z"/>
                <w:color w:val="000000"/>
                <w:sz w:val="18"/>
                <w:szCs w:val="18"/>
                <w:rPrChange w:id="3172" w:author="Shamima Akter" w:date="2021-10-21T21:42:00Z">
                  <w:rPr>
                    <w:ins w:id="3173" w:author="Ahmed, Manik" w:date="2021-10-19T22:49:00Z"/>
                    <w:color w:val="000000"/>
                  </w:rPr>
                </w:rPrChange>
              </w:rPr>
            </w:pPr>
            <w:ins w:id="3174" w:author="Ahmed, Manik" w:date="2021-10-19T22:49:00Z">
              <w:r w:rsidRPr="00AA039D">
                <w:rPr>
                  <w:color w:val="000000"/>
                  <w:sz w:val="18"/>
                  <w:szCs w:val="18"/>
                  <w:rPrChange w:id="3175" w:author="Shamima Akter" w:date="2021-10-21T21:42:00Z">
                    <w:rPr>
                      <w:color w:val="000000"/>
                    </w:rPr>
                  </w:rPrChange>
                </w:rPr>
                <w:lastRenderedPageBreak/>
                <w:t>GRU</w:t>
              </w:r>
            </w:ins>
          </w:p>
        </w:tc>
        <w:tc>
          <w:tcPr>
            <w:tcW w:w="1120" w:type="dxa"/>
            <w:tcBorders>
              <w:top w:val="nil"/>
              <w:left w:val="nil"/>
              <w:bottom w:val="single" w:sz="4" w:space="0" w:color="auto"/>
              <w:right w:val="nil"/>
            </w:tcBorders>
            <w:shd w:val="clear" w:color="auto" w:fill="auto"/>
            <w:noWrap/>
            <w:vAlign w:val="center"/>
            <w:hideMark/>
          </w:tcPr>
          <w:p w14:paraId="4ECEE6F4" w14:textId="77777777" w:rsidR="00380919" w:rsidRPr="00AA039D" w:rsidRDefault="00380919" w:rsidP="00380919">
            <w:pPr>
              <w:suppressAutoHyphens w:val="0"/>
              <w:jc w:val="center"/>
              <w:rPr>
                <w:ins w:id="3176" w:author="Ahmed, Manik" w:date="2021-10-19T22:49:00Z"/>
                <w:color w:val="000000"/>
                <w:sz w:val="18"/>
                <w:szCs w:val="18"/>
                <w:rPrChange w:id="3177" w:author="Shamima Akter" w:date="2021-10-21T21:42:00Z">
                  <w:rPr>
                    <w:ins w:id="3178" w:author="Ahmed, Manik" w:date="2021-10-19T22:49:00Z"/>
                    <w:color w:val="000000"/>
                  </w:rPr>
                </w:rPrChange>
              </w:rPr>
            </w:pPr>
            <w:ins w:id="3179" w:author="Ahmed, Manik" w:date="2021-10-19T22:49:00Z">
              <w:r w:rsidRPr="00AA039D">
                <w:rPr>
                  <w:color w:val="000000"/>
                  <w:sz w:val="18"/>
                  <w:szCs w:val="18"/>
                  <w:rPrChange w:id="3180" w:author="Shamima Akter" w:date="2021-10-21T21:42:00Z">
                    <w:rPr>
                      <w:color w:val="000000"/>
                    </w:rPr>
                  </w:rPrChange>
                </w:rPr>
                <w:t>84%</w:t>
              </w:r>
            </w:ins>
          </w:p>
        </w:tc>
        <w:tc>
          <w:tcPr>
            <w:tcW w:w="1060" w:type="dxa"/>
            <w:tcBorders>
              <w:top w:val="nil"/>
              <w:left w:val="nil"/>
              <w:bottom w:val="single" w:sz="4" w:space="0" w:color="auto"/>
              <w:right w:val="nil"/>
            </w:tcBorders>
            <w:shd w:val="clear" w:color="auto" w:fill="auto"/>
            <w:noWrap/>
            <w:vAlign w:val="center"/>
            <w:hideMark/>
          </w:tcPr>
          <w:p w14:paraId="727F10C1" w14:textId="77777777" w:rsidR="00380919" w:rsidRPr="00AA039D" w:rsidRDefault="00380919" w:rsidP="00380919">
            <w:pPr>
              <w:suppressAutoHyphens w:val="0"/>
              <w:jc w:val="center"/>
              <w:rPr>
                <w:ins w:id="3181" w:author="Ahmed, Manik" w:date="2021-10-19T22:49:00Z"/>
                <w:color w:val="000000"/>
                <w:sz w:val="18"/>
                <w:szCs w:val="18"/>
                <w:rPrChange w:id="3182" w:author="Shamima Akter" w:date="2021-10-21T21:42:00Z">
                  <w:rPr>
                    <w:ins w:id="3183" w:author="Ahmed, Manik" w:date="2021-10-19T22:49:00Z"/>
                    <w:color w:val="000000"/>
                  </w:rPr>
                </w:rPrChange>
              </w:rPr>
            </w:pPr>
            <w:ins w:id="3184" w:author="Ahmed, Manik" w:date="2021-10-19T22:49:00Z">
              <w:r w:rsidRPr="00AA039D">
                <w:rPr>
                  <w:color w:val="000000"/>
                  <w:sz w:val="18"/>
                  <w:szCs w:val="18"/>
                  <w:rPrChange w:id="3185" w:author="Shamima Akter" w:date="2021-10-21T21:42:00Z">
                    <w:rPr>
                      <w:color w:val="000000"/>
                    </w:rPr>
                  </w:rPrChange>
                </w:rPr>
                <w:t>84%</w:t>
              </w:r>
            </w:ins>
          </w:p>
        </w:tc>
        <w:tc>
          <w:tcPr>
            <w:tcW w:w="960" w:type="dxa"/>
            <w:tcBorders>
              <w:top w:val="nil"/>
              <w:left w:val="nil"/>
              <w:bottom w:val="single" w:sz="4" w:space="0" w:color="auto"/>
              <w:right w:val="nil"/>
            </w:tcBorders>
            <w:shd w:val="clear" w:color="auto" w:fill="auto"/>
            <w:noWrap/>
            <w:vAlign w:val="center"/>
            <w:hideMark/>
          </w:tcPr>
          <w:p w14:paraId="0FB2AE75" w14:textId="77777777" w:rsidR="00380919" w:rsidRPr="00AA039D" w:rsidRDefault="00380919" w:rsidP="00380919">
            <w:pPr>
              <w:suppressAutoHyphens w:val="0"/>
              <w:jc w:val="center"/>
              <w:rPr>
                <w:ins w:id="3186" w:author="Ahmed, Manik" w:date="2021-10-19T22:49:00Z"/>
                <w:color w:val="000000"/>
                <w:sz w:val="18"/>
                <w:szCs w:val="18"/>
                <w:rPrChange w:id="3187" w:author="Shamima Akter" w:date="2021-10-21T21:42:00Z">
                  <w:rPr>
                    <w:ins w:id="3188" w:author="Ahmed, Manik" w:date="2021-10-19T22:49:00Z"/>
                    <w:color w:val="000000"/>
                  </w:rPr>
                </w:rPrChange>
              </w:rPr>
            </w:pPr>
            <w:ins w:id="3189" w:author="Ahmed, Manik" w:date="2021-10-19T22:49:00Z">
              <w:r w:rsidRPr="00AA039D">
                <w:rPr>
                  <w:color w:val="000000"/>
                  <w:sz w:val="18"/>
                  <w:szCs w:val="18"/>
                  <w:rPrChange w:id="3190" w:author="Shamima Akter" w:date="2021-10-21T21:42: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54DB792C" w14:textId="77777777" w:rsidR="00380919" w:rsidRPr="00AA039D" w:rsidRDefault="00380919" w:rsidP="00380919">
            <w:pPr>
              <w:suppressAutoHyphens w:val="0"/>
              <w:jc w:val="center"/>
              <w:rPr>
                <w:ins w:id="3191" w:author="Ahmed, Manik" w:date="2021-10-19T22:49:00Z"/>
                <w:color w:val="000000"/>
                <w:sz w:val="18"/>
                <w:szCs w:val="18"/>
                <w:rPrChange w:id="3192" w:author="Shamima Akter" w:date="2021-10-21T21:42:00Z">
                  <w:rPr>
                    <w:ins w:id="3193" w:author="Ahmed, Manik" w:date="2021-10-19T22:49:00Z"/>
                    <w:color w:val="000000"/>
                  </w:rPr>
                </w:rPrChange>
              </w:rPr>
            </w:pPr>
            <w:ins w:id="3194" w:author="Ahmed, Manik" w:date="2021-10-19T22:49:00Z">
              <w:r w:rsidRPr="00AA039D">
                <w:rPr>
                  <w:color w:val="000000"/>
                  <w:sz w:val="18"/>
                  <w:szCs w:val="18"/>
                  <w:rPrChange w:id="3195" w:author="Shamima Akter" w:date="2021-10-21T21:42:00Z">
                    <w:rPr>
                      <w:color w:val="000000"/>
                    </w:rPr>
                  </w:rPrChange>
                </w:rPr>
                <w:t>83%</w:t>
              </w:r>
            </w:ins>
          </w:p>
        </w:tc>
        <w:tc>
          <w:tcPr>
            <w:tcW w:w="960" w:type="dxa"/>
            <w:tcBorders>
              <w:top w:val="nil"/>
              <w:left w:val="nil"/>
              <w:bottom w:val="single" w:sz="4" w:space="0" w:color="auto"/>
              <w:right w:val="nil"/>
            </w:tcBorders>
            <w:shd w:val="clear" w:color="auto" w:fill="auto"/>
            <w:noWrap/>
            <w:vAlign w:val="center"/>
            <w:hideMark/>
          </w:tcPr>
          <w:p w14:paraId="02C46F72" w14:textId="77777777" w:rsidR="00380919" w:rsidRPr="00AA039D" w:rsidRDefault="00380919" w:rsidP="00380919">
            <w:pPr>
              <w:suppressAutoHyphens w:val="0"/>
              <w:jc w:val="center"/>
              <w:rPr>
                <w:ins w:id="3196" w:author="Ahmed, Manik" w:date="2021-10-19T22:49:00Z"/>
                <w:color w:val="000000"/>
                <w:sz w:val="18"/>
                <w:szCs w:val="18"/>
                <w:rPrChange w:id="3197" w:author="Shamima Akter" w:date="2021-10-21T21:42:00Z">
                  <w:rPr>
                    <w:ins w:id="3198" w:author="Ahmed, Manik" w:date="2021-10-19T22:49:00Z"/>
                    <w:color w:val="000000"/>
                  </w:rPr>
                </w:rPrChange>
              </w:rPr>
            </w:pPr>
            <w:ins w:id="3199" w:author="Ahmed, Manik" w:date="2021-10-19T22:49:00Z">
              <w:r w:rsidRPr="00AA039D">
                <w:rPr>
                  <w:color w:val="000000"/>
                  <w:sz w:val="18"/>
                  <w:szCs w:val="18"/>
                  <w:rPrChange w:id="3200" w:author="Shamima Akter" w:date="2021-10-21T21:42:00Z">
                    <w:rPr>
                      <w:color w:val="000000"/>
                    </w:rPr>
                  </w:rPrChange>
                </w:rPr>
                <w:t>0.88</w:t>
              </w:r>
            </w:ins>
          </w:p>
        </w:tc>
        <w:tc>
          <w:tcPr>
            <w:tcW w:w="960" w:type="dxa"/>
            <w:tcBorders>
              <w:top w:val="nil"/>
              <w:left w:val="nil"/>
              <w:bottom w:val="single" w:sz="4" w:space="0" w:color="auto"/>
              <w:right w:val="nil"/>
            </w:tcBorders>
            <w:shd w:val="clear" w:color="auto" w:fill="auto"/>
            <w:noWrap/>
            <w:vAlign w:val="center"/>
            <w:hideMark/>
          </w:tcPr>
          <w:p w14:paraId="44F40F74" w14:textId="77777777" w:rsidR="00380919" w:rsidRPr="00AA039D" w:rsidRDefault="00380919" w:rsidP="00380919">
            <w:pPr>
              <w:suppressAutoHyphens w:val="0"/>
              <w:jc w:val="center"/>
              <w:rPr>
                <w:ins w:id="3201" w:author="Ahmed, Manik" w:date="2021-10-19T22:49:00Z"/>
                <w:color w:val="000000"/>
                <w:sz w:val="18"/>
                <w:szCs w:val="18"/>
                <w:rPrChange w:id="3202" w:author="Shamima Akter" w:date="2021-10-21T21:42:00Z">
                  <w:rPr>
                    <w:ins w:id="3203" w:author="Ahmed, Manik" w:date="2021-10-19T22:49:00Z"/>
                    <w:color w:val="000000"/>
                  </w:rPr>
                </w:rPrChange>
              </w:rPr>
            </w:pPr>
            <w:ins w:id="3204" w:author="Ahmed, Manik" w:date="2021-10-19T22:49:00Z">
              <w:r w:rsidRPr="00AA039D">
                <w:rPr>
                  <w:color w:val="000000"/>
                  <w:sz w:val="18"/>
                  <w:szCs w:val="18"/>
                  <w:rPrChange w:id="3205" w:author="Shamima Akter" w:date="2021-10-21T21:42:00Z">
                    <w:rPr>
                      <w:color w:val="000000"/>
                    </w:rPr>
                  </w:rPrChange>
                </w:rPr>
                <w:t>0.13</w:t>
              </w:r>
            </w:ins>
          </w:p>
        </w:tc>
        <w:tc>
          <w:tcPr>
            <w:tcW w:w="1240" w:type="dxa"/>
            <w:tcBorders>
              <w:top w:val="nil"/>
              <w:left w:val="nil"/>
              <w:bottom w:val="single" w:sz="4" w:space="0" w:color="auto"/>
              <w:right w:val="nil"/>
            </w:tcBorders>
            <w:shd w:val="clear" w:color="auto" w:fill="auto"/>
            <w:noWrap/>
            <w:vAlign w:val="center"/>
            <w:hideMark/>
          </w:tcPr>
          <w:p w14:paraId="6201A0F8" w14:textId="77777777" w:rsidR="00380919" w:rsidRPr="00AA039D" w:rsidRDefault="00380919" w:rsidP="00380919">
            <w:pPr>
              <w:suppressAutoHyphens w:val="0"/>
              <w:jc w:val="center"/>
              <w:rPr>
                <w:ins w:id="3206" w:author="Ahmed, Manik" w:date="2021-10-19T22:49:00Z"/>
                <w:color w:val="000000"/>
                <w:sz w:val="18"/>
                <w:szCs w:val="18"/>
                <w:rPrChange w:id="3207" w:author="Shamima Akter" w:date="2021-10-21T21:42:00Z">
                  <w:rPr>
                    <w:ins w:id="3208" w:author="Ahmed, Manik" w:date="2021-10-19T22:49:00Z"/>
                    <w:color w:val="000000"/>
                  </w:rPr>
                </w:rPrChange>
              </w:rPr>
            </w:pPr>
            <w:ins w:id="3209" w:author="Ahmed, Manik" w:date="2021-10-19T22:49:00Z">
              <w:r w:rsidRPr="00AA039D">
                <w:rPr>
                  <w:color w:val="000000"/>
                  <w:sz w:val="18"/>
                  <w:szCs w:val="18"/>
                  <w:rPrChange w:id="3210" w:author="Shamima Akter" w:date="2021-10-21T21:42: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7389340A" w14:textId="77777777" w:rsidR="00380919" w:rsidRPr="00AA039D" w:rsidRDefault="00380919" w:rsidP="00380919">
            <w:pPr>
              <w:suppressAutoHyphens w:val="0"/>
              <w:jc w:val="center"/>
              <w:rPr>
                <w:ins w:id="3211" w:author="Ahmed, Manik" w:date="2021-10-19T22:49:00Z"/>
                <w:color w:val="000000"/>
                <w:sz w:val="18"/>
                <w:szCs w:val="18"/>
                <w:rPrChange w:id="3212" w:author="Shamima Akter" w:date="2021-10-21T21:42:00Z">
                  <w:rPr>
                    <w:ins w:id="3213" w:author="Ahmed, Manik" w:date="2021-10-19T22:49:00Z"/>
                    <w:color w:val="000000"/>
                  </w:rPr>
                </w:rPrChange>
              </w:rPr>
            </w:pPr>
            <w:ins w:id="3214" w:author="Ahmed, Manik" w:date="2021-10-19T22:49:00Z">
              <w:r w:rsidRPr="00AA039D">
                <w:rPr>
                  <w:color w:val="000000"/>
                  <w:sz w:val="18"/>
                  <w:szCs w:val="18"/>
                  <w:rPrChange w:id="3215" w:author="Shamima Akter" w:date="2021-10-21T21:42:00Z">
                    <w:rPr>
                      <w:color w:val="000000"/>
                    </w:rPr>
                  </w:rPrChange>
                </w:rPr>
                <w:t>0.61</w:t>
              </w:r>
            </w:ins>
          </w:p>
        </w:tc>
      </w:tr>
      <w:tr w:rsidR="00380919" w:rsidRPr="00AA039D" w14:paraId="069AD24A" w14:textId="77777777" w:rsidTr="00380919">
        <w:trPr>
          <w:trHeight w:val="315"/>
          <w:ins w:id="3216" w:author="Ahmed, Manik" w:date="2021-10-19T22:49:00Z"/>
        </w:trPr>
        <w:tc>
          <w:tcPr>
            <w:tcW w:w="1960" w:type="dxa"/>
            <w:tcBorders>
              <w:top w:val="nil"/>
              <w:left w:val="nil"/>
              <w:bottom w:val="single" w:sz="4" w:space="0" w:color="auto"/>
              <w:right w:val="nil"/>
            </w:tcBorders>
            <w:shd w:val="clear" w:color="auto" w:fill="auto"/>
            <w:noWrap/>
            <w:vAlign w:val="bottom"/>
            <w:hideMark/>
          </w:tcPr>
          <w:p w14:paraId="637D2518" w14:textId="77777777" w:rsidR="00380919" w:rsidRPr="00AA039D" w:rsidRDefault="00380919" w:rsidP="00380919">
            <w:pPr>
              <w:suppressAutoHyphens w:val="0"/>
              <w:rPr>
                <w:ins w:id="3217" w:author="Ahmed, Manik" w:date="2021-10-19T22:49:00Z"/>
                <w:color w:val="000000"/>
                <w:sz w:val="18"/>
                <w:szCs w:val="18"/>
                <w:rPrChange w:id="3218" w:author="Shamima Akter" w:date="2021-10-21T21:42:00Z">
                  <w:rPr>
                    <w:ins w:id="3219" w:author="Ahmed, Manik" w:date="2021-10-19T22:49:00Z"/>
                    <w:color w:val="000000"/>
                  </w:rPr>
                </w:rPrChange>
              </w:rPr>
            </w:pPr>
            <w:ins w:id="3220" w:author="Ahmed, Manik" w:date="2021-10-19T22:49:00Z">
              <w:r w:rsidRPr="00AA039D">
                <w:rPr>
                  <w:color w:val="000000"/>
                  <w:sz w:val="18"/>
                  <w:szCs w:val="18"/>
                  <w:rPrChange w:id="3221" w:author="Shamima Akter" w:date="2021-10-21T21:42:00Z">
                    <w:rPr>
                      <w:color w:val="000000"/>
                    </w:rPr>
                  </w:rPrChange>
                </w:rPr>
                <w:t>Bidirectional GRU</w:t>
              </w:r>
            </w:ins>
          </w:p>
        </w:tc>
        <w:tc>
          <w:tcPr>
            <w:tcW w:w="1120" w:type="dxa"/>
            <w:tcBorders>
              <w:top w:val="nil"/>
              <w:left w:val="nil"/>
              <w:bottom w:val="single" w:sz="4" w:space="0" w:color="auto"/>
              <w:right w:val="nil"/>
            </w:tcBorders>
            <w:shd w:val="clear" w:color="auto" w:fill="auto"/>
            <w:noWrap/>
            <w:vAlign w:val="center"/>
            <w:hideMark/>
          </w:tcPr>
          <w:p w14:paraId="5304E2CF" w14:textId="77777777" w:rsidR="00380919" w:rsidRPr="00AA039D" w:rsidRDefault="00380919" w:rsidP="00380919">
            <w:pPr>
              <w:suppressAutoHyphens w:val="0"/>
              <w:jc w:val="center"/>
              <w:rPr>
                <w:ins w:id="3222" w:author="Ahmed, Manik" w:date="2021-10-19T22:49:00Z"/>
                <w:color w:val="000000"/>
                <w:sz w:val="18"/>
                <w:szCs w:val="18"/>
                <w:rPrChange w:id="3223" w:author="Shamima Akter" w:date="2021-10-21T21:42:00Z">
                  <w:rPr>
                    <w:ins w:id="3224" w:author="Ahmed, Manik" w:date="2021-10-19T22:49:00Z"/>
                    <w:color w:val="000000"/>
                  </w:rPr>
                </w:rPrChange>
              </w:rPr>
            </w:pPr>
            <w:ins w:id="3225" w:author="Ahmed, Manik" w:date="2021-10-19T22:49:00Z">
              <w:r w:rsidRPr="00AA039D">
                <w:rPr>
                  <w:color w:val="000000"/>
                  <w:sz w:val="18"/>
                  <w:szCs w:val="18"/>
                  <w:rPrChange w:id="3226" w:author="Shamima Akter" w:date="2021-10-21T21:42:00Z">
                    <w:rPr>
                      <w:color w:val="000000"/>
                    </w:rPr>
                  </w:rPrChange>
                </w:rPr>
                <w:t>84%</w:t>
              </w:r>
            </w:ins>
          </w:p>
        </w:tc>
        <w:tc>
          <w:tcPr>
            <w:tcW w:w="1060" w:type="dxa"/>
            <w:tcBorders>
              <w:top w:val="nil"/>
              <w:left w:val="nil"/>
              <w:bottom w:val="single" w:sz="4" w:space="0" w:color="auto"/>
              <w:right w:val="nil"/>
            </w:tcBorders>
            <w:shd w:val="clear" w:color="auto" w:fill="auto"/>
            <w:noWrap/>
            <w:vAlign w:val="center"/>
            <w:hideMark/>
          </w:tcPr>
          <w:p w14:paraId="7D7DF7E9" w14:textId="77777777" w:rsidR="00380919" w:rsidRPr="00AA039D" w:rsidRDefault="00380919" w:rsidP="00380919">
            <w:pPr>
              <w:suppressAutoHyphens w:val="0"/>
              <w:jc w:val="center"/>
              <w:rPr>
                <w:ins w:id="3227" w:author="Ahmed, Manik" w:date="2021-10-19T22:49:00Z"/>
                <w:color w:val="000000"/>
                <w:sz w:val="18"/>
                <w:szCs w:val="18"/>
                <w:rPrChange w:id="3228" w:author="Shamima Akter" w:date="2021-10-21T21:42:00Z">
                  <w:rPr>
                    <w:ins w:id="3229" w:author="Ahmed, Manik" w:date="2021-10-19T22:49:00Z"/>
                    <w:color w:val="000000"/>
                  </w:rPr>
                </w:rPrChange>
              </w:rPr>
            </w:pPr>
            <w:ins w:id="3230" w:author="Ahmed, Manik" w:date="2021-10-19T22:49:00Z">
              <w:r w:rsidRPr="00AA039D">
                <w:rPr>
                  <w:color w:val="000000"/>
                  <w:sz w:val="18"/>
                  <w:szCs w:val="18"/>
                  <w:rPrChange w:id="3231" w:author="Shamima Akter" w:date="2021-10-21T21:42:00Z">
                    <w:rPr>
                      <w:color w:val="000000"/>
                    </w:rPr>
                  </w:rPrChange>
                </w:rPr>
                <w:t>84%</w:t>
              </w:r>
            </w:ins>
          </w:p>
        </w:tc>
        <w:tc>
          <w:tcPr>
            <w:tcW w:w="960" w:type="dxa"/>
            <w:tcBorders>
              <w:top w:val="nil"/>
              <w:left w:val="nil"/>
              <w:bottom w:val="single" w:sz="4" w:space="0" w:color="auto"/>
              <w:right w:val="nil"/>
            </w:tcBorders>
            <w:shd w:val="clear" w:color="auto" w:fill="auto"/>
            <w:noWrap/>
            <w:vAlign w:val="center"/>
            <w:hideMark/>
          </w:tcPr>
          <w:p w14:paraId="649CA83E" w14:textId="77777777" w:rsidR="00380919" w:rsidRPr="00AA039D" w:rsidRDefault="00380919" w:rsidP="00380919">
            <w:pPr>
              <w:suppressAutoHyphens w:val="0"/>
              <w:jc w:val="center"/>
              <w:rPr>
                <w:ins w:id="3232" w:author="Ahmed, Manik" w:date="2021-10-19T22:49:00Z"/>
                <w:color w:val="000000"/>
                <w:sz w:val="18"/>
                <w:szCs w:val="18"/>
                <w:rPrChange w:id="3233" w:author="Shamima Akter" w:date="2021-10-21T21:42:00Z">
                  <w:rPr>
                    <w:ins w:id="3234" w:author="Ahmed, Manik" w:date="2021-10-19T22:49:00Z"/>
                    <w:color w:val="000000"/>
                  </w:rPr>
                </w:rPrChange>
              </w:rPr>
            </w:pPr>
            <w:ins w:id="3235" w:author="Ahmed, Manik" w:date="2021-10-19T22:49:00Z">
              <w:r w:rsidRPr="00AA039D">
                <w:rPr>
                  <w:color w:val="000000"/>
                  <w:sz w:val="18"/>
                  <w:szCs w:val="18"/>
                  <w:rPrChange w:id="3236" w:author="Shamima Akter" w:date="2021-10-21T21:42:00Z">
                    <w:rPr>
                      <w:color w:val="000000"/>
                    </w:rPr>
                  </w:rPrChange>
                </w:rPr>
                <w:t>88%</w:t>
              </w:r>
            </w:ins>
          </w:p>
        </w:tc>
        <w:tc>
          <w:tcPr>
            <w:tcW w:w="960" w:type="dxa"/>
            <w:tcBorders>
              <w:top w:val="nil"/>
              <w:left w:val="nil"/>
              <w:bottom w:val="single" w:sz="4" w:space="0" w:color="auto"/>
              <w:right w:val="nil"/>
            </w:tcBorders>
            <w:shd w:val="clear" w:color="auto" w:fill="auto"/>
            <w:noWrap/>
            <w:vAlign w:val="center"/>
            <w:hideMark/>
          </w:tcPr>
          <w:p w14:paraId="68EF4370" w14:textId="77777777" w:rsidR="00380919" w:rsidRPr="00AA039D" w:rsidRDefault="00380919" w:rsidP="00380919">
            <w:pPr>
              <w:suppressAutoHyphens w:val="0"/>
              <w:jc w:val="center"/>
              <w:rPr>
                <w:ins w:id="3237" w:author="Ahmed, Manik" w:date="2021-10-19T22:49:00Z"/>
                <w:color w:val="000000"/>
                <w:sz w:val="18"/>
                <w:szCs w:val="18"/>
                <w:rPrChange w:id="3238" w:author="Shamima Akter" w:date="2021-10-21T21:42:00Z">
                  <w:rPr>
                    <w:ins w:id="3239" w:author="Ahmed, Manik" w:date="2021-10-19T22:49:00Z"/>
                    <w:color w:val="000000"/>
                  </w:rPr>
                </w:rPrChange>
              </w:rPr>
            </w:pPr>
            <w:ins w:id="3240" w:author="Ahmed, Manik" w:date="2021-10-19T22:49:00Z">
              <w:r w:rsidRPr="00AA039D">
                <w:rPr>
                  <w:color w:val="000000"/>
                  <w:sz w:val="18"/>
                  <w:szCs w:val="18"/>
                  <w:rPrChange w:id="3241" w:author="Shamima Akter" w:date="2021-10-21T21:42:00Z">
                    <w:rPr>
                      <w:color w:val="000000"/>
                    </w:rPr>
                  </w:rPrChange>
                </w:rPr>
                <w:t>83%</w:t>
              </w:r>
            </w:ins>
          </w:p>
        </w:tc>
        <w:tc>
          <w:tcPr>
            <w:tcW w:w="960" w:type="dxa"/>
            <w:tcBorders>
              <w:top w:val="nil"/>
              <w:left w:val="nil"/>
              <w:bottom w:val="single" w:sz="4" w:space="0" w:color="auto"/>
              <w:right w:val="nil"/>
            </w:tcBorders>
            <w:shd w:val="clear" w:color="auto" w:fill="auto"/>
            <w:noWrap/>
            <w:vAlign w:val="center"/>
            <w:hideMark/>
          </w:tcPr>
          <w:p w14:paraId="3DFB15A0" w14:textId="77777777" w:rsidR="00380919" w:rsidRPr="00AA039D" w:rsidRDefault="00380919" w:rsidP="00380919">
            <w:pPr>
              <w:suppressAutoHyphens w:val="0"/>
              <w:jc w:val="center"/>
              <w:rPr>
                <w:ins w:id="3242" w:author="Ahmed, Manik" w:date="2021-10-19T22:49:00Z"/>
                <w:color w:val="000000"/>
                <w:sz w:val="18"/>
                <w:szCs w:val="18"/>
                <w:rPrChange w:id="3243" w:author="Shamima Akter" w:date="2021-10-21T21:42:00Z">
                  <w:rPr>
                    <w:ins w:id="3244" w:author="Ahmed, Manik" w:date="2021-10-19T22:49:00Z"/>
                    <w:color w:val="000000"/>
                  </w:rPr>
                </w:rPrChange>
              </w:rPr>
            </w:pPr>
            <w:ins w:id="3245" w:author="Ahmed, Manik" w:date="2021-10-19T22:49:00Z">
              <w:r w:rsidRPr="00AA039D">
                <w:rPr>
                  <w:color w:val="000000"/>
                  <w:sz w:val="18"/>
                  <w:szCs w:val="18"/>
                  <w:rPrChange w:id="3246" w:author="Shamima Akter" w:date="2021-10-21T21:42:00Z">
                    <w:rPr>
                      <w:color w:val="000000"/>
                    </w:rPr>
                  </w:rPrChange>
                </w:rPr>
                <w:t>0.88</w:t>
              </w:r>
            </w:ins>
          </w:p>
        </w:tc>
        <w:tc>
          <w:tcPr>
            <w:tcW w:w="960" w:type="dxa"/>
            <w:tcBorders>
              <w:top w:val="nil"/>
              <w:left w:val="nil"/>
              <w:bottom w:val="single" w:sz="4" w:space="0" w:color="auto"/>
              <w:right w:val="nil"/>
            </w:tcBorders>
            <w:shd w:val="clear" w:color="auto" w:fill="auto"/>
            <w:noWrap/>
            <w:vAlign w:val="center"/>
            <w:hideMark/>
          </w:tcPr>
          <w:p w14:paraId="64797137" w14:textId="77777777" w:rsidR="00380919" w:rsidRPr="00AA039D" w:rsidRDefault="00380919" w:rsidP="00380919">
            <w:pPr>
              <w:suppressAutoHyphens w:val="0"/>
              <w:jc w:val="center"/>
              <w:rPr>
                <w:ins w:id="3247" w:author="Ahmed, Manik" w:date="2021-10-19T22:49:00Z"/>
                <w:color w:val="000000"/>
                <w:sz w:val="18"/>
                <w:szCs w:val="18"/>
                <w:rPrChange w:id="3248" w:author="Shamima Akter" w:date="2021-10-21T21:42:00Z">
                  <w:rPr>
                    <w:ins w:id="3249" w:author="Ahmed, Manik" w:date="2021-10-19T22:49:00Z"/>
                    <w:color w:val="000000"/>
                  </w:rPr>
                </w:rPrChange>
              </w:rPr>
            </w:pPr>
            <w:ins w:id="3250" w:author="Ahmed, Manik" w:date="2021-10-19T22:49:00Z">
              <w:r w:rsidRPr="00AA039D">
                <w:rPr>
                  <w:color w:val="000000"/>
                  <w:sz w:val="18"/>
                  <w:szCs w:val="18"/>
                  <w:rPrChange w:id="3251" w:author="Shamima Akter" w:date="2021-10-21T21:42:00Z">
                    <w:rPr>
                      <w:color w:val="000000"/>
                    </w:rPr>
                  </w:rPrChange>
                </w:rPr>
                <w:t>0.13</w:t>
              </w:r>
            </w:ins>
          </w:p>
        </w:tc>
        <w:tc>
          <w:tcPr>
            <w:tcW w:w="1240" w:type="dxa"/>
            <w:tcBorders>
              <w:top w:val="nil"/>
              <w:left w:val="nil"/>
              <w:bottom w:val="single" w:sz="4" w:space="0" w:color="auto"/>
              <w:right w:val="nil"/>
            </w:tcBorders>
            <w:shd w:val="clear" w:color="auto" w:fill="auto"/>
            <w:noWrap/>
            <w:vAlign w:val="center"/>
            <w:hideMark/>
          </w:tcPr>
          <w:p w14:paraId="21F93FDF" w14:textId="77777777" w:rsidR="00380919" w:rsidRPr="00AA039D" w:rsidRDefault="00380919" w:rsidP="00380919">
            <w:pPr>
              <w:suppressAutoHyphens w:val="0"/>
              <w:jc w:val="center"/>
              <w:rPr>
                <w:ins w:id="3252" w:author="Ahmed, Manik" w:date="2021-10-19T22:49:00Z"/>
                <w:color w:val="000000"/>
                <w:sz w:val="18"/>
                <w:szCs w:val="18"/>
                <w:rPrChange w:id="3253" w:author="Shamima Akter" w:date="2021-10-21T21:42:00Z">
                  <w:rPr>
                    <w:ins w:id="3254" w:author="Ahmed, Manik" w:date="2021-10-19T22:49:00Z"/>
                    <w:color w:val="000000"/>
                  </w:rPr>
                </w:rPrChange>
              </w:rPr>
            </w:pPr>
            <w:ins w:id="3255" w:author="Ahmed, Manik" w:date="2021-10-19T22:49:00Z">
              <w:r w:rsidRPr="00AA039D">
                <w:rPr>
                  <w:color w:val="000000"/>
                  <w:sz w:val="18"/>
                  <w:szCs w:val="18"/>
                  <w:rPrChange w:id="3256" w:author="Shamima Akter" w:date="2021-10-21T21:42:00Z">
                    <w:rPr>
                      <w:color w:val="000000"/>
                    </w:rPr>
                  </w:rPrChange>
                </w:rPr>
                <w:t>0.15</w:t>
              </w:r>
            </w:ins>
          </w:p>
        </w:tc>
        <w:tc>
          <w:tcPr>
            <w:tcW w:w="960" w:type="dxa"/>
            <w:tcBorders>
              <w:top w:val="nil"/>
              <w:left w:val="nil"/>
              <w:bottom w:val="single" w:sz="4" w:space="0" w:color="auto"/>
              <w:right w:val="nil"/>
            </w:tcBorders>
            <w:shd w:val="clear" w:color="auto" w:fill="auto"/>
            <w:noWrap/>
            <w:vAlign w:val="center"/>
            <w:hideMark/>
          </w:tcPr>
          <w:p w14:paraId="72140F46" w14:textId="77777777" w:rsidR="00380919" w:rsidRPr="00AA039D" w:rsidRDefault="00380919" w:rsidP="00380919">
            <w:pPr>
              <w:suppressAutoHyphens w:val="0"/>
              <w:jc w:val="center"/>
              <w:rPr>
                <w:ins w:id="3257" w:author="Ahmed, Manik" w:date="2021-10-19T22:49:00Z"/>
                <w:color w:val="000000"/>
                <w:sz w:val="18"/>
                <w:szCs w:val="18"/>
                <w:rPrChange w:id="3258" w:author="Shamima Akter" w:date="2021-10-21T21:42:00Z">
                  <w:rPr>
                    <w:ins w:id="3259" w:author="Ahmed, Manik" w:date="2021-10-19T22:49:00Z"/>
                    <w:color w:val="000000"/>
                  </w:rPr>
                </w:rPrChange>
              </w:rPr>
            </w:pPr>
            <w:ins w:id="3260" w:author="Ahmed, Manik" w:date="2021-10-19T22:49:00Z">
              <w:r w:rsidRPr="00AA039D">
                <w:rPr>
                  <w:color w:val="000000"/>
                  <w:sz w:val="18"/>
                  <w:szCs w:val="18"/>
                  <w:rPrChange w:id="3261" w:author="Shamima Akter" w:date="2021-10-21T21:42:00Z">
                    <w:rPr>
                      <w:color w:val="000000"/>
                    </w:rPr>
                  </w:rPrChange>
                </w:rPr>
                <w:t>50.18</w:t>
              </w:r>
            </w:ins>
          </w:p>
        </w:tc>
      </w:tr>
      <w:tr w:rsidR="00380919" w:rsidRPr="00AA039D" w14:paraId="3305BDF6" w14:textId="77777777" w:rsidTr="00380919">
        <w:trPr>
          <w:trHeight w:val="300"/>
          <w:ins w:id="3262" w:author="Ahmed, Manik" w:date="2021-10-19T22:49:00Z"/>
        </w:trPr>
        <w:tc>
          <w:tcPr>
            <w:tcW w:w="1960" w:type="dxa"/>
            <w:tcBorders>
              <w:top w:val="nil"/>
              <w:left w:val="nil"/>
              <w:bottom w:val="single" w:sz="4" w:space="0" w:color="auto"/>
              <w:right w:val="nil"/>
            </w:tcBorders>
            <w:shd w:val="clear" w:color="auto" w:fill="auto"/>
            <w:noWrap/>
            <w:vAlign w:val="bottom"/>
            <w:hideMark/>
          </w:tcPr>
          <w:p w14:paraId="7C821D0C" w14:textId="77777777" w:rsidR="00380919" w:rsidRPr="00AA039D" w:rsidRDefault="00380919" w:rsidP="00380919">
            <w:pPr>
              <w:suppressAutoHyphens w:val="0"/>
              <w:rPr>
                <w:ins w:id="3263" w:author="Ahmed, Manik" w:date="2021-10-19T22:49:00Z"/>
                <w:color w:val="000000"/>
                <w:sz w:val="18"/>
                <w:szCs w:val="18"/>
                <w:rPrChange w:id="3264" w:author="Shamima Akter" w:date="2021-10-21T21:42:00Z">
                  <w:rPr>
                    <w:ins w:id="3265" w:author="Ahmed, Manik" w:date="2021-10-19T22:49:00Z"/>
                    <w:color w:val="000000"/>
                  </w:rPr>
                </w:rPrChange>
              </w:rPr>
            </w:pPr>
            <w:ins w:id="3266" w:author="Ahmed, Manik" w:date="2021-10-19T22:49:00Z">
              <w:r w:rsidRPr="00AA039D">
                <w:rPr>
                  <w:color w:val="000000"/>
                  <w:sz w:val="18"/>
                  <w:szCs w:val="18"/>
                  <w:rPrChange w:id="3267" w:author="Shamima Akter" w:date="2021-10-21T21:42:00Z">
                    <w:rPr>
                      <w:color w:val="000000"/>
                    </w:rPr>
                  </w:rPrChange>
                </w:rPr>
                <w:t>Simple RNN</w:t>
              </w:r>
            </w:ins>
          </w:p>
        </w:tc>
        <w:tc>
          <w:tcPr>
            <w:tcW w:w="1120" w:type="dxa"/>
            <w:tcBorders>
              <w:top w:val="nil"/>
              <w:left w:val="nil"/>
              <w:bottom w:val="single" w:sz="4" w:space="0" w:color="auto"/>
              <w:right w:val="nil"/>
            </w:tcBorders>
            <w:shd w:val="clear" w:color="auto" w:fill="auto"/>
            <w:noWrap/>
            <w:vAlign w:val="center"/>
            <w:hideMark/>
          </w:tcPr>
          <w:p w14:paraId="26A15018" w14:textId="77777777" w:rsidR="00380919" w:rsidRPr="00AA039D" w:rsidRDefault="00380919" w:rsidP="00380919">
            <w:pPr>
              <w:suppressAutoHyphens w:val="0"/>
              <w:jc w:val="center"/>
              <w:rPr>
                <w:ins w:id="3268" w:author="Ahmed, Manik" w:date="2021-10-19T22:49:00Z"/>
                <w:color w:val="000000"/>
                <w:sz w:val="18"/>
                <w:szCs w:val="18"/>
                <w:rPrChange w:id="3269" w:author="Shamima Akter" w:date="2021-10-21T21:42:00Z">
                  <w:rPr>
                    <w:ins w:id="3270" w:author="Ahmed, Manik" w:date="2021-10-19T22:49:00Z"/>
                    <w:color w:val="000000"/>
                  </w:rPr>
                </w:rPrChange>
              </w:rPr>
            </w:pPr>
            <w:ins w:id="3271" w:author="Ahmed, Manik" w:date="2021-10-19T22:49:00Z">
              <w:r w:rsidRPr="00AA039D">
                <w:rPr>
                  <w:color w:val="000000"/>
                  <w:sz w:val="18"/>
                  <w:szCs w:val="18"/>
                  <w:rPrChange w:id="3272" w:author="Shamima Akter" w:date="2021-10-21T21:42:00Z">
                    <w:rPr>
                      <w:color w:val="000000"/>
                    </w:rPr>
                  </w:rPrChange>
                </w:rPr>
                <w:t>97%</w:t>
              </w:r>
            </w:ins>
          </w:p>
        </w:tc>
        <w:tc>
          <w:tcPr>
            <w:tcW w:w="1060" w:type="dxa"/>
            <w:tcBorders>
              <w:top w:val="nil"/>
              <w:left w:val="nil"/>
              <w:bottom w:val="single" w:sz="4" w:space="0" w:color="auto"/>
              <w:right w:val="nil"/>
            </w:tcBorders>
            <w:shd w:val="clear" w:color="auto" w:fill="auto"/>
            <w:noWrap/>
            <w:vAlign w:val="center"/>
            <w:hideMark/>
          </w:tcPr>
          <w:p w14:paraId="158A7094" w14:textId="77777777" w:rsidR="00380919" w:rsidRPr="00AA039D" w:rsidRDefault="00380919" w:rsidP="00380919">
            <w:pPr>
              <w:suppressAutoHyphens w:val="0"/>
              <w:jc w:val="center"/>
              <w:rPr>
                <w:ins w:id="3273" w:author="Ahmed, Manik" w:date="2021-10-19T22:49:00Z"/>
                <w:color w:val="000000"/>
                <w:sz w:val="18"/>
                <w:szCs w:val="18"/>
                <w:rPrChange w:id="3274" w:author="Shamima Akter" w:date="2021-10-21T21:42:00Z">
                  <w:rPr>
                    <w:ins w:id="3275" w:author="Ahmed, Manik" w:date="2021-10-19T22:49:00Z"/>
                    <w:color w:val="000000"/>
                  </w:rPr>
                </w:rPrChange>
              </w:rPr>
            </w:pPr>
            <w:ins w:id="3276" w:author="Ahmed, Manik" w:date="2021-10-19T22:49:00Z">
              <w:r w:rsidRPr="00AA039D">
                <w:rPr>
                  <w:color w:val="000000"/>
                  <w:sz w:val="18"/>
                  <w:szCs w:val="18"/>
                  <w:rPrChange w:id="3277" w:author="Shamima Akter" w:date="2021-10-21T21:42: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7B0D98A8" w14:textId="77777777" w:rsidR="00380919" w:rsidRPr="00AA039D" w:rsidRDefault="00380919" w:rsidP="00380919">
            <w:pPr>
              <w:suppressAutoHyphens w:val="0"/>
              <w:jc w:val="center"/>
              <w:rPr>
                <w:ins w:id="3278" w:author="Ahmed, Manik" w:date="2021-10-19T22:49:00Z"/>
                <w:color w:val="000000"/>
                <w:sz w:val="18"/>
                <w:szCs w:val="18"/>
                <w:rPrChange w:id="3279" w:author="Shamima Akter" w:date="2021-10-21T21:42:00Z">
                  <w:rPr>
                    <w:ins w:id="3280" w:author="Ahmed, Manik" w:date="2021-10-19T22:49:00Z"/>
                    <w:color w:val="000000"/>
                  </w:rPr>
                </w:rPrChange>
              </w:rPr>
            </w:pPr>
            <w:ins w:id="3281" w:author="Ahmed, Manik" w:date="2021-10-19T22:49:00Z">
              <w:r w:rsidRPr="00AA039D">
                <w:rPr>
                  <w:color w:val="000000"/>
                  <w:sz w:val="18"/>
                  <w:szCs w:val="18"/>
                  <w:rPrChange w:id="3282" w:author="Shamima Akter" w:date="2021-10-21T21:42:00Z">
                    <w:rPr>
                      <w:color w:val="000000"/>
                    </w:rPr>
                  </w:rPrChange>
                </w:rPr>
                <w:t>98%</w:t>
              </w:r>
            </w:ins>
          </w:p>
        </w:tc>
        <w:tc>
          <w:tcPr>
            <w:tcW w:w="960" w:type="dxa"/>
            <w:tcBorders>
              <w:top w:val="nil"/>
              <w:left w:val="nil"/>
              <w:bottom w:val="single" w:sz="4" w:space="0" w:color="auto"/>
              <w:right w:val="nil"/>
            </w:tcBorders>
            <w:shd w:val="clear" w:color="auto" w:fill="auto"/>
            <w:noWrap/>
            <w:vAlign w:val="center"/>
            <w:hideMark/>
          </w:tcPr>
          <w:p w14:paraId="53A65C64" w14:textId="77777777" w:rsidR="00380919" w:rsidRPr="00AA039D" w:rsidRDefault="00380919" w:rsidP="00380919">
            <w:pPr>
              <w:suppressAutoHyphens w:val="0"/>
              <w:jc w:val="center"/>
              <w:rPr>
                <w:ins w:id="3283" w:author="Ahmed, Manik" w:date="2021-10-19T22:49:00Z"/>
                <w:color w:val="000000"/>
                <w:sz w:val="18"/>
                <w:szCs w:val="18"/>
                <w:rPrChange w:id="3284" w:author="Shamima Akter" w:date="2021-10-21T21:42:00Z">
                  <w:rPr>
                    <w:ins w:id="3285" w:author="Ahmed, Manik" w:date="2021-10-19T22:49:00Z"/>
                    <w:color w:val="000000"/>
                  </w:rPr>
                </w:rPrChange>
              </w:rPr>
            </w:pPr>
            <w:ins w:id="3286" w:author="Ahmed, Manik" w:date="2021-10-19T22:49:00Z">
              <w:r w:rsidRPr="00AA039D">
                <w:rPr>
                  <w:color w:val="000000"/>
                  <w:sz w:val="18"/>
                  <w:szCs w:val="18"/>
                  <w:rPrChange w:id="3287" w:author="Shamima Akter" w:date="2021-10-21T21:42: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30334FCE" w14:textId="77777777" w:rsidR="00380919" w:rsidRPr="00AA039D" w:rsidRDefault="00380919" w:rsidP="00380919">
            <w:pPr>
              <w:suppressAutoHyphens w:val="0"/>
              <w:jc w:val="center"/>
              <w:rPr>
                <w:ins w:id="3288" w:author="Ahmed, Manik" w:date="2021-10-19T22:49:00Z"/>
                <w:color w:val="000000"/>
                <w:sz w:val="18"/>
                <w:szCs w:val="18"/>
                <w:rPrChange w:id="3289" w:author="Shamima Akter" w:date="2021-10-21T21:42:00Z">
                  <w:rPr>
                    <w:ins w:id="3290" w:author="Ahmed, Manik" w:date="2021-10-19T22:49:00Z"/>
                    <w:color w:val="000000"/>
                  </w:rPr>
                </w:rPrChange>
              </w:rPr>
            </w:pPr>
            <w:ins w:id="3291" w:author="Ahmed, Manik" w:date="2021-10-19T22:49:00Z">
              <w:r w:rsidRPr="00AA039D">
                <w:rPr>
                  <w:color w:val="000000"/>
                  <w:sz w:val="18"/>
                  <w:szCs w:val="18"/>
                  <w:rPrChange w:id="3292" w:author="Shamima Akter" w:date="2021-10-21T21:42:00Z">
                    <w:rPr>
                      <w:color w:val="000000"/>
                    </w:rPr>
                  </w:rPrChange>
                </w:rPr>
                <w:t>0.98</w:t>
              </w:r>
            </w:ins>
          </w:p>
        </w:tc>
        <w:tc>
          <w:tcPr>
            <w:tcW w:w="960" w:type="dxa"/>
            <w:tcBorders>
              <w:top w:val="nil"/>
              <w:left w:val="nil"/>
              <w:bottom w:val="single" w:sz="4" w:space="0" w:color="auto"/>
              <w:right w:val="nil"/>
            </w:tcBorders>
            <w:shd w:val="clear" w:color="auto" w:fill="auto"/>
            <w:noWrap/>
            <w:vAlign w:val="center"/>
            <w:hideMark/>
          </w:tcPr>
          <w:p w14:paraId="3B8965C2" w14:textId="77777777" w:rsidR="00380919" w:rsidRPr="00AA039D" w:rsidRDefault="00380919" w:rsidP="00380919">
            <w:pPr>
              <w:suppressAutoHyphens w:val="0"/>
              <w:jc w:val="center"/>
              <w:rPr>
                <w:ins w:id="3293" w:author="Ahmed, Manik" w:date="2021-10-19T22:49:00Z"/>
                <w:color w:val="000000"/>
                <w:sz w:val="18"/>
                <w:szCs w:val="18"/>
                <w:rPrChange w:id="3294" w:author="Shamima Akter" w:date="2021-10-21T21:42:00Z">
                  <w:rPr>
                    <w:ins w:id="3295" w:author="Ahmed, Manik" w:date="2021-10-19T22:49:00Z"/>
                    <w:color w:val="000000"/>
                  </w:rPr>
                </w:rPrChange>
              </w:rPr>
            </w:pPr>
            <w:ins w:id="3296" w:author="Ahmed, Manik" w:date="2021-10-19T22:49:00Z">
              <w:r w:rsidRPr="00AA039D">
                <w:rPr>
                  <w:color w:val="000000"/>
                  <w:sz w:val="18"/>
                  <w:szCs w:val="18"/>
                  <w:rPrChange w:id="3297" w:author="Shamima Akter" w:date="2021-10-21T21:42:00Z">
                    <w:rPr>
                      <w:color w:val="000000"/>
                    </w:rPr>
                  </w:rPrChange>
                </w:rPr>
                <w:t>0.00</w:t>
              </w:r>
            </w:ins>
          </w:p>
        </w:tc>
        <w:tc>
          <w:tcPr>
            <w:tcW w:w="1240" w:type="dxa"/>
            <w:tcBorders>
              <w:top w:val="nil"/>
              <w:left w:val="nil"/>
              <w:bottom w:val="single" w:sz="4" w:space="0" w:color="auto"/>
              <w:right w:val="nil"/>
            </w:tcBorders>
            <w:shd w:val="clear" w:color="auto" w:fill="auto"/>
            <w:noWrap/>
            <w:vAlign w:val="center"/>
            <w:hideMark/>
          </w:tcPr>
          <w:p w14:paraId="211187BD" w14:textId="77777777" w:rsidR="00380919" w:rsidRPr="00AA039D" w:rsidRDefault="00380919" w:rsidP="00380919">
            <w:pPr>
              <w:suppressAutoHyphens w:val="0"/>
              <w:jc w:val="center"/>
              <w:rPr>
                <w:ins w:id="3298" w:author="Ahmed, Manik" w:date="2021-10-19T22:49:00Z"/>
                <w:color w:val="000000"/>
                <w:sz w:val="18"/>
                <w:szCs w:val="18"/>
                <w:rPrChange w:id="3299" w:author="Shamima Akter" w:date="2021-10-21T21:42:00Z">
                  <w:rPr>
                    <w:ins w:id="3300" w:author="Ahmed, Manik" w:date="2021-10-19T22:49:00Z"/>
                    <w:color w:val="000000"/>
                  </w:rPr>
                </w:rPrChange>
              </w:rPr>
            </w:pPr>
            <w:ins w:id="3301" w:author="Ahmed, Manik" w:date="2021-10-19T22:49:00Z">
              <w:r w:rsidRPr="00AA039D">
                <w:rPr>
                  <w:color w:val="000000"/>
                  <w:sz w:val="18"/>
                  <w:szCs w:val="18"/>
                  <w:rPrChange w:id="3302" w:author="Shamima Akter" w:date="2021-10-21T21:42:00Z">
                    <w:rPr>
                      <w:color w:val="000000"/>
                    </w:rPr>
                  </w:rPrChange>
                </w:rPr>
                <w:t>0.01</w:t>
              </w:r>
            </w:ins>
          </w:p>
        </w:tc>
        <w:tc>
          <w:tcPr>
            <w:tcW w:w="960" w:type="dxa"/>
            <w:tcBorders>
              <w:top w:val="nil"/>
              <w:left w:val="nil"/>
              <w:bottom w:val="single" w:sz="4" w:space="0" w:color="auto"/>
              <w:right w:val="nil"/>
            </w:tcBorders>
            <w:shd w:val="clear" w:color="auto" w:fill="auto"/>
            <w:noWrap/>
            <w:vAlign w:val="center"/>
            <w:hideMark/>
          </w:tcPr>
          <w:p w14:paraId="38912358" w14:textId="77777777" w:rsidR="00380919" w:rsidRPr="00AA039D" w:rsidRDefault="00380919" w:rsidP="00380919">
            <w:pPr>
              <w:suppressAutoHyphens w:val="0"/>
              <w:jc w:val="center"/>
              <w:rPr>
                <w:ins w:id="3303" w:author="Ahmed, Manik" w:date="2021-10-19T22:49:00Z"/>
                <w:color w:val="000000"/>
                <w:sz w:val="18"/>
                <w:szCs w:val="18"/>
                <w:rPrChange w:id="3304" w:author="Shamima Akter" w:date="2021-10-21T21:42:00Z">
                  <w:rPr>
                    <w:ins w:id="3305" w:author="Ahmed, Manik" w:date="2021-10-19T22:49:00Z"/>
                    <w:color w:val="000000"/>
                  </w:rPr>
                </w:rPrChange>
              </w:rPr>
            </w:pPr>
            <w:ins w:id="3306" w:author="Ahmed, Manik" w:date="2021-10-19T22:49:00Z">
              <w:r w:rsidRPr="00AA039D">
                <w:rPr>
                  <w:color w:val="000000"/>
                  <w:sz w:val="18"/>
                  <w:szCs w:val="18"/>
                  <w:rPrChange w:id="3307" w:author="Shamima Akter" w:date="2021-10-21T21:42:00Z">
                    <w:rPr>
                      <w:color w:val="000000"/>
                    </w:rPr>
                  </w:rPrChange>
                </w:rPr>
                <w:t>21.10</w:t>
              </w:r>
            </w:ins>
          </w:p>
        </w:tc>
      </w:tr>
      <w:tr w:rsidR="00380919" w:rsidRPr="00AA039D" w14:paraId="3E28D93E" w14:textId="77777777" w:rsidTr="00380919">
        <w:trPr>
          <w:trHeight w:val="300"/>
          <w:ins w:id="3308" w:author="Ahmed, Manik" w:date="2021-10-19T22:49:00Z"/>
        </w:trPr>
        <w:tc>
          <w:tcPr>
            <w:tcW w:w="1960" w:type="dxa"/>
            <w:tcBorders>
              <w:top w:val="nil"/>
              <w:left w:val="nil"/>
              <w:bottom w:val="single" w:sz="4" w:space="0" w:color="auto"/>
              <w:right w:val="nil"/>
            </w:tcBorders>
            <w:shd w:val="clear" w:color="auto" w:fill="auto"/>
            <w:noWrap/>
            <w:vAlign w:val="bottom"/>
            <w:hideMark/>
          </w:tcPr>
          <w:p w14:paraId="7E555BC8" w14:textId="77777777" w:rsidR="00380919" w:rsidRPr="00AA039D" w:rsidRDefault="00380919" w:rsidP="00380919">
            <w:pPr>
              <w:suppressAutoHyphens w:val="0"/>
              <w:rPr>
                <w:ins w:id="3309" w:author="Ahmed, Manik" w:date="2021-10-19T22:49:00Z"/>
                <w:color w:val="000000"/>
                <w:sz w:val="18"/>
                <w:szCs w:val="18"/>
                <w:rPrChange w:id="3310" w:author="Shamima Akter" w:date="2021-10-21T21:42:00Z">
                  <w:rPr>
                    <w:ins w:id="3311" w:author="Ahmed, Manik" w:date="2021-10-19T22:49:00Z"/>
                    <w:color w:val="000000"/>
                  </w:rPr>
                </w:rPrChange>
              </w:rPr>
            </w:pPr>
            <w:ins w:id="3312" w:author="Ahmed, Manik" w:date="2021-10-19T22:49:00Z">
              <w:r w:rsidRPr="00AA039D">
                <w:rPr>
                  <w:color w:val="000000"/>
                  <w:sz w:val="18"/>
                  <w:szCs w:val="18"/>
                  <w:rPrChange w:id="3313" w:author="Shamima Akter" w:date="2021-10-21T21:42:00Z">
                    <w:rPr>
                      <w:color w:val="000000"/>
                    </w:rPr>
                  </w:rPrChange>
                </w:rPr>
                <w:t>MLP</w:t>
              </w:r>
            </w:ins>
          </w:p>
        </w:tc>
        <w:tc>
          <w:tcPr>
            <w:tcW w:w="1120" w:type="dxa"/>
            <w:tcBorders>
              <w:top w:val="nil"/>
              <w:left w:val="nil"/>
              <w:bottom w:val="single" w:sz="4" w:space="0" w:color="auto"/>
              <w:right w:val="nil"/>
            </w:tcBorders>
            <w:shd w:val="clear" w:color="auto" w:fill="auto"/>
            <w:noWrap/>
            <w:vAlign w:val="center"/>
            <w:hideMark/>
          </w:tcPr>
          <w:p w14:paraId="2BAF0A8F" w14:textId="77777777" w:rsidR="00380919" w:rsidRPr="00AA039D" w:rsidRDefault="00380919" w:rsidP="00380919">
            <w:pPr>
              <w:suppressAutoHyphens w:val="0"/>
              <w:jc w:val="center"/>
              <w:rPr>
                <w:ins w:id="3314" w:author="Ahmed, Manik" w:date="2021-10-19T22:49:00Z"/>
                <w:color w:val="000000"/>
                <w:sz w:val="18"/>
                <w:szCs w:val="18"/>
                <w:rPrChange w:id="3315" w:author="Shamima Akter" w:date="2021-10-21T21:42:00Z">
                  <w:rPr>
                    <w:ins w:id="3316" w:author="Ahmed, Manik" w:date="2021-10-19T22:49:00Z"/>
                    <w:color w:val="000000"/>
                  </w:rPr>
                </w:rPrChange>
              </w:rPr>
            </w:pPr>
            <w:ins w:id="3317" w:author="Ahmed, Manik" w:date="2021-10-19T22:49:00Z">
              <w:r w:rsidRPr="00AA039D">
                <w:rPr>
                  <w:color w:val="000000"/>
                  <w:sz w:val="18"/>
                  <w:szCs w:val="18"/>
                  <w:rPrChange w:id="3318" w:author="Shamima Akter" w:date="2021-10-21T21:42:00Z">
                    <w:rPr>
                      <w:color w:val="000000"/>
                    </w:rPr>
                  </w:rPrChange>
                </w:rPr>
                <w:t>96%</w:t>
              </w:r>
            </w:ins>
          </w:p>
        </w:tc>
        <w:tc>
          <w:tcPr>
            <w:tcW w:w="1060" w:type="dxa"/>
            <w:tcBorders>
              <w:top w:val="nil"/>
              <w:left w:val="nil"/>
              <w:bottom w:val="single" w:sz="4" w:space="0" w:color="auto"/>
              <w:right w:val="nil"/>
            </w:tcBorders>
            <w:shd w:val="clear" w:color="auto" w:fill="auto"/>
            <w:noWrap/>
            <w:vAlign w:val="center"/>
            <w:hideMark/>
          </w:tcPr>
          <w:p w14:paraId="7534D003" w14:textId="77777777" w:rsidR="00380919" w:rsidRPr="00AA039D" w:rsidRDefault="00380919" w:rsidP="00380919">
            <w:pPr>
              <w:suppressAutoHyphens w:val="0"/>
              <w:jc w:val="center"/>
              <w:rPr>
                <w:ins w:id="3319" w:author="Ahmed, Manik" w:date="2021-10-19T22:49:00Z"/>
                <w:color w:val="000000"/>
                <w:sz w:val="18"/>
                <w:szCs w:val="18"/>
                <w:rPrChange w:id="3320" w:author="Shamima Akter" w:date="2021-10-21T21:42:00Z">
                  <w:rPr>
                    <w:ins w:id="3321" w:author="Ahmed, Manik" w:date="2021-10-19T22:49:00Z"/>
                    <w:color w:val="000000"/>
                  </w:rPr>
                </w:rPrChange>
              </w:rPr>
            </w:pPr>
            <w:ins w:id="3322" w:author="Ahmed, Manik" w:date="2021-10-19T22:49:00Z">
              <w:r w:rsidRPr="00AA039D">
                <w:rPr>
                  <w:color w:val="000000"/>
                  <w:sz w:val="18"/>
                  <w:szCs w:val="18"/>
                  <w:rPrChange w:id="3323" w:author="Shamima Akter" w:date="2021-10-21T21:42:00Z">
                    <w:rPr>
                      <w:color w:val="000000"/>
                    </w:rPr>
                  </w:rPrChange>
                </w:rPr>
                <w:t>95%</w:t>
              </w:r>
            </w:ins>
          </w:p>
        </w:tc>
        <w:tc>
          <w:tcPr>
            <w:tcW w:w="960" w:type="dxa"/>
            <w:tcBorders>
              <w:top w:val="nil"/>
              <w:left w:val="nil"/>
              <w:bottom w:val="single" w:sz="4" w:space="0" w:color="auto"/>
              <w:right w:val="nil"/>
            </w:tcBorders>
            <w:shd w:val="clear" w:color="auto" w:fill="auto"/>
            <w:noWrap/>
            <w:vAlign w:val="center"/>
            <w:hideMark/>
          </w:tcPr>
          <w:p w14:paraId="061CE88C" w14:textId="77777777" w:rsidR="00380919" w:rsidRPr="00AA039D" w:rsidRDefault="00380919" w:rsidP="00380919">
            <w:pPr>
              <w:suppressAutoHyphens w:val="0"/>
              <w:jc w:val="center"/>
              <w:rPr>
                <w:ins w:id="3324" w:author="Ahmed, Manik" w:date="2021-10-19T22:49:00Z"/>
                <w:color w:val="000000"/>
                <w:sz w:val="18"/>
                <w:szCs w:val="18"/>
                <w:rPrChange w:id="3325" w:author="Shamima Akter" w:date="2021-10-21T21:42:00Z">
                  <w:rPr>
                    <w:ins w:id="3326" w:author="Ahmed, Manik" w:date="2021-10-19T22:49:00Z"/>
                    <w:color w:val="000000"/>
                  </w:rPr>
                </w:rPrChange>
              </w:rPr>
            </w:pPr>
            <w:ins w:id="3327" w:author="Ahmed, Manik" w:date="2021-10-19T22:49:00Z">
              <w:r w:rsidRPr="00AA039D">
                <w:rPr>
                  <w:color w:val="000000"/>
                  <w:sz w:val="18"/>
                  <w:szCs w:val="18"/>
                  <w:rPrChange w:id="3328" w:author="Shamima Akter" w:date="2021-10-21T21:42:00Z">
                    <w:rPr>
                      <w:color w:val="000000"/>
                    </w:rPr>
                  </w:rPrChange>
                </w:rPr>
                <w:t>97%</w:t>
              </w:r>
            </w:ins>
          </w:p>
        </w:tc>
        <w:tc>
          <w:tcPr>
            <w:tcW w:w="960" w:type="dxa"/>
            <w:tcBorders>
              <w:top w:val="nil"/>
              <w:left w:val="nil"/>
              <w:bottom w:val="single" w:sz="4" w:space="0" w:color="auto"/>
              <w:right w:val="nil"/>
            </w:tcBorders>
            <w:shd w:val="clear" w:color="auto" w:fill="auto"/>
            <w:noWrap/>
            <w:vAlign w:val="center"/>
            <w:hideMark/>
          </w:tcPr>
          <w:p w14:paraId="1E11F43D" w14:textId="77777777" w:rsidR="00380919" w:rsidRPr="00AA039D" w:rsidRDefault="00380919" w:rsidP="00380919">
            <w:pPr>
              <w:suppressAutoHyphens w:val="0"/>
              <w:jc w:val="center"/>
              <w:rPr>
                <w:ins w:id="3329" w:author="Ahmed, Manik" w:date="2021-10-19T22:49:00Z"/>
                <w:color w:val="000000"/>
                <w:sz w:val="18"/>
                <w:szCs w:val="18"/>
                <w:rPrChange w:id="3330" w:author="Shamima Akter" w:date="2021-10-21T21:42:00Z">
                  <w:rPr>
                    <w:ins w:id="3331" w:author="Ahmed, Manik" w:date="2021-10-19T22:49:00Z"/>
                    <w:color w:val="000000"/>
                  </w:rPr>
                </w:rPrChange>
              </w:rPr>
            </w:pPr>
            <w:ins w:id="3332" w:author="Ahmed, Manik" w:date="2021-10-19T22:49:00Z">
              <w:r w:rsidRPr="00AA039D">
                <w:rPr>
                  <w:color w:val="000000"/>
                  <w:sz w:val="18"/>
                  <w:szCs w:val="18"/>
                  <w:rPrChange w:id="3333" w:author="Shamima Akter" w:date="2021-10-21T21:42:00Z">
                    <w:rPr>
                      <w:color w:val="000000"/>
                    </w:rPr>
                  </w:rPrChange>
                </w:rPr>
                <w:t>96%</w:t>
              </w:r>
            </w:ins>
          </w:p>
        </w:tc>
        <w:tc>
          <w:tcPr>
            <w:tcW w:w="960" w:type="dxa"/>
            <w:tcBorders>
              <w:top w:val="nil"/>
              <w:left w:val="nil"/>
              <w:bottom w:val="single" w:sz="4" w:space="0" w:color="auto"/>
              <w:right w:val="nil"/>
            </w:tcBorders>
            <w:shd w:val="clear" w:color="auto" w:fill="auto"/>
            <w:noWrap/>
            <w:vAlign w:val="center"/>
            <w:hideMark/>
          </w:tcPr>
          <w:p w14:paraId="31D39689" w14:textId="77777777" w:rsidR="00380919" w:rsidRPr="00AA039D" w:rsidRDefault="00380919" w:rsidP="00380919">
            <w:pPr>
              <w:suppressAutoHyphens w:val="0"/>
              <w:jc w:val="center"/>
              <w:rPr>
                <w:ins w:id="3334" w:author="Ahmed, Manik" w:date="2021-10-19T22:49:00Z"/>
                <w:color w:val="000000"/>
                <w:sz w:val="18"/>
                <w:szCs w:val="18"/>
                <w:rPrChange w:id="3335" w:author="Shamima Akter" w:date="2021-10-21T21:42:00Z">
                  <w:rPr>
                    <w:ins w:id="3336" w:author="Ahmed, Manik" w:date="2021-10-19T22:49:00Z"/>
                    <w:color w:val="000000"/>
                  </w:rPr>
                </w:rPrChange>
              </w:rPr>
            </w:pPr>
            <w:ins w:id="3337" w:author="Ahmed, Manik" w:date="2021-10-19T22:49:00Z">
              <w:r w:rsidRPr="00AA039D">
                <w:rPr>
                  <w:color w:val="000000"/>
                  <w:sz w:val="18"/>
                  <w:szCs w:val="18"/>
                  <w:rPrChange w:id="3338" w:author="Shamima Akter" w:date="2021-10-21T21:42:00Z">
                    <w:rPr>
                      <w:color w:val="000000"/>
                    </w:rPr>
                  </w:rPrChange>
                </w:rPr>
                <w:t>0.97</w:t>
              </w:r>
            </w:ins>
          </w:p>
        </w:tc>
        <w:tc>
          <w:tcPr>
            <w:tcW w:w="960" w:type="dxa"/>
            <w:tcBorders>
              <w:top w:val="nil"/>
              <w:left w:val="nil"/>
              <w:bottom w:val="single" w:sz="4" w:space="0" w:color="auto"/>
              <w:right w:val="nil"/>
            </w:tcBorders>
            <w:shd w:val="clear" w:color="auto" w:fill="auto"/>
            <w:noWrap/>
            <w:vAlign w:val="center"/>
            <w:hideMark/>
          </w:tcPr>
          <w:p w14:paraId="1D42DF76" w14:textId="77777777" w:rsidR="00380919" w:rsidRPr="00AA039D" w:rsidRDefault="00380919" w:rsidP="00380919">
            <w:pPr>
              <w:suppressAutoHyphens w:val="0"/>
              <w:jc w:val="center"/>
              <w:rPr>
                <w:ins w:id="3339" w:author="Ahmed, Manik" w:date="2021-10-19T22:49:00Z"/>
                <w:color w:val="000000"/>
                <w:sz w:val="18"/>
                <w:szCs w:val="18"/>
                <w:rPrChange w:id="3340" w:author="Shamima Akter" w:date="2021-10-21T21:42:00Z">
                  <w:rPr>
                    <w:ins w:id="3341" w:author="Ahmed, Manik" w:date="2021-10-19T22:49:00Z"/>
                    <w:color w:val="000000"/>
                  </w:rPr>
                </w:rPrChange>
              </w:rPr>
            </w:pPr>
            <w:ins w:id="3342" w:author="Ahmed, Manik" w:date="2021-10-19T22:49:00Z">
              <w:r w:rsidRPr="00AA039D">
                <w:rPr>
                  <w:color w:val="000000"/>
                  <w:sz w:val="18"/>
                  <w:szCs w:val="18"/>
                  <w:rPrChange w:id="3343" w:author="Shamima Akter" w:date="2021-10-21T21:42:00Z">
                    <w:rPr>
                      <w:color w:val="000000"/>
                    </w:rPr>
                  </w:rPrChange>
                </w:rPr>
                <w:t>0.01</w:t>
              </w:r>
            </w:ins>
          </w:p>
        </w:tc>
        <w:tc>
          <w:tcPr>
            <w:tcW w:w="1240" w:type="dxa"/>
            <w:tcBorders>
              <w:top w:val="nil"/>
              <w:left w:val="nil"/>
              <w:bottom w:val="single" w:sz="4" w:space="0" w:color="auto"/>
              <w:right w:val="nil"/>
            </w:tcBorders>
            <w:shd w:val="clear" w:color="auto" w:fill="auto"/>
            <w:noWrap/>
            <w:vAlign w:val="center"/>
            <w:hideMark/>
          </w:tcPr>
          <w:p w14:paraId="2983759B" w14:textId="77777777" w:rsidR="00380919" w:rsidRPr="00AA039D" w:rsidRDefault="00380919" w:rsidP="00380919">
            <w:pPr>
              <w:suppressAutoHyphens w:val="0"/>
              <w:jc w:val="center"/>
              <w:rPr>
                <w:ins w:id="3344" w:author="Ahmed, Manik" w:date="2021-10-19T22:49:00Z"/>
                <w:color w:val="000000"/>
                <w:sz w:val="18"/>
                <w:szCs w:val="18"/>
                <w:rPrChange w:id="3345" w:author="Shamima Akter" w:date="2021-10-21T21:42:00Z">
                  <w:rPr>
                    <w:ins w:id="3346" w:author="Ahmed, Manik" w:date="2021-10-19T22:49:00Z"/>
                    <w:color w:val="000000"/>
                  </w:rPr>
                </w:rPrChange>
              </w:rPr>
            </w:pPr>
            <w:ins w:id="3347" w:author="Ahmed, Manik" w:date="2021-10-19T22:49:00Z">
              <w:r w:rsidRPr="00AA039D">
                <w:rPr>
                  <w:color w:val="000000"/>
                  <w:sz w:val="18"/>
                  <w:szCs w:val="18"/>
                  <w:rPrChange w:id="3348" w:author="Shamima Akter" w:date="2021-10-21T21:42:00Z">
                    <w:rPr>
                      <w:color w:val="000000"/>
                    </w:rPr>
                  </w:rPrChange>
                </w:rPr>
                <w:t>0.13</w:t>
              </w:r>
            </w:ins>
          </w:p>
        </w:tc>
        <w:tc>
          <w:tcPr>
            <w:tcW w:w="960" w:type="dxa"/>
            <w:tcBorders>
              <w:top w:val="nil"/>
              <w:left w:val="nil"/>
              <w:bottom w:val="single" w:sz="4" w:space="0" w:color="auto"/>
              <w:right w:val="nil"/>
            </w:tcBorders>
            <w:shd w:val="clear" w:color="auto" w:fill="auto"/>
            <w:noWrap/>
            <w:vAlign w:val="center"/>
            <w:hideMark/>
          </w:tcPr>
          <w:p w14:paraId="33437694" w14:textId="77777777" w:rsidR="00380919" w:rsidRPr="00AA039D" w:rsidRDefault="00380919" w:rsidP="00380919">
            <w:pPr>
              <w:suppressAutoHyphens w:val="0"/>
              <w:jc w:val="center"/>
              <w:rPr>
                <w:ins w:id="3349" w:author="Ahmed, Manik" w:date="2021-10-19T22:49:00Z"/>
                <w:color w:val="000000"/>
                <w:sz w:val="18"/>
                <w:szCs w:val="18"/>
                <w:rPrChange w:id="3350" w:author="Shamima Akter" w:date="2021-10-21T21:42:00Z">
                  <w:rPr>
                    <w:ins w:id="3351" w:author="Ahmed, Manik" w:date="2021-10-19T22:49:00Z"/>
                    <w:color w:val="000000"/>
                  </w:rPr>
                </w:rPrChange>
              </w:rPr>
            </w:pPr>
            <w:ins w:id="3352" w:author="Ahmed, Manik" w:date="2021-10-19T22:49:00Z">
              <w:r w:rsidRPr="00AA039D">
                <w:rPr>
                  <w:color w:val="000000"/>
                  <w:sz w:val="18"/>
                  <w:szCs w:val="18"/>
                  <w:rPrChange w:id="3353" w:author="Shamima Akter" w:date="2021-10-21T21:42:00Z">
                    <w:rPr>
                      <w:color w:val="000000"/>
                    </w:rPr>
                  </w:rPrChange>
                </w:rPr>
                <w:t>0.12</w:t>
              </w:r>
            </w:ins>
          </w:p>
        </w:tc>
      </w:tr>
    </w:tbl>
    <w:p w14:paraId="3FF2041D" w14:textId="62EC1E2B" w:rsidR="006712D6" w:rsidRDefault="006712D6">
      <w:pPr>
        <w:rPr>
          <w:ins w:id="3354" w:author="Ahmed, Manik" w:date="2021-10-19T22:49:00Z"/>
          <w:color w:val="000000" w:themeColor="text1"/>
        </w:rPr>
      </w:pPr>
    </w:p>
    <w:tbl>
      <w:tblPr>
        <w:tblStyle w:val="TableGrid"/>
        <w:tblW w:w="0" w:type="auto"/>
        <w:tblLook w:val="04A0" w:firstRow="1" w:lastRow="0" w:firstColumn="1" w:lastColumn="0" w:noHBand="0" w:noVBand="1"/>
      </w:tblPr>
      <w:tblGrid>
        <w:gridCol w:w="10428"/>
      </w:tblGrid>
      <w:tr w:rsidR="00380919" w14:paraId="68702346" w14:textId="77777777" w:rsidTr="00380919">
        <w:trPr>
          <w:ins w:id="3355" w:author="Ahmed, Manik" w:date="2021-10-19T22:49:00Z"/>
        </w:trPr>
        <w:tc>
          <w:tcPr>
            <w:tcW w:w="10428" w:type="dxa"/>
          </w:tcPr>
          <w:p w14:paraId="54A8BD39" w14:textId="77777777" w:rsidR="00380919" w:rsidRDefault="00380919">
            <w:pPr>
              <w:rPr>
                <w:ins w:id="3356" w:author="Ahmed, Manik" w:date="2021-10-19T22:49:00Z"/>
                <w:color w:val="000000" w:themeColor="text1"/>
              </w:rPr>
            </w:pPr>
          </w:p>
        </w:tc>
      </w:tr>
      <w:tr w:rsidR="00380919" w14:paraId="53078016" w14:textId="77777777" w:rsidTr="00380919">
        <w:trPr>
          <w:ins w:id="3357" w:author="Ahmed, Manik" w:date="2021-10-19T22:49:00Z"/>
        </w:trPr>
        <w:tc>
          <w:tcPr>
            <w:tcW w:w="10428" w:type="dxa"/>
          </w:tcPr>
          <w:p w14:paraId="31062007" w14:textId="7A0AF39B" w:rsidR="00380919" w:rsidRDefault="00380919">
            <w:pPr>
              <w:rPr>
                <w:ins w:id="3358" w:author="Ahmed, Manik" w:date="2021-10-19T22:49:00Z"/>
                <w:color w:val="000000" w:themeColor="text1"/>
              </w:rPr>
            </w:pPr>
            <w:ins w:id="3359" w:author="Ahmed, Manik" w:date="2021-10-19T22:49:00Z">
              <w:r>
                <w:rPr>
                  <w:noProof/>
                </w:rPr>
                <w:drawing>
                  <wp:inline distT="0" distB="0" distL="0" distR="0" wp14:anchorId="11307035" wp14:editId="35BA10F4">
                    <wp:extent cx="6517481" cy="2778578"/>
                    <wp:effectExtent l="0" t="0" r="17145" b="3175"/>
                    <wp:docPr id="43" name="Chart 43">
                      <a:extLst xmlns:a="http://schemas.openxmlformats.org/drawingml/2006/main">
                        <a:ext uri="{FF2B5EF4-FFF2-40B4-BE49-F238E27FC236}">
                          <a16:creationId xmlns:a16="http://schemas.microsoft.com/office/drawing/2014/main" id="{9737F65A-0945-4EA3-8480-1AE3FF4436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ins>
          </w:p>
        </w:tc>
      </w:tr>
      <w:tr w:rsidR="00380919" w14:paraId="12F6AB02" w14:textId="77777777" w:rsidTr="00380919">
        <w:trPr>
          <w:ins w:id="3360" w:author="Ahmed, Manik" w:date="2021-10-19T22:49:00Z"/>
        </w:trPr>
        <w:tc>
          <w:tcPr>
            <w:tcW w:w="10428" w:type="dxa"/>
          </w:tcPr>
          <w:p w14:paraId="61C9BA23" w14:textId="77777777" w:rsidR="00380919" w:rsidRDefault="00380919">
            <w:pPr>
              <w:rPr>
                <w:ins w:id="3361" w:author="Ahmed, Manik" w:date="2021-10-19T22:49:00Z"/>
                <w:color w:val="000000" w:themeColor="text1"/>
              </w:rPr>
            </w:pPr>
          </w:p>
        </w:tc>
      </w:tr>
      <w:tr w:rsidR="00380919" w14:paraId="7103C7B5" w14:textId="77777777" w:rsidTr="00380919">
        <w:trPr>
          <w:ins w:id="3362" w:author="Ahmed, Manik" w:date="2021-10-19T22:49:00Z"/>
        </w:trPr>
        <w:tc>
          <w:tcPr>
            <w:tcW w:w="10428" w:type="dxa"/>
          </w:tcPr>
          <w:p w14:paraId="1C0B1A7C" w14:textId="57F49636" w:rsidR="00380919" w:rsidRDefault="005A27AB">
            <w:pPr>
              <w:rPr>
                <w:ins w:id="3363" w:author="Ahmed, Manik" w:date="2021-10-19T22:49:00Z"/>
                <w:color w:val="000000" w:themeColor="text1"/>
              </w:rPr>
            </w:pPr>
            <w:ins w:id="3364" w:author="Ahmed, Manik" w:date="2021-10-19T22:53:00Z">
              <w:r>
                <w:rPr>
                  <w:noProof/>
                  <w:color w:val="000000" w:themeColor="text1"/>
                </w:rPr>
                <w:drawing>
                  <wp:inline distT="0" distB="0" distL="0" distR="0" wp14:anchorId="5D338183" wp14:editId="6B1BB760">
                    <wp:extent cx="6628130" cy="2447925"/>
                    <wp:effectExtent l="0" t="0" r="1270" b="9525"/>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36">
                              <a:extLst>
                                <a:ext uri="{28A0092B-C50C-407E-A947-70E740481C1C}">
                                  <a14:useLocalDpi xmlns:a14="http://schemas.microsoft.com/office/drawing/2010/main" val="0"/>
                                </a:ext>
                              </a:extLst>
                            </a:blip>
                            <a:srcRect b="34338"/>
                            <a:stretch/>
                          </pic:blipFill>
                          <pic:spPr bwMode="auto">
                            <a:xfrm>
                              <a:off x="0" y="0"/>
                              <a:ext cx="6628130" cy="2447925"/>
                            </a:xfrm>
                            <a:prstGeom prst="rect">
                              <a:avLst/>
                            </a:prstGeom>
                            <a:ln>
                              <a:noFill/>
                            </a:ln>
                            <a:extLst>
                              <a:ext uri="{53640926-AAD7-44D8-BBD7-CCE9431645EC}">
                                <a14:shadowObscured xmlns:a14="http://schemas.microsoft.com/office/drawing/2010/main"/>
                              </a:ext>
                            </a:extLst>
                          </pic:spPr>
                        </pic:pic>
                      </a:graphicData>
                    </a:graphic>
                  </wp:inline>
                </w:drawing>
              </w:r>
            </w:ins>
          </w:p>
        </w:tc>
      </w:tr>
    </w:tbl>
    <w:p w14:paraId="174E4F5C" w14:textId="77777777" w:rsidR="00380919" w:rsidRDefault="00380919">
      <w:pPr>
        <w:rPr>
          <w:color w:val="000000" w:themeColor="text1"/>
        </w:rPr>
      </w:pPr>
    </w:p>
    <w:p w14:paraId="4294B1EA" w14:textId="0BFD0B05" w:rsidR="006712D6" w:rsidRDefault="006712D6">
      <w:pPr>
        <w:rPr>
          <w:color w:val="000000" w:themeColor="text1"/>
        </w:rPr>
      </w:pPr>
    </w:p>
    <w:p w14:paraId="5D7A2EA1" w14:textId="79F3FCB5" w:rsidR="00566DDA" w:rsidRDefault="00566DDA">
      <w:pPr>
        <w:rPr>
          <w:color w:val="000000" w:themeColor="text1"/>
        </w:rPr>
      </w:pPr>
    </w:p>
    <w:p w14:paraId="335BC169" w14:textId="77777777" w:rsidR="00566DDA" w:rsidRDefault="00566DDA">
      <w:pPr>
        <w:rPr>
          <w:color w:val="000000" w:themeColor="text1"/>
        </w:rPr>
      </w:pPr>
    </w:p>
    <w:p w14:paraId="6217BAB3" w14:textId="77777777" w:rsidR="00566DDA" w:rsidRDefault="00566DDA">
      <w:pPr>
        <w:rPr>
          <w:color w:val="000000" w:themeColor="text1"/>
        </w:rPr>
      </w:pPr>
    </w:p>
    <w:p w14:paraId="436251E6" w14:textId="77777777" w:rsidR="00566DDA" w:rsidRDefault="00566DDA">
      <w:pPr>
        <w:rPr>
          <w:color w:val="000000" w:themeColor="text1"/>
        </w:rPr>
      </w:pPr>
    </w:p>
    <w:p w14:paraId="2DECBB79" w14:textId="77777777" w:rsidR="00566DDA" w:rsidRDefault="00566DDA">
      <w:pPr>
        <w:rPr>
          <w:color w:val="000000" w:themeColor="text1"/>
        </w:rPr>
      </w:pPr>
    </w:p>
    <w:p w14:paraId="6DE0DF68" w14:textId="77777777" w:rsidR="00566DDA" w:rsidRDefault="00566DDA">
      <w:pPr>
        <w:rPr>
          <w:color w:val="000000" w:themeColor="text1"/>
        </w:rPr>
      </w:pPr>
    </w:p>
    <w:p w14:paraId="66E77970" w14:textId="77777777" w:rsidR="00566DDA" w:rsidRDefault="00566DDA">
      <w:pPr>
        <w:rPr>
          <w:color w:val="000000" w:themeColor="text1"/>
        </w:rPr>
      </w:pPr>
    </w:p>
    <w:p w14:paraId="592AA3D0" w14:textId="77777777" w:rsidR="00566DDA" w:rsidRDefault="00566DDA">
      <w:pPr>
        <w:rPr>
          <w:color w:val="000000" w:themeColor="text1"/>
        </w:rPr>
      </w:pPr>
    </w:p>
    <w:p w14:paraId="1FF906F1" w14:textId="74DA1F90" w:rsidR="00566DDA" w:rsidRDefault="00AE59B7">
      <w:pPr>
        <w:rPr>
          <w:color w:val="000000" w:themeColor="text1"/>
        </w:rPr>
      </w:pPr>
      <w:del w:id="3365" w:author="Ahmed, Manik" w:date="2021-10-19T22:55:00Z">
        <w:r w:rsidDel="008F4586">
          <w:rPr>
            <w:noProof/>
          </w:rPr>
          <mc:AlternateContent>
            <mc:Choice Requires="wps">
              <w:drawing>
                <wp:anchor distT="0" distB="0" distL="114300" distR="114300" simplePos="0" relativeHeight="251667968" behindDoc="0" locked="0" layoutInCell="1" allowOverlap="1" wp14:anchorId="6C7EBD0F" wp14:editId="6EF9D1D1">
                  <wp:simplePos x="0" y="0"/>
                  <wp:positionH relativeFrom="column">
                    <wp:posOffset>893058</wp:posOffset>
                  </wp:positionH>
                  <wp:positionV relativeFrom="paragraph">
                    <wp:posOffset>134647</wp:posOffset>
                  </wp:positionV>
                  <wp:extent cx="4824730" cy="172720"/>
                  <wp:effectExtent l="4445"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473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65073B" w14:textId="6B126C2C" w:rsidR="00641108" w:rsidRPr="009D2495" w:rsidRDefault="00641108" w:rsidP="00163447">
                              <w:pPr>
                                <w:pStyle w:val="Caption"/>
                                <w:rPr>
                                  <w:i w:val="0"/>
                                  <w:iCs w:val="0"/>
                                  <w:noProof/>
                                  <w:color w:val="000000" w:themeColor="text1"/>
                                </w:rPr>
                              </w:pPr>
                              <w:r w:rsidRPr="009D2495">
                                <w:rPr>
                                  <w:i w:val="0"/>
                                  <w:iCs w:val="0"/>
                                </w:rPr>
                                <w:t xml:space="preserve">Figure </w:t>
                              </w:r>
                              <w:r w:rsidR="00D20148" w:rsidRPr="009D2495">
                                <w:rPr>
                                  <w:i w:val="0"/>
                                  <w:iCs w:val="0"/>
                                </w:rPr>
                                <w:fldChar w:fldCharType="begin"/>
                              </w:r>
                              <w:r w:rsidR="00D20148" w:rsidRPr="009D2495">
                                <w:rPr>
                                  <w:i w:val="0"/>
                                  <w:iCs w:val="0"/>
                                </w:rPr>
                                <w:instrText xml:space="preserve"> SEQ Figure \* ARABIC </w:instrText>
                              </w:r>
                              <w:r w:rsidR="00D20148" w:rsidRPr="009D2495">
                                <w:rPr>
                                  <w:i w:val="0"/>
                                  <w:iCs w:val="0"/>
                                </w:rPr>
                                <w:fldChar w:fldCharType="separate"/>
                              </w:r>
                              <w:r w:rsidR="00D237DE">
                                <w:rPr>
                                  <w:i w:val="0"/>
                                  <w:iCs w:val="0"/>
                                  <w:noProof/>
                                </w:rPr>
                                <w:t>13</w:t>
                              </w:r>
                              <w:r w:rsidR="00D20148" w:rsidRPr="009D2495">
                                <w:rPr>
                                  <w:i w:val="0"/>
                                  <w:iCs w:val="0"/>
                                  <w:noProof/>
                                </w:rPr>
                                <w:fldChar w:fldCharType="end"/>
                              </w:r>
                              <w:r w:rsidRPr="009D2495">
                                <w:rPr>
                                  <w:i w:val="0"/>
                                  <w:iCs w:val="0"/>
                                </w:rPr>
                                <w:t xml:space="preserve">. Comparison of model performance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EBD0F" id="Text Box 9" o:spid="_x0000_s1027" type="#_x0000_t202" style="position:absolute;margin-left:70.3pt;margin-top:10.6pt;width:379.9pt;height:1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" stroked="f">
                  <v:textbox inset="0,0,0,0">
                    <w:txbxContent>
                      <w:p w14:paraId="5565073B" w14:textId="6B126C2C" w:rsidR="00641108" w:rsidRPr="009D2495" w:rsidRDefault="00641108" w:rsidP="00163447">
                        <w:pPr>
                          <w:pStyle w:val="Caption"/>
                          <w:rPr>
                            <w:i w:val="0"/>
                            <w:iCs w:val="0"/>
                            <w:noProof/>
                            <w:color w:val="000000" w:themeColor="text1"/>
                          </w:rPr>
                        </w:pPr>
                        <w:r w:rsidRPr="009D2495">
                          <w:rPr>
                            <w:i w:val="0"/>
                            <w:iCs w:val="0"/>
                          </w:rPr>
                          <w:t xml:space="preserve">Figure </w:t>
                        </w:r>
                        <w:r w:rsidR="00D20148" w:rsidRPr="009D2495">
                          <w:rPr>
                            <w:i w:val="0"/>
                            <w:iCs w:val="0"/>
                          </w:rPr>
                          <w:fldChar w:fldCharType="begin"/>
                        </w:r>
                        <w:r w:rsidR="00D20148" w:rsidRPr="009D2495">
                          <w:rPr>
                            <w:i w:val="0"/>
                            <w:iCs w:val="0"/>
                          </w:rPr>
                          <w:instrText xml:space="preserve"> SEQ Figure \* ARABIC </w:instrText>
                        </w:r>
                        <w:r w:rsidR="00D20148" w:rsidRPr="009D2495">
                          <w:rPr>
                            <w:i w:val="0"/>
                            <w:iCs w:val="0"/>
                          </w:rPr>
                          <w:fldChar w:fldCharType="separate"/>
                        </w:r>
                        <w:r w:rsidR="00D237DE">
                          <w:rPr>
                            <w:i w:val="0"/>
                            <w:iCs w:val="0"/>
                            <w:noProof/>
                          </w:rPr>
                          <w:t>13</w:t>
                        </w:r>
                        <w:r w:rsidR="00D20148" w:rsidRPr="009D2495">
                          <w:rPr>
                            <w:i w:val="0"/>
                            <w:iCs w:val="0"/>
                            <w:noProof/>
                          </w:rPr>
                          <w:fldChar w:fldCharType="end"/>
                        </w:r>
                        <w:r w:rsidRPr="009D2495">
                          <w:rPr>
                            <w:i w:val="0"/>
                            <w:iCs w:val="0"/>
                          </w:rPr>
                          <w:t xml:space="preserve">. Comparison of model performance </w:t>
                        </w:r>
                      </w:p>
                    </w:txbxContent>
                  </v:textbox>
                </v:shape>
              </w:pict>
            </mc:Fallback>
          </mc:AlternateContent>
        </w:r>
      </w:del>
    </w:p>
    <w:p w14:paraId="2F8C0A7E" w14:textId="6CFF292F" w:rsidR="00566DDA" w:rsidRDefault="00566DDA">
      <w:pPr>
        <w:rPr>
          <w:color w:val="000000" w:themeColor="text1"/>
        </w:rPr>
      </w:pPr>
    </w:p>
    <w:p w14:paraId="063866E6" w14:textId="77777777" w:rsidR="006712D6" w:rsidRDefault="006712D6">
      <w:pPr>
        <w:rPr>
          <w:color w:val="000000" w:themeColor="text1"/>
        </w:rPr>
      </w:pPr>
    </w:p>
    <w:p w14:paraId="3CD037D5" w14:textId="77777777" w:rsidR="00566DDA" w:rsidRDefault="00566DDA">
      <w:pPr>
        <w:rPr>
          <w:color w:val="000000" w:themeColor="text1"/>
        </w:rPr>
        <w:sectPr w:rsidR="00566DDA" w:rsidSect="006712D6">
          <w:type w:val="continuous"/>
          <w:pgSz w:w="11906" w:h="16838"/>
          <w:pgMar w:top="1296" w:right="734" w:bottom="1037" w:left="734" w:header="360" w:footer="634" w:gutter="0"/>
          <w:pgNumType w:start="1"/>
          <w:cols w:space="514"/>
          <w:formProt w:val="0"/>
          <w:titlePg/>
          <w:docGrid w:linePitch="360" w:charSpace="16384"/>
        </w:sectPr>
      </w:pPr>
    </w:p>
    <w:p w14:paraId="1AFABBA6" w14:textId="77777777" w:rsidR="006712D6" w:rsidRPr="00546E37" w:rsidRDefault="006712D6" w:rsidP="008454C8">
      <w:pPr>
        <w:pStyle w:val="H2"/>
        <w:spacing w:before="0"/>
        <w:rPr>
          <w:color w:val="595959"/>
        </w:rPr>
      </w:pPr>
      <w:r w:rsidRPr="00546E37">
        <w:rPr>
          <w:color w:val="595959"/>
        </w:rPr>
        <w:t>B. RECEIVER OPERATING CHARACTERISTIC (ROC)/ AREA UNDER CURVE (AUC)</w:t>
      </w:r>
    </w:p>
    <w:p w14:paraId="1FFD9DE8" w14:textId="067C08FE" w:rsidR="006712D6" w:rsidRPr="006712D6" w:rsidRDefault="006712D6" w:rsidP="00AE59B7">
      <w:pPr>
        <w:pStyle w:val="BodyText"/>
        <w:spacing w:line="240" w:lineRule="exact"/>
        <w:jc w:val="both"/>
        <w:rPr>
          <w:color w:val="000000" w:themeColor="text1"/>
          <w:lang w:val="en-US"/>
        </w:rPr>
      </w:pPr>
      <w:r w:rsidRPr="00577BFD">
        <w:rPr>
          <w:color w:val="000000" w:themeColor="text1"/>
        </w:rPr>
        <w:t>At different threshold settings, the AUC-ROC curve is plotted to assess the performance of classification algorithms. Receiver Operation Characteristics</w:t>
      </w:r>
      <w:r w:rsidR="00883F1D">
        <w:rPr>
          <w:color w:val="000000" w:themeColor="text1"/>
          <w:lang w:val="en-US"/>
        </w:rPr>
        <w:t xml:space="preserve"> </w:t>
      </w:r>
      <w:r w:rsidRPr="00577BFD">
        <w:rPr>
          <w:color w:val="000000" w:themeColor="text1"/>
        </w:rPr>
        <w:t xml:space="preserve">(ROC) denotes the </w:t>
      </w:r>
      <w:r w:rsidRPr="00577BFD">
        <w:rPr>
          <w:color w:val="000000" w:themeColor="text1"/>
        </w:rPr>
        <w:t>probability and Area Under Curve</w:t>
      </w:r>
      <w:r w:rsidR="00883F1D">
        <w:rPr>
          <w:color w:val="000000" w:themeColor="text1"/>
          <w:lang w:val="en-US"/>
        </w:rPr>
        <w:t xml:space="preserve"> </w:t>
      </w:r>
      <w:r w:rsidRPr="00577BFD">
        <w:rPr>
          <w:color w:val="000000" w:themeColor="text1"/>
        </w:rPr>
        <w:t>(AUC) represent the separability measure or degree. Higher AUC (close to 1) means better performance to distinguish whether the patient has a disease or not</w:t>
      </w:r>
      <w:r w:rsidR="00883F1D">
        <w:rPr>
          <w:color w:val="000000" w:themeColor="text1"/>
          <w:lang w:val="en-US"/>
        </w:rPr>
        <w:t xml:space="preserve"> </w:t>
      </w:r>
      <w:r w:rsidR="00A375CF" w:rsidRPr="00577BFD">
        <w:rPr>
          <w:color w:val="000000" w:themeColor="text1"/>
          <w:lang w:val="en-US"/>
        </w:rPr>
        <w:fldChar w:fldCharType="begin" w:fldLock="1"/>
      </w:r>
      <w:r w:rsidR="00EA4E6F">
        <w:rPr>
          <w:color w:val="000000" w:themeColor="text1"/>
          <w:lang w:val="en-US"/>
        </w:rPr>
        <w:instrText>ADDIN CSL_CITATION {"citationItems":[{"id":"ITEM-1","itemData":{"ISSN":"0010-4825","author":[{"dropping-particle":"","family":"Almansour","given":"Njoud Abdullah","non-dropping-particle":"","parse-names":false,"suffix":""},{"dropping-particle":"","family":"Syed","given":"Hajra Fahim","non-dropping-particle":"","parse-names":false,"suffix":""},{"dropping-particle":"","family":"Khayat","given":"Nuha Radwan","non-dropping-particle":"","parse-names":false,"suffix":""},{"dropping-particle":"","family":"Altheeb","given":"Rawan Kanaan","non-dropping-particle":"","parse-names":false,"suffix":""},{"dropping-particle":"","family":"Juri","given":"Renad Emad","non-dropping-particle":"","parse-names":false,"suffix":""},{"dropping-particle":"","family":"Alhiyafi","given":"Jamal","non-dropping-particle":"","parse-names":false,"suffix":""},{"dropping-particle":"","family":"Alrashed","given":"Saleh","non-dropping-particle":"","parse-names":false,"suffix":""},{"dropping-particle":"","family":"Olatunji","given":"Sunday O","non-dropping-particle":"","parse-names":false,"suffix":""}],"container-title":"Computers in biology and medicine","id":"ITEM-1","issued":{"date-parts":[["2019"]]},"page":"101-111","publisher":"Elsevier","title":"Neural network and support vector machine for the prediction of chronic kidney disease: A comparative study","type":"article-journal","volume":"109"},"uris":["http://www.mendeley.com/documents/?uuid=65e9c83f-a3d9-46c4-9281-62d2c09acee4","http://www.mendeley.com/documents/?uuid=c68d54a7-9fa9-4fe6-96b2-2acef3d073b7","http://www.mendeley.com/documents/?uuid=26cbd48b-4195-4a3c-88a3-537cf861b88c"]}],"mendeley":{"formattedCitation":"[36]","plainTextFormattedCitation":"[36]","previouslyFormattedCitation":"[36]"},"properties":{"noteIndex":0},"schema":"https://github.com/citation-style-language/schema/raw/master/csl-citation.json"}</w:instrText>
      </w:r>
      <w:r w:rsidR="00A375CF" w:rsidRPr="00577BFD">
        <w:rPr>
          <w:color w:val="000000" w:themeColor="text1"/>
          <w:lang w:val="en-US"/>
        </w:rPr>
        <w:fldChar w:fldCharType="separate"/>
      </w:r>
      <w:r w:rsidR="00EA4E6F" w:rsidRPr="00EA4E6F">
        <w:rPr>
          <w:noProof/>
          <w:color w:val="000000" w:themeColor="text1"/>
          <w:lang w:val="en-US"/>
        </w:rPr>
        <w:t>[36]</w:t>
      </w:r>
      <w:r w:rsidR="00A375CF" w:rsidRPr="00577BFD">
        <w:rPr>
          <w:color w:val="000000" w:themeColor="text1"/>
          <w:lang w:val="en-US"/>
        </w:rPr>
        <w:fldChar w:fldCharType="end"/>
      </w:r>
      <w:r w:rsidRPr="00577BFD">
        <w:rPr>
          <w:color w:val="000000" w:themeColor="text1"/>
        </w:rPr>
        <w:t>.</w:t>
      </w:r>
      <w:r w:rsidR="003F6819">
        <w:rPr>
          <w:color w:val="000000" w:themeColor="text1"/>
          <w:lang w:val="en-US"/>
        </w:rPr>
        <w:t xml:space="preserve"> </w:t>
      </w:r>
      <w:r w:rsidRPr="00577BFD">
        <w:rPr>
          <w:color w:val="000000" w:themeColor="text1"/>
        </w:rPr>
        <w:t xml:space="preserve">Figure </w:t>
      </w:r>
      <w:r w:rsidR="00883F1D" w:rsidRPr="00577BFD">
        <w:rPr>
          <w:color w:val="000000" w:themeColor="text1"/>
        </w:rPr>
        <w:t>1</w:t>
      </w:r>
      <w:r w:rsidR="00883F1D">
        <w:rPr>
          <w:color w:val="000000" w:themeColor="text1"/>
          <w:lang w:val="en-US"/>
        </w:rPr>
        <w:t>2</w:t>
      </w:r>
      <w:r w:rsidR="00883F1D" w:rsidRPr="00577BFD">
        <w:rPr>
          <w:color w:val="000000" w:themeColor="text1"/>
        </w:rPr>
        <w:t xml:space="preserve"> </w:t>
      </w:r>
      <w:r w:rsidRPr="00577BFD">
        <w:rPr>
          <w:color w:val="000000" w:themeColor="text1"/>
        </w:rPr>
        <w:t xml:space="preserve">shows the AUC curve where </w:t>
      </w:r>
      <w:r w:rsidR="00423865">
        <w:rPr>
          <w:color w:val="000000" w:themeColor="text1"/>
        </w:rPr>
        <w:t xml:space="preserve">the </w:t>
      </w:r>
      <w:r w:rsidR="00883F1D" w:rsidRPr="00577BFD">
        <w:rPr>
          <w:color w:val="000000" w:themeColor="text1"/>
        </w:rPr>
        <w:t>x</w:t>
      </w:r>
      <w:r w:rsidR="00883F1D">
        <w:rPr>
          <w:color w:val="000000" w:themeColor="text1"/>
          <w:lang w:val="en-US"/>
        </w:rPr>
        <w:t xml:space="preserve"> and y</w:t>
      </w:r>
      <w:r w:rsidR="00423865">
        <w:rPr>
          <w:color w:val="000000" w:themeColor="text1"/>
          <w:lang w:val="en-US"/>
        </w:rPr>
        <w:t>-</w:t>
      </w:r>
      <w:r w:rsidR="00883F1D" w:rsidRPr="00577BFD">
        <w:rPr>
          <w:color w:val="000000" w:themeColor="text1"/>
        </w:rPr>
        <w:t>axis</w:t>
      </w:r>
      <w:r w:rsidR="00883F1D">
        <w:rPr>
          <w:color w:val="000000" w:themeColor="text1"/>
          <w:lang w:val="en-US"/>
        </w:rPr>
        <w:t xml:space="preserve"> represent </w:t>
      </w:r>
      <w:r w:rsidRPr="00577BFD">
        <w:rPr>
          <w:color w:val="000000" w:themeColor="text1"/>
        </w:rPr>
        <w:t>FPR</w:t>
      </w:r>
      <w:r w:rsidRPr="00577BFD">
        <w:rPr>
          <w:color w:val="000000" w:themeColor="text1"/>
          <w:lang w:val="en-US"/>
        </w:rPr>
        <w:t xml:space="preserve"> (False Positive Rate) </w:t>
      </w:r>
      <w:r w:rsidRPr="00577BFD">
        <w:rPr>
          <w:color w:val="000000" w:themeColor="text1"/>
        </w:rPr>
        <w:t xml:space="preserve">and </w:t>
      </w:r>
      <w:r w:rsidRPr="00577BFD">
        <w:rPr>
          <w:color w:val="000000" w:themeColor="text1"/>
        </w:rPr>
        <w:lastRenderedPageBreak/>
        <w:t>TPR</w:t>
      </w:r>
      <w:r w:rsidRPr="00577BFD">
        <w:rPr>
          <w:color w:val="000000" w:themeColor="text1"/>
          <w:lang w:val="en-US"/>
        </w:rPr>
        <w:t xml:space="preserve"> (True Positive Rate)</w:t>
      </w:r>
      <w:r w:rsidRPr="00577BFD">
        <w:rPr>
          <w:color w:val="000000" w:themeColor="text1"/>
        </w:rPr>
        <w:t xml:space="preserve"> </w:t>
      </w:r>
      <w:r w:rsidR="00883F1D">
        <w:rPr>
          <w:color w:val="000000" w:themeColor="text1"/>
          <w:lang w:val="en-US"/>
        </w:rPr>
        <w:t>respectively</w:t>
      </w:r>
      <w:r w:rsidRPr="00577BFD">
        <w:rPr>
          <w:color w:val="000000" w:themeColor="text1"/>
        </w:rPr>
        <w:t>. FPR is applied to calculate the likelihood for a particular test incorrectly by discarding the null hypothesis.  It is the proportion of negative instances predicted as positive in the dataset.  It is denoted in Eq. (20).</w:t>
      </w:r>
    </w:p>
    <w:p w14:paraId="5F9F9583" w14:textId="77777777" w:rsidR="006712D6" w:rsidRPr="00577BFD" w:rsidRDefault="006712D6" w:rsidP="006712D6">
      <w:pPr>
        <w:pStyle w:val="BodyText"/>
        <w:spacing w:before="120"/>
        <w:jc w:val="both"/>
        <w:rPr>
          <w:color w:val="000000" w:themeColor="text1"/>
        </w:rPr>
      </w:pPr>
      <m:oMath>
        <m:r>
          <w:rPr>
            <w:rFonts w:ascii="Cambria Math" w:hAnsi="Cambria Math"/>
            <w:color w:val="000000" w:themeColor="text1"/>
          </w:rPr>
          <m:t>FPR=</m:t>
        </m:r>
        <m:f>
          <m:fPr>
            <m:ctrlPr>
              <w:rPr>
                <w:rFonts w:ascii="Cambria Math" w:hAnsi="Cambria Math"/>
                <w:color w:val="000000" w:themeColor="text1"/>
              </w:rPr>
            </m:ctrlPr>
          </m:fPr>
          <m:num>
            <m:r>
              <w:rPr>
                <w:rFonts w:ascii="Cambria Math" w:hAnsi="Cambria Math"/>
                <w:color w:val="000000" w:themeColor="text1"/>
              </w:rPr>
              <m:t>FP</m:t>
            </m:r>
          </m:num>
          <m:den>
            <m:r>
              <w:rPr>
                <w:rFonts w:ascii="Cambria Math" w:hAnsi="Cambria Math"/>
                <w:color w:val="000000" w:themeColor="text1"/>
              </w:rPr>
              <m:t>FP+TN</m:t>
            </m:r>
          </m:den>
        </m:f>
      </m:oMath>
      <w:r>
        <w:rPr>
          <w:color w:val="000000" w:themeColor="text1"/>
        </w:rPr>
        <w:t xml:space="preserve"> ……</w:t>
      </w:r>
      <w:r w:rsidRPr="00577BFD">
        <w:rPr>
          <w:color w:val="000000" w:themeColor="text1"/>
        </w:rPr>
        <w:t>……………………………</w:t>
      </w:r>
      <w:r>
        <w:rPr>
          <w:color w:val="000000" w:themeColor="text1"/>
          <w:lang w:val="en-US"/>
        </w:rPr>
        <w:t>………</w:t>
      </w:r>
      <w:r w:rsidRPr="00577BFD">
        <w:rPr>
          <w:color w:val="000000" w:themeColor="text1"/>
        </w:rPr>
        <w:t>. (20)</w:t>
      </w:r>
    </w:p>
    <w:p w14:paraId="0837A054" w14:textId="01B3F9DE" w:rsidR="006712D6" w:rsidRDefault="006712D6" w:rsidP="006712D6">
      <w:pPr>
        <w:pStyle w:val="BodyText"/>
        <w:spacing w:before="120"/>
        <w:jc w:val="both"/>
        <w:rPr>
          <w:color w:val="000000" w:themeColor="text1"/>
        </w:rPr>
      </w:pPr>
      <w:r w:rsidRPr="00577BFD">
        <w:rPr>
          <w:color w:val="000000" w:themeColor="text1"/>
        </w:rPr>
        <w:t xml:space="preserve">TPR </w:t>
      </w:r>
      <w:r w:rsidRPr="00577BFD">
        <w:rPr>
          <w:color w:val="000000" w:themeColor="text1"/>
          <w:lang w:val="en-US"/>
        </w:rPr>
        <w:t xml:space="preserve"> or sensitivity </w:t>
      </w:r>
      <w:r w:rsidRPr="00577BFD">
        <w:rPr>
          <w:color w:val="000000" w:themeColor="text1"/>
        </w:rPr>
        <w:t xml:space="preserve">is the ratio of the number of positive instances correctly categorized as positive to the total number of correctly classified cases. It is </w:t>
      </w:r>
      <w:r w:rsidRPr="00577BFD">
        <w:rPr>
          <w:color w:val="000000" w:themeColor="text1"/>
          <w:lang w:val="en-US"/>
        </w:rPr>
        <w:t>denoted</w:t>
      </w:r>
      <w:r w:rsidRPr="00577BFD">
        <w:rPr>
          <w:color w:val="000000" w:themeColor="text1"/>
        </w:rPr>
        <w:t xml:space="preserve"> in Eq. (21).</w:t>
      </w:r>
    </w:p>
    <w:p w14:paraId="590E72E8" w14:textId="77777777" w:rsidR="006712D6" w:rsidRPr="00577BFD" w:rsidRDefault="006712D6" w:rsidP="006712D6">
      <w:pPr>
        <w:pStyle w:val="BodyText"/>
        <w:spacing w:before="120"/>
        <w:jc w:val="both"/>
        <w:rPr>
          <w:color w:val="000000" w:themeColor="text1"/>
        </w:rPr>
      </w:pPr>
      <m:oMath>
        <m:r>
          <w:rPr>
            <w:rFonts w:ascii="Cambria Math" w:hAnsi="Cambria Math"/>
            <w:color w:val="000000" w:themeColor="text1"/>
          </w:rPr>
          <m:t>TPR=</m:t>
        </m:r>
        <m:f>
          <m:fPr>
            <m:ctrlPr>
              <w:rPr>
                <w:rFonts w:ascii="Cambria Math" w:hAnsi="Cambria Math"/>
                <w:color w:val="000000" w:themeColor="text1"/>
              </w:rPr>
            </m:ctrlPr>
          </m:fPr>
          <m:num>
            <m:r>
              <w:rPr>
                <w:rFonts w:ascii="Cambria Math" w:hAnsi="Cambria Math"/>
                <w:color w:val="000000" w:themeColor="text1"/>
              </w:rPr>
              <m:t>TP</m:t>
            </m:r>
          </m:num>
          <m:den>
            <m:r>
              <w:rPr>
                <w:rFonts w:ascii="Cambria Math" w:hAnsi="Cambria Math"/>
                <w:color w:val="000000" w:themeColor="text1"/>
              </w:rPr>
              <m:t>FN+TP</m:t>
            </m:r>
          </m:den>
        </m:f>
      </m:oMath>
      <w:r>
        <w:rPr>
          <w:color w:val="000000" w:themeColor="text1"/>
        </w:rPr>
        <w:t>…………………………</w:t>
      </w:r>
      <w:r w:rsidRPr="00577BFD">
        <w:rPr>
          <w:color w:val="000000" w:themeColor="text1"/>
        </w:rPr>
        <w:t>…………</w:t>
      </w:r>
      <w:r>
        <w:rPr>
          <w:color w:val="000000" w:themeColor="text1"/>
        </w:rPr>
        <w:t>…</w:t>
      </w:r>
      <w:r>
        <w:rPr>
          <w:color w:val="000000" w:themeColor="text1"/>
          <w:lang w:val="en-US"/>
        </w:rPr>
        <w:t>…</w:t>
      </w:r>
      <w:r w:rsidRPr="00577BFD">
        <w:rPr>
          <w:color w:val="000000" w:themeColor="text1"/>
        </w:rPr>
        <w:t xml:space="preserve">. (21) </w:t>
      </w:r>
    </w:p>
    <w:p w14:paraId="1A5B178F" w14:textId="648567F9" w:rsidR="006712D6" w:rsidRDefault="006712D6" w:rsidP="00566DDA">
      <w:pPr>
        <w:spacing w:line="240" w:lineRule="exact"/>
        <w:jc w:val="both"/>
        <w:rPr>
          <w:color w:val="000000" w:themeColor="text1"/>
        </w:rPr>
      </w:pPr>
      <w:r w:rsidRPr="00577BFD">
        <w:rPr>
          <w:bCs/>
          <w:color w:val="000000" w:themeColor="text1"/>
        </w:rPr>
        <w:t xml:space="preserve">Here, ANN, </w:t>
      </w:r>
      <w:proofErr w:type="spellStart"/>
      <w:r w:rsidRPr="00577BFD">
        <w:rPr>
          <w:bCs/>
          <w:color w:val="000000" w:themeColor="text1"/>
        </w:rPr>
        <w:t>SimpleRNN</w:t>
      </w:r>
      <w:proofErr w:type="spellEnd"/>
      <w:r w:rsidRPr="00577BFD">
        <w:rPr>
          <w:bCs/>
          <w:color w:val="000000" w:themeColor="text1"/>
        </w:rPr>
        <w:t xml:space="preserve">, and MLP showed the highest AUC of 0.98 </w:t>
      </w:r>
      <w:r w:rsidR="00F57987">
        <w:rPr>
          <w:bCs/>
          <w:color w:val="000000" w:themeColor="text1"/>
        </w:rPr>
        <w:t>(</w:t>
      </w:r>
      <w:r w:rsidRPr="00577BFD">
        <w:rPr>
          <w:bCs/>
          <w:color w:val="000000" w:themeColor="text1"/>
        </w:rPr>
        <w:t>close to 1</w:t>
      </w:r>
      <w:r w:rsidR="00F57987">
        <w:rPr>
          <w:bCs/>
          <w:color w:val="000000" w:themeColor="text1"/>
        </w:rPr>
        <w:t>)</w:t>
      </w:r>
      <w:r w:rsidRPr="00577BFD">
        <w:rPr>
          <w:bCs/>
          <w:color w:val="000000" w:themeColor="text1"/>
        </w:rPr>
        <w:t xml:space="preserve"> indicating very good performance. Bidirectional LSTM and bidirectional GRU provided AUC of 0.90, GRU and LSTM demonstrated AUC of 0.92 and 0.88 respectively. So, the three DL algorithms:</w:t>
      </w:r>
      <w:r w:rsidR="000E793F">
        <w:rPr>
          <w:bCs/>
          <w:color w:val="000000" w:themeColor="text1"/>
        </w:rPr>
        <w:t xml:space="preserve"> </w:t>
      </w:r>
      <w:r w:rsidRPr="00577BFD">
        <w:rPr>
          <w:bCs/>
          <w:color w:val="000000" w:themeColor="text1"/>
        </w:rPr>
        <w:t xml:space="preserve">ANN, MLP, and </w:t>
      </w:r>
      <w:proofErr w:type="spellStart"/>
      <w:r w:rsidRPr="00577BFD">
        <w:rPr>
          <w:bCs/>
          <w:color w:val="000000" w:themeColor="text1"/>
        </w:rPr>
        <w:t>SimpleRNN</w:t>
      </w:r>
      <w:proofErr w:type="spellEnd"/>
      <w:r w:rsidRPr="00577BFD">
        <w:rPr>
          <w:bCs/>
          <w:color w:val="000000" w:themeColor="text1"/>
        </w:rPr>
        <w:t xml:space="preserve"> performed </w:t>
      </w:r>
      <w:r w:rsidR="00874199">
        <w:rPr>
          <w:bCs/>
          <w:color w:val="000000" w:themeColor="text1"/>
        </w:rPr>
        <w:t>superior</w:t>
      </w:r>
      <w:r w:rsidR="00874199" w:rsidRPr="00577BFD">
        <w:rPr>
          <w:bCs/>
          <w:color w:val="000000" w:themeColor="text1"/>
        </w:rPr>
        <w:t xml:space="preserve"> </w:t>
      </w:r>
      <w:r w:rsidR="009D0A3D" w:rsidRPr="00577BFD">
        <w:rPr>
          <w:bCs/>
          <w:color w:val="000000" w:themeColor="text1"/>
        </w:rPr>
        <w:t>to</w:t>
      </w:r>
      <w:r w:rsidRPr="00577BFD">
        <w:rPr>
          <w:bCs/>
          <w:color w:val="000000" w:themeColor="text1"/>
        </w:rPr>
        <w:t xml:space="preserve"> other deep learning algorithms</w:t>
      </w:r>
      <w:r w:rsidR="00874199">
        <w:rPr>
          <w:bCs/>
          <w:color w:val="000000" w:themeColor="text1"/>
        </w:rPr>
        <w:t>.</w:t>
      </w:r>
    </w:p>
    <w:p w14:paraId="33A3844B" w14:textId="77777777" w:rsidR="006712D6" w:rsidRDefault="006712D6">
      <w:pPr>
        <w:rPr>
          <w:color w:val="000000" w:themeColor="text1"/>
        </w:rPr>
      </w:pPr>
    </w:p>
    <w:p w14:paraId="231705B1" w14:textId="77777777" w:rsidR="006712D6" w:rsidRDefault="006712D6">
      <w:pPr>
        <w:rPr>
          <w:color w:val="000000" w:themeColor="text1"/>
        </w:rPr>
        <w:sectPr w:rsidR="006712D6" w:rsidSect="006712D6">
          <w:type w:val="continuous"/>
          <w:pgSz w:w="11906" w:h="16838"/>
          <w:pgMar w:top="1296" w:right="734" w:bottom="1037" w:left="734" w:header="360" w:footer="634" w:gutter="0"/>
          <w:pgNumType w:start="1"/>
          <w:cols w:num="2" w:space="514"/>
          <w:formProt w:val="0"/>
          <w:titlePg/>
          <w:docGrid w:linePitch="360" w:charSpace="16384"/>
        </w:sectPr>
      </w:pPr>
    </w:p>
    <w:p w14:paraId="454225FA" w14:textId="43283757" w:rsidR="00B83282" w:rsidDel="00B55FA6" w:rsidRDefault="00213228">
      <w:pPr>
        <w:rPr>
          <w:del w:id="3366" w:author="Ahmed, Manik" w:date="2021-10-19T22:56:00Z"/>
          <w:color w:val="000000" w:themeColor="text1"/>
        </w:rPr>
      </w:pPr>
      <w:del w:id="3367" w:author="Ahmed, Manik" w:date="2021-10-19T22:51:00Z">
        <w:r w:rsidDel="003253D0">
          <w:rPr>
            <w:noProof/>
            <w:color w:val="000000" w:themeColor="text1"/>
          </w:rPr>
          <w:drawing>
            <wp:anchor distT="0" distB="0" distL="114300" distR="114300" simplePos="0" relativeHeight="251646464" behindDoc="0" locked="0" layoutInCell="1" allowOverlap="1" wp14:anchorId="5527D073" wp14:editId="131984A2">
              <wp:simplePos x="0" y="0"/>
              <wp:positionH relativeFrom="margin">
                <wp:align>center</wp:align>
              </wp:positionH>
              <wp:positionV relativeFrom="paragraph">
                <wp:posOffset>73660</wp:posOffset>
              </wp:positionV>
              <wp:extent cx="3886200" cy="2872630"/>
              <wp:effectExtent l="0" t="0" r="0" b="4445"/>
              <wp:wrapNone/>
              <wp:docPr id="53" name="Picture 27" descr="C:\Users\user\Downloads\ro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roc-f.png"/>
                      <pic:cNvPicPr>
                        <a:picLocks noChangeAspect="1" noChangeArrowheads="1"/>
                      </pic:cNvPicPr>
                    </pic:nvPicPr>
                    <pic:blipFill>
                      <a:blip r:embed="rId37" cstate="print">
                        <a:extLst>
                          <a:ext uri="{28A0092B-C50C-407E-A947-70E740481C1C}">
                            <a14:useLocalDpi xmlns:a14="http://schemas.microsoft.com/office/drawing/2010/main" val="0"/>
                          </a:ext>
                        </a:extLst>
                      </a:blip>
                      <a:srcRect l="4099" t="6104" r="7124" b="3754"/>
                      <a:stretch>
                        <a:fillRect/>
                      </a:stretch>
                    </pic:blipFill>
                    <pic:spPr bwMode="auto">
                      <a:xfrm>
                        <a:off x="0" y="0"/>
                        <a:ext cx="3886200" cy="287263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15B7B706" w14:textId="78DFE808" w:rsidR="006712D6" w:rsidDel="00B55FA6" w:rsidRDefault="006712D6">
      <w:pPr>
        <w:rPr>
          <w:del w:id="3368" w:author="Ahmed, Manik" w:date="2021-10-19T22:56:00Z"/>
          <w:color w:val="000000" w:themeColor="text1"/>
        </w:rPr>
      </w:pPr>
    </w:p>
    <w:p w14:paraId="43F5146E" w14:textId="40D57C88" w:rsidR="006712D6" w:rsidDel="00B55FA6" w:rsidRDefault="006712D6">
      <w:pPr>
        <w:rPr>
          <w:del w:id="3369" w:author="Ahmed, Manik" w:date="2021-10-19T22:56:00Z"/>
          <w:color w:val="000000" w:themeColor="text1"/>
        </w:rPr>
      </w:pPr>
    </w:p>
    <w:p w14:paraId="2C1DA318" w14:textId="59175089" w:rsidR="000E501D" w:rsidDel="00B55FA6" w:rsidRDefault="000E501D">
      <w:pPr>
        <w:rPr>
          <w:del w:id="3370" w:author="Ahmed, Manik" w:date="2021-10-19T22:56:00Z"/>
          <w:color w:val="000000" w:themeColor="text1"/>
        </w:rPr>
      </w:pPr>
    </w:p>
    <w:p w14:paraId="08068F1D" w14:textId="6E797D85" w:rsidR="000E501D" w:rsidDel="00B55FA6" w:rsidRDefault="000E501D">
      <w:pPr>
        <w:rPr>
          <w:del w:id="3371" w:author="Ahmed, Manik" w:date="2021-10-19T22:56:00Z"/>
          <w:color w:val="000000" w:themeColor="text1"/>
        </w:rPr>
      </w:pPr>
    </w:p>
    <w:p w14:paraId="7EACF245" w14:textId="45D14AC8" w:rsidR="000E501D" w:rsidDel="00B55FA6" w:rsidRDefault="000E501D">
      <w:pPr>
        <w:rPr>
          <w:del w:id="3372" w:author="Ahmed, Manik" w:date="2021-10-19T22:56:00Z"/>
          <w:color w:val="000000" w:themeColor="text1"/>
        </w:rPr>
      </w:pPr>
    </w:p>
    <w:p w14:paraId="4BD73DBF" w14:textId="092EB10D" w:rsidR="000E501D" w:rsidDel="00B55FA6" w:rsidRDefault="000E501D">
      <w:pPr>
        <w:rPr>
          <w:del w:id="3373" w:author="Ahmed, Manik" w:date="2021-10-19T22:56:00Z"/>
          <w:color w:val="000000" w:themeColor="text1"/>
        </w:rPr>
      </w:pPr>
    </w:p>
    <w:p w14:paraId="1B68ABD2" w14:textId="5F4B03C2" w:rsidR="000E501D" w:rsidDel="00B55FA6" w:rsidRDefault="000E501D">
      <w:pPr>
        <w:rPr>
          <w:del w:id="3374" w:author="Ahmed, Manik" w:date="2021-10-19T22:56:00Z"/>
          <w:color w:val="000000" w:themeColor="text1"/>
        </w:rPr>
      </w:pPr>
    </w:p>
    <w:p w14:paraId="19944C31" w14:textId="5BDC009E" w:rsidR="000E501D" w:rsidDel="00B55FA6" w:rsidRDefault="000E501D">
      <w:pPr>
        <w:rPr>
          <w:del w:id="3375" w:author="Ahmed, Manik" w:date="2021-10-19T22:56:00Z"/>
          <w:color w:val="000000" w:themeColor="text1"/>
        </w:rPr>
      </w:pPr>
    </w:p>
    <w:p w14:paraId="693BB06A" w14:textId="221090C1" w:rsidR="000E501D" w:rsidDel="00B55FA6" w:rsidRDefault="000E501D">
      <w:pPr>
        <w:rPr>
          <w:del w:id="3376" w:author="Ahmed, Manik" w:date="2021-10-19T22:56:00Z"/>
          <w:color w:val="000000" w:themeColor="text1"/>
        </w:rPr>
      </w:pPr>
    </w:p>
    <w:p w14:paraId="31EBD0B0" w14:textId="708E1068" w:rsidR="000E501D" w:rsidDel="00B55FA6" w:rsidRDefault="000E501D">
      <w:pPr>
        <w:rPr>
          <w:del w:id="3377" w:author="Ahmed, Manik" w:date="2021-10-19T22:56:00Z"/>
          <w:color w:val="000000" w:themeColor="text1"/>
        </w:rPr>
      </w:pPr>
    </w:p>
    <w:p w14:paraId="3EB1C548" w14:textId="15184CE3" w:rsidR="000E501D" w:rsidDel="00B55FA6" w:rsidRDefault="000E501D">
      <w:pPr>
        <w:rPr>
          <w:del w:id="3378" w:author="Ahmed, Manik" w:date="2021-10-19T22:56:00Z"/>
          <w:color w:val="000000" w:themeColor="text1"/>
        </w:rPr>
      </w:pPr>
    </w:p>
    <w:p w14:paraId="44EA30B9" w14:textId="604A518B" w:rsidR="000E501D" w:rsidDel="00B55FA6" w:rsidRDefault="000E501D">
      <w:pPr>
        <w:rPr>
          <w:del w:id="3379" w:author="Ahmed, Manik" w:date="2021-10-19T22:56:00Z"/>
          <w:color w:val="000000" w:themeColor="text1"/>
        </w:rPr>
      </w:pPr>
    </w:p>
    <w:p w14:paraId="675C13AE" w14:textId="1E271A5D" w:rsidR="000E501D" w:rsidDel="00B55FA6" w:rsidRDefault="000E501D">
      <w:pPr>
        <w:rPr>
          <w:del w:id="3380" w:author="Ahmed, Manik" w:date="2021-10-19T22:56:00Z"/>
          <w:color w:val="000000" w:themeColor="text1"/>
        </w:rPr>
      </w:pPr>
    </w:p>
    <w:p w14:paraId="526BD852" w14:textId="5D2B2598" w:rsidR="008232D4" w:rsidDel="00B55FA6" w:rsidRDefault="008232D4">
      <w:pPr>
        <w:rPr>
          <w:del w:id="3381" w:author="Ahmed, Manik" w:date="2021-10-19T22:56:00Z"/>
          <w:color w:val="000000" w:themeColor="text1"/>
        </w:rPr>
      </w:pPr>
    </w:p>
    <w:p w14:paraId="0E56A107" w14:textId="5B4E20D1" w:rsidR="000E501D" w:rsidDel="00B55FA6" w:rsidRDefault="000E501D">
      <w:pPr>
        <w:rPr>
          <w:del w:id="3382" w:author="Ahmed, Manik" w:date="2021-10-19T22:56:00Z"/>
          <w:color w:val="000000" w:themeColor="text1"/>
        </w:rPr>
      </w:pPr>
    </w:p>
    <w:p w14:paraId="2C6C37DA" w14:textId="5F4DE1A4" w:rsidR="008232D4" w:rsidDel="00B55FA6" w:rsidRDefault="008232D4">
      <w:pPr>
        <w:rPr>
          <w:del w:id="3383" w:author="Ahmed, Manik" w:date="2021-10-19T22:56:00Z"/>
          <w:color w:val="000000" w:themeColor="text1"/>
        </w:rPr>
      </w:pPr>
    </w:p>
    <w:p w14:paraId="4EA76369" w14:textId="49D64A1D" w:rsidR="00566DDA" w:rsidDel="00B55FA6" w:rsidRDefault="00566DDA">
      <w:pPr>
        <w:rPr>
          <w:del w:id="3384" w:author="Ahmed, Manik" w:date="2021-10-19T22:56:00Z"/>
          <w:color w:val="000000" w:themeColor="text1"/>
        </w:rPr>
      </w:pPr>
    </w:p>
    <w:p w14:paraId="069D9C59" w14:textId="3CE605D7" w:rsidR="00566DDA" w:rsidDel="00B55FA6" w:rsidRDefault="00566DDA">
      <w:pPr>
        <w:rPr>
          <w:del w:id="3385" w:author="Ahmed, Manik" w:date="2021-10-19T22:56:00Z"/>
          <w:color w:val="000000" w:themeColor="text1"/>
        </w:rPr>
      </w:pPr>
    </w:p>
    <w:p w14:paraId="6783B6B4" w14:textId="5F7AD1A2" w:rsidR="008232D4" w:rsidDel="00B55FA6" w:rsidRDefault="008232D4">
      <w:pPr>
        <w:rPr>
          <w:del w:id="3386" w:author="Ahmed, Manik" w:date="2021-10-19T22:56:00Z"/>
          <w:color w:val="000000" w:themeColor="text1"/>
        </w:rPr>
      </w:pPr>
    </w:p>
    <w:p w14:paraId="43051652" w14:textId="05C92D77" w:rsidR="000E501D" w:rsidDel="00B55FA6" w:rsidRDefault="000E501D">
      <w:pPr>
        <w:rPr>
          <w:del w:id="3387" w:author="Ahmed, Manik" w:date="2021-10-19T22:56:00Z"/>
          <w:color w:val="000000" w:themeColor="text1"/>
        </w:rPr>
      </w:pPr>
    </w:p>
    <w:p w14:paraId="35361617" w14:textId="11E1DA24" w:rsidR="000E501D" w:rsidDel="00B55FA6" w:rsidRDefault="000E501D">
      <w:pPr>
        <w:rPr>
          <w:del w:id="3388" w:author="Ahmed, Manik" w:date="2021-10-19T22:56:00Z"/>
          <w:color w:val="000000" w:themeColor="text1"/>
        </w:rPr>
      </w:pPr>
    </w:p>
    <w:p w14:paraId="76FA4313" w14:textId="207A5B7D" w:rsidR="000E501D" w:rsidDel="00B55FA6" w:rsidRDefault="000E501D">
      <w:pPr>
        <w:rPr>
          <w:del w:id="3389" w:author="Ahmed, Manik" w:date="2021-10-19T22:56:00Z"/>
          <w:color w:val="000000" w:themeColor="text1"/>
        </w:rPr>
      </w:pPr>
    </w:p>
    <w:p w14:paraId="79EC1E1E" w14:textId="11149E09" w:rsidR="008232D4" w:rsidDel="00B55FA6" w:rsidRDefault="008232D4">
      <w:pPr>
        <w:rPr>
          <w:del w:id="3390" w:author="Ahmed, Manik" w:date="2021-10-19T22:56:00Z"/>
          <w:color w:val="000000" w:themeColor="text1"/>
        </w:rPr>
      </w:pPr>
    </w:p>
    <w:p w14:paraId="724C6C97" w14:textId="5EFF67A8" w:rsidR="000E501D" w:rsidDel="00B55FA6" w:rsidRDefault="000E501D">
      <w:pPr>
        <w:rPr>
          <w:del w:id="3391" w:author="Ahmed, Manik" w:date="2021-10-19T22:56:00Z"/>
          <w:rStyle w:val="CaptionColor"/>
        </w:rPr>
      </w:pPr>
    </w:p>
    <w:p w14:paraId="78EEDB42" w14:textId="07386E34" w:rsidR="000E501D" w:rsidDel="00B55FA6" w:rsidRDefault="000E501D">
      <w:pPr>
        <w:rPr>
          <w:del w:id="3392" w:author="Ahmed, Manik" w:date="2021-10-19T22:56:00Z"/>
          <w:rStyle w:val="CaptionColor"/>
        </w:rPr>
      </w:pPr>
    </w:p>
    <w:p w14:paraId="7E5E5D4C" w14:textId="291B7066" w:rsidR="00566DDA" w:rsidRPr="00566DDA" w:rsidDel="003253D0" w:rsidRDefault="00AC4CFC" w:rsidP="00566DDA">
      <w:pPr>
        <w:pStyle w:val="Caption"/>
        <w:rPr>
          <w:del w:id="3393" w:author="Ahmed, Manik" w:date="2021-10-19T22:52:00Z"/>
        </w:rPr>
      </w:pPr>
      <w:del w:id="3394" w:author="Ahmed, Manik" w:date="2021-10-19T22:52:00Z">
        <w:r w:rsidRPr="00C95132" w:rsidDel="003253D0">
          <w:rPr>
            <w:i w:val="0"/>
            <w:iCs w:val="0"/>
          </w:rPr>
          <w:delText xml:space="preserve">Figure </w:delText>
        </w:r>
        <w:r w:rsidR="00A375CF" w:rsidRPr="00C95132" w:rsidDel="003253D0">
          <w:rPr>
            <w:i w:val="0"/>
            <w:iCs w:val="0"/>
          </w:rPr>
          <w:fldChar w:fldCharType="begin"/>
        </w:r>
        <w:r w:rsidR="00C469D7" w:rsidRPr="00C95132" w:rsidDel="003253D0">
          <w:rPr>
            <w:i w:val="0"/>
            <w:iCs w:val="0"/>
          </w:rPr>
          <w:delInstrText xml:space="preserve"> SEQ Figure \* ARABIC </w:delInstrText>
        </w:r>
        <w:r w:rsidR="00A375CF" w:rsidRPr="00C95132" w:rsidDel="003253D0">
          <w:rPr>
            <w:i w:val="0"/>
            <w:iCs w:val="0"/>
          </w:rPr>
          <w:fldChar w:fldCharType="separate"/>
        </w:r>
        <w:r w:rsidR="00D237DE" w:rsidDel="003253D0">
          <w:rPr>
            <w:i w:val="0"/>
            <w:iCs w:val="0"/>
            <w:noProof/>
          </w:rPr>
          <w:delText>14</w:delText>
        </w:r>
        <w:r w:rsidR="00A375CF" w:rsidRPr="00C95132" w:rsidDel="003253D0">
          <w:rPr>
            <w:i w:val="0"/>
            <w:iCs w:val="0"/>
            <w:noProof/>
          </w:rPr>
          <w:fldChar w:fldCharType="end"/>
        </w:r>
        <w:r w:rsidRPr="00C95132" w:rsidDel="003253D0">
          <w:rPr>
            <w:i w:val="0"/>
            <w:iCs w:val="0"/>
          </w:rPr>
          <w:delText>.</w:delText>
        </w:r>
        <w:r w:rsidR="000E501D" w:rsidRPr="00C95132" w:rsidDel="003253D0">
          <w:rPr>
            <w:i w:val="0"/>
            <w:iCs w:val="0"/>
          </w:rPr>
          <w:delText xml:space="preserve"> ROC Curve with AUC values for seven Deep Learning Algorithms</w:delText>
        </w:r>
        <w:r w:rsidR="000E501D" w:rsidRPr="00CC4036" w:rsidDel="003253D0">
          <w:delText>.</w:delText>
        </w:r>
      </w:del>
    </w:p>
    <w:p w14:paraId="052E233A" w14:textId="77777777" w:rsidR="000E501D" w:rsidRDefault="000E501D" w:rsidP="000E501D">
      <w:pPr>
        <w:rPr>
          <w:color w:val="000000" w:themeColor="text1"/>
        </w:rPr>
      </w:pPr>
    </w:p>
    <w:p w14:paraId="560A09DD" w14:textId="77777777" w:rsidR="004F5252" w:rsidRDefault="004F5252" w:rsidP="000E501D">
      <w:pPr>
        <w:rPr>
          <w:color w:val="000000" w:themeColor="text1"/>
        </w:rPr>
        <w:sectPr w:rsidR="004F5252" w:rsidSect="006712D6">
          <w:type w:val="continuous"/>
          <w:pgSz w:w="11906" w:h="16838"/>
          <w:pgMar w:top="1296" w:right="734" w:bottom="1037" w:left="734" w:header="360" w:footer="634" w:gutter="0"/>
          <w:pgNumType w:start="1"/>
          <w:cols w:space="514"/>
          <w:formProt w:val="0"/>
          <w:titlePg/>
          <w:docGrid w:linePitch="360" w:charSpace="16384"/>
        </w:sectPr>
      </w:pPr>
    </w:p>
    <w:p w14:paraId="5A293A0D" w14:textId="77777777" w:rsidR="008232D4" w:rsidRPr="00546E37" w:rsidRDefault="008232D4" w:rsidP="00AC4CFC">
      <w:pPr>
        <w:pStyle w:val="H2"/>
        <w:spacing w:before="0"/>
        <w:rPr>
          <w:color w:val="595959"/>
        </w:rPr>
      </w:pPr>
      <w:r w:rsidRPr="00546E37">
        <w:rPr>
          <w:color w:val="595959"/>
        </w:rPr>
        <w:t>C. LOSS AND VALIDATION</w:t>
      </w:r>
    </w:p>
    <w:p w14:paraId="23EF357C" w14:textId="71D833C8" w:rsidR="008232D4" w:rsidRDefault="008232D4" w:rsidP="005319B0">
      <w:pPr>
        <w:spacing w:line="240" w:lineRule="exact"/>
        <w:jc w:val="both"/>
        <w:rPr>
          <w:color w:val="000000" w:themeColor="text1"/>
        </w:rPr>
      </w:pPr>
      <w:r w:rsidRPr="00577BFD">
        <w:rPr>
          <w:color w:val="000000" w:themeColor="text1"/>
        </w:rPr>
        <w:t xml:space="preserve">Loss is defined by the error that occurred during each iteration (epoch) on the training dataset to predict the class of CKD. Loss is calculated for the testing dataset and described as validation loss or </w:t>
      </w:r>
      <w:proofErr w:type="spellStart"/>
      <w:r w:rsidRPr="00577BFD">
        <w:rPr>
          <w:color w:val="000000" w:themeColor="text1"/>
        </w:rPr>
        <w:t>val</w:t>
      </w:r>
      <w:proofErr w:type="spellEnd"/>
      <w:r w:rsidRPr="00577BFD">
        <w:rPr>
          <w:color w:val="000000" w:themeColor="text1"/>
        </w:rPr>
        <w:t xml:space="preserve">-loss. </w:t>
      </w:r>
      <w:r w:rsidR="00C05E01" w:rsidRPr="00C05E01">
        <w:rPr>
          <w:color w:val="000000" w:themeColor="text1"/>
        </w:rPr>
        <w:t xml:space="preserve">After completing 200 epochs </w:t>
      </w:r>
      <w:r w:rsidR="00C05E01">
        <w:rPr>
          <w:color w:val="000000" w:themeColor="text1"/>
        </w:rPr>
        <w:t>(</w:t>
      </w:r>
      <w:r w:rsidR="00C05E01" w:rsidRPr="00C05E01">
        <w:rPr>
          <w:color w:val="000000" w:themeColor="text1"/>
        </w:rPr>
        <w:t>which entails the number of iterations</w:t>
      </w:r>
      <w:r w:rsidR="00C05E01">
        <w:rPr>
          <w:color w:val="000000" w:themeColor="text1"/>
        </w:rPr>
        <w:t>)</w:t>
      </w:r>
      <w:r w:rsidR="00C05E01" w:rsidRPr="00C05E01">
        <w:rPr>
          <w:color w:val="000000" w:themeColor="text1"/>
        </w:rPr>
        <w:t xml:space="preserve">, the loss and validation </w:t>
      </w:r>
      <w:r w:rsidR="00C05E01">
        <w:rPr>
          <w:color w:val="000000" w:themeColor="text1"/>
        </w:rPr>
        <w:t xml:space="preserve">of the seven DL models are shown </w:t>
      </w:r>
      <w:r w:rsidR="00423865">
        <w:rPr>
          <w:color w:val="000000" w:themeColor="text1"/>
        </w:rPr>
        <w:t xml:space="preserve">in </w:t>
      </w:r>
      <w:r w:rsidRPr="00C75864">
        <w:rPr>
          <w:color w:val="000000" w:themeColor="text1"/>
          <w:highlight w:val="yellow"/>
          <w:rPrChange w:id="3395" w:author="Shamima Akter" w:date="2021-10-20T22:29:00Z">
            <w:rPr>
              <w:color w:val="000000" w:themeColor="text1"/>
            </w:rPr>
          </w:rPrChange>
        </w:rPr>
        <w:t xml:space="preserve">Figure </w:t>
      </w:r>
      <w:r w:rsidR="00874199" w:rsidRPr="00C75864">
        <w:rPr>
          <w:color w:val="000000" w:themeColor="text1"/>
          <w:highlight w:val="yellow"/>
          <w:rPrChange w:id="3396" w:author="Shamima Akter" w:date="2021-10-20T22:29:00Z">
            <w:rPr>
              <w:color w:val="000000" w:themeColor="text1"/>
            </w:rPr>
          </w:rPrChange>
        </w:rPr>
        <w:t xml:space="preserve">13 </w:t>
      </w:r>
      <w:r w:rsidRPr="00C75864">
        <w:rPr>
          <w:color w:val="000000" w:themeColor="text1"/>
          <w:highlight w:val="yellow"/>
          <w:rPrChange w:id="3397" w:author="Shamima Akter" w:date="2021-10-20T22:29:00Z">
            <w:rPr>
              <w:color w:val="000000" w:themeColor="text1"/>
            </w:rPr>
          </w:rPrChange>
        </w:rPr>
        <w:t>(A-G</w:t>
      </w:r>
      <w:r w:rsidRPr="00577BFD">
        <w:rPr>
          <w:color w:val="000000" w:themeColor="text1"/>
        </w:rPr>
        <w:t>)</w:t>
      </w:r>
      <w:r w:rsidR="00C05E01">
        <w:rPr>
          <w:color w:val="000000" w:themeColor="text1"/>
        </w:rPr>
        <w:t>.</w:t>
      </w:r>
      <w:r w:rsidRPr="00577BFD">
        <w:rPr>
          <w:color w:val="000000" w:themeColor="text1"/>
        </w:rPr>
        <w:t xml:space="preserve"> It </w:t>
      </w:r>
      <w:r w:rsidR="00C05E01">
        <w:rPr>
          <w:color w:val="000000" w:themeColor="text1"/>
        </w:rPr>
        <w:t xml:space="preserve">is </w:t>
      </w:r>
      <w:r w:rsidRPr="00577BFD">
        <w:rPr>
          <w:color w:val="000000" w:themeColor="text1"/>
        </w:rPr>
        <w:t xml:space="preserve">observed that both loss and validation loss </w:t>
      </w:r>
      <w:r w:rsidR="00423865">
        <w:rPr>
          <w:color w:val="000000" w:themeColor="text1"/>
        </w:rPr>
        <w:t>is</w:t>
      </w:r>
      <w:r w:rsidRPr="00577BFD">
        <w:rPr>
          <w:color w:val="000000" w:themeColor="text1"/>
        </w:rPr>
        <w:t xml:space="preserve"> </w:t>
      </w:r>
      <w:r w:rsidR="00352D1E">
        <w:rPr>
          <w:color w:val="000000" w:themeColor="text1"/>
        </w:rPr>
        <w:t xml:space="preserve">showing </w:t>
      </w:r>
      <w:r w:rsidRPr="00577BFD">
        <w:rPr>
          <w:color w:val="000000" w:themeColor="text1"/>
        </w:rPr>
        <w:t xml:space="preserve">a </w:t>
      </w:r>
      <w:r w:rsidR="00352D1E">
        <w:rPr>
          <w:color w:val="000000" w:themeColor="text1"/>
        </w:rPr>
        <w:t>similar</w:t>
      </w:r>
      <w:r w:rsidRPr="00577BFD">
        <w:rPr>
          <w:color w:val="000000" w:themeColor="text1"/>
        </w:rPr>
        <w:t xml:space="preserve"> </w:t>
      </w:r>
      <w:r w:rsidR="00352D1E">
        <w:rPr>
          <w:color w:val="000000" w:themeColor="text1"/>
        </w:rPr>
        <w:t xml:space="preserve">pattern </w:t>
      </w:r>
      <w:r w:rsidRPr="00577BFD">
        <w:rPr>
          <w:color w:val="000000" w:themeColor="text1"/>
        </w:rPr>
        <w:t xml:space="preserve">for </w:t>
      </w:r>
      <w:r w:rsidR="002A3064">
        <w:rPr>
          <w:color w:val="000000" w:themeColor="text1"/>
        </w:rPr>
        <w:t xml:space="preserve">all </w:t>
      </w:r>
      <w:r w:rsidRPr="00577BFD">
        <w:rPr>
          <w:color w:val="000000" w:themeColor="text1"/>
        </w:rPr>
        <w:t>the models. This indicates a perfect fitting of the data to models</w:t>
      </w:r>
      <w:r w:rsidR="00C05E01">
        <w:rPr>
          <w:color w:val="000000" w:themeColor="text1"/>
        </w:rPr>
        <w:t xml:space="preserve">. </w:t>
      </w:r>
      <w:r w:rsidR="00874199" w:rsidRPr="00577BFD">
        <w:rPr>
          <w:color w:val="000000" w:themeColor="text1"/>
        </w:rPr>
        <w:t>To</w:t>
      </w:r>
      <w:r w:rsidRPr="00577BFD">
        <w:rPr>
          <w:color w:val="000000" w:themeColor="text1"/>
        </w:rPr>
        <w:t xml:space="preserve"> highlight, </w:t>
      </w:r>
      <w:proofErr w:type="spellStart"/>
      <w:r w:rsidRPr="00577BFD">
        <w:rPr>
          <w:color w:val="000000" w:themeColor="text1"/>
        </w:rPr>
        <w:t>SimpleRNN</w:t>
      </w:r>
      <w:proofErr w:type="spellEnd"/>
      <w:r w:rsidRPr="00577BFD">
        <w:rPr>
          <w:color w:val="000000" w:themeColor="text1"/>
        </w:rPr>
        <w:t xml:space="preserve"> showed minimum error </w:t>
      </w:r>
      <w:ins w:id="3398" w:author="Shamima Akter" w:date="2021-10-20T21:40:00Z">
        <w:r w:rsidR="008A4851">
          <w:rPr>
            <w:color w:val="000000" w:themeColor="text1"/>
          </w:rPr>
          <w:t xml:space="preserve">as </w:t>
        </w:r>
      </w:ins>
      <w:ins w:id="3399" w:author="Shamima Akter" w:date="2021-10-20T21:41:00Z">
        <w:r w:rsidR="008A4851">
          <w:rPr>
            <w:color w:val="000000" w:themeColor="text1"/>
          </w:rPr>
          <w:t xml:space="preserve">loss and validation loss </w:t>
        </w:r>
      </w:ins>
      <w:r w:rsidRPr="00577BFD">
        <w:rPr>
          <w:color w:val="000000" w:themeColor="text1"/>
        </w:rPr>
        <w:t>among all the models</w:t>
      </w:r>
      <w:ins w:id="3400" w:author="Shamima Akter" w:date="2021-10-20T21:17:00Z">
        <w:r w:rsidR="00723EB6">
          <w:rPr>
            <w:color w:val="000000" w:themeColor="text1"/>
          </w:rPr>
          <w:t xml:space="preserve"> in 4 feature selection method along with the data without feature se</w:t>
        </w:r>
      </w:ins>
      <w:ins w:id="3401" w:author="Shamima Akter" w:date="2021-10-20T21:18:00Z">
        <w:r w:rsidR="00723EB6">
          <w:rPr>
            <w:color w:val="000000" w:themeColor="text1"/>
          </w:rPr>
          <w:t>lection</w:t>
        </w:r>
      </w:ins>
      <w:r w:rsidRPr="00577BFD">
        <w:rPr>
          <w:color w:val="000000" w:themeColor="text1"/>
        </w:rPr>
        <w:t xml:space="preserve"> </w:t>
      </w:r>
      <w:r w:rsidR="00884783" w:rsidRPr="00577BFD">
        <w:rPr>
          <w:color w:val="000000" w:themeColor="text1"/>
        </w:rPr>
        <w:t>i.e.,</w:t>
      </w:r>
      <w:r w:rsidRPr="00577BFD">
        <w:rPr>
          <w:color w:val="000000" w:themeColor="text1"/>
        </w:rPr>
        <w:t xml:space="preserve"> </w:t>
      </w:r>
      <w:ins w:id="3402" w:author="Shamima Akter" w:date="2021-10-20T21:39:00Z">
        <w:r w:rsidR="008A4851">
          <w:rPr>
            <w:color w:val="000000" w:themeColor="text1"/>
          </w:rPr>
          <w:t>CFS-0.006,Boruta-0.003, Lasso-</w:t>
        </w:r>
      </w:ins>
      <w:ins w:id="3403" w:author="Shamima Akter" w:date="2021-10-20T21:40:00Z">
        <w:r w:rsidR="008A4851">
          <w:rPr>
            <w:color w:val="000000" w:themeColor="text1"/>
          </w:rPr>
          <w:t>0.0036, RFE-0.0123, and WFS-0.001</w:t>
        </w:r>
      </w:ins>
      <w:ins w:id="3404" w:author="Shamima Akter" w:date="2021-10-20T21:41:00Z">
        <w:r w:rsidR="008A4851">
          <w:rPr>
            <w:color w:val="000000" w:themeColor="text1"/>
          </w:rPr>
          <w:t xml:space="preserve"> as l</w:t>
        </w:r>
      </w:ins>
      <w:ins w:id="3405" w:author="Shamima Akter" w:date="2021-10-20T21:42:00Z">
        <w:r w:rsidR="008A4851">
          <w:rPr>
            <w:color w:val="000000" w:themeColor="text1"/>
          </w:rPr>
          <w:t>oss and CFS-0.0</w:t>
        </w:r>
      </w:ins>
      <w:ins w:id="3406" w:author="Shamima Akter" w:date="2021-10-20T21:44:00Z">
        <w:r w:rsidR="008A4851">
          <w:rPr>
            <w:color w:val="000000" w:themeColor="text1"/>
          </w:rPr>
          <w:t>2,Boruta-</w:t>
        </w:r>
      </w:ins>
      <w:r w:rsidRPr="00577BFD">
        <w:rPr>
          <w:color w:val="000000" w:themeColor="text1"/>
        </w:rPr>
        <w:t>0.0</w:t>
      </w:r>
      <w:ins w:id="3407" w:author="Shamima Akter" w:date="2021-10-20T21:45:00Z">
        <w:r w:rsidR="008A4851">
          <w:rPr>
            <w:color w:val="000000" w:themeColor="text1"/>
          </w:rPr>
          <w:t>13,Lass</w:t>
        </w:r>
      </w:ins>
      <w:ins w:id="3408" w:author="Shamima Akter" w:date="2021-10-20T21:47:00Z">
        <w:r w:rsidR="008A4851">
          <w:rPr>
            <w:color w:val="000000" w:themeColor="text1"/>
          </w:rPr>
          <w:t>o</w:t>
        </w:r>
      </w:ins>
      <w:ins w:id="3409" w:author="Shamima Akter" w:date="2021-10-20T21:45:00Z">
        <w:r w:rsidR="008A4851">
          <w:rPr>
            <w:color w:val="000000" w:themeColor="text1"/>
          </w:rPr>
          <w:t xml:space="preserve">-0.044, </w:t>
        </w:r>
      </w:ins>
      <w:ins w:id="3410" w:author="Shamima Akter" w:date="2021-10-20T21:46:00Z">
        <w:r w:rsidR="008A4851">
          <w:rPr>
            <w:color w:val="000000" w:themeColor="text1"/>
          </w:rPr>
          <w:t xml:space="preserve">RFE-0.01, </w:t>
        </w:r>
      </w:ins>
      <w:ins w:id="3411" w:author="Shamima Akter" w:date="2021-10-20T21:47:00Z">
        <w:r w:rsidR="008A4851">
          <w:rPr>
            <w:color w:val="000000" w:themeColor="text1"/>
          </w:rPr>
          <w:t xml:space="preserve">WFS-0.0186 as validation </w:t>
        </w:r>
        <w:proofErr w:type="spellStart"/>
        <w:r w:rsidR="008A4851">
          <w:rPr>
            <w:color w:val="000000" w:themeColor="text1"/>
          </w:rPr>
          <w:t>loss</w:t>
        </w:r>
      </w:ins>
      <w:ins w:id="3412" w:author="Shamima Akter" w:date="2021-10-20T21:48:00Z">
        <w:r w:rsidR="008A4851">
          <w:rPr>
            <w:color w:val="000000" w:themeColor="text1"/>
          </w:rPr>
          <w:t>or</w:t>
        </w:r>
        <w:proofErr w:type="spellEnd"/>
        <w:r w:rsidR="008A4851">
          <w:rPr>
            <w:color w:val="000000" w:themeColor="text1"/>
          </w:rPr>
          <w:t xml:space="preserve"> </w:t>
        </w:r>
        <w:proofErr w:type="spellStart"/>
        <w:r w:rsidR="008A4851">
          <w:rPr>
            <w:color w:val="000000" w:themeColor="text1"/>
          </w:rPr>
          <w:t>Val_loss</w:t>
        </w:r>
        <w:proofErr w:type="spellEnd"/>
        <w:r w:rsidR="008A4851">
          <w:rPr>
            <w:color w:val="000000" w:themeColor="text1"/>
          </w:rPr>
          <w:t>.</w:t>
        </w:r>
      </w:ins>
      <w:del w:id="3413" w:author="Shamima Akter" w:date="2021-10-20T21:45:00Z">
        <w:r w:rsidRPr="00577BFD" w:rsidDel="008A4851">
          <w:rPr>
            <w:color w:val="000000" w:themeColor="text1"/>
          </w:rPr>
          <w:delText>283</w:delText>
        </w:r>
      </w:del>
      <w:del w:id="3414" w:author="Shamima Akter" w:date="2021-10-20T21:48:00Z">
        <w:r w:rsidRPr="00577BFD" w:rsidDel="008A4851">
          <w:rPr>
            <w:color w:val="000000" w:themeColor="text1"/>
          </w:rPr>
          <w:delText xml:space="preserve"> (val_loss) and 0.0037 (loss).</w:delText>
        </w:r>
      </w:del>
      <w:r w:rsidRPr="00577BFD">
        <w:rPr>
          <w:color w:val="000000" w:themeColor="text1"/>
        </w:rPr>
        <w:t xml:space="preserve"> ANN and MLP showed</w:t>
      </w:r>
      <w:r w:rsidR="008F3AE6">
        <w:rPr>
          <w:color w:val="000000" w:themeColor="text1"/>
        </w:rPr>
        <w:t xml:space="preserve"> </w:t>
      </w:r>
      <w:del w:id="3415" w:author="Shamima Akter" w:date="2021-10-20T21:49:00Z">
        <w:r w:rsidRPr="00577BFD" w:rsidDel="00891DE3">
          <w:rPr>
            <w:color w:val="000000" w:themeColor="text1"/>
          </w:rPr>
          <w:delText xml:space="preserve">a loss of </w:delText>
        </w:r>
        <w:r w:rsidRPr="00577BFD" w:rsidDel="00891DE3">
          <w:rPr>
            <w:rFonts w:eastAsia="Calibri"/>
            <w:color w:val="000000" w:themeColor="text1"/>
          </w:rPr>
          <w:delText>0.0175 and</w:delText>
        </w:r>
      </w:del>
      <w:ins w:id="3416" w:author="Shamima Akter" w:date="2021-10-20T21:49:00Z">
        <w:r w:rsidR="00891DE3">
          <w:rPr>
            <w:color w:val="000000" w:themeColor="text1"/>
          </w:rPr>
          <w:t xml:space="preserve">low score </w:t>
        </w:r>
        <w:proofErr w:type="spellStart"/>
        <w:r w:rsidR="00891DE3">
          <w:rPr>
            <w:color w:val="000000" w:themeColor="text1"/>
          </w:rPr>
          <w:t>score</w:t>
        </w:r>
        <w:proofErr w:type="spellEnd"/>
        <w:r w:rsidR="00891DE3">
          <w:rPr>
            <w:color w:val="000000" w:themeColor="text1"/>
          </w:rPr>
          <w:t xml:space="preserve"> of loss and valid</w:t>
        </w:r>
      </w:ins>
      <w:ins w:id="3417" w:author="Shamima Akter" w:date="2021-10-20T21:50:00Z">
        <w:r w:rsidR="00891DE3">
          <w:rPr>
            <w:color w:val="000000" w:themeColor="text1"/>
          </w:rPr>
          <w:t xml:space="preserve">ation loss . The largest error </w:t>
        </w:r>
      </w:ins>
      <w:ins w:id="3418" w:author="Shamima Akter" w:date="2021-10-20T21:51:00Z">
        <w:r w:rsidR="00891DE3">
          <w:rPr>
            <w:color w:val="000000" w:themeColor="text1"/>
          </w:rPr>
          <w:t xml:space="preserve">as loss and validation </w:t>
        </w:r>
        <w:proofErr w:type="gramStart"/>
        <w:r w:rsidR="00891DE3">
          <w:rPr>
            <w:color w:val="000000" w:themeColor="text1"/>
          </w:rPr>
          <w:t xml:space="preserve">loss </w:t>
        </w:r>
      </w:ins>
      <w:ins w:id="3419" w:author="Shamima Akter" w:date="2021-10-20T21:52:00Z">
        <w:r w:rsidR="00891DE3">
          <w:rPr>
            <w:color w:val="000000" w:themeColor="text1"/>
          </w:rPr>
          <w:t xml:space="preserve"> was</w:t>
        </w:r>
        <w:proofErr w:type="gramEnd"/>
        <w:r w:rsidR="00891DE3">
          <w:rPr>
            <w:color w:val="000000" w:themeColor="text1"/>
          </w:rPr>
          <w:t xml:space="preserve"> achieved by LSTM </w:t>
        </w:r>
      </w:ins>
      <w:ins w:id="3420" w:author="Shamima Akter" w:date="2021-10-20T21:53:00Z">
        <w:r w:rsidR="00891DE3">
          <w:rPr>
            <w:color w:val="000000" w:themeColor="text1"/>
          </w:rPr>
          <w:t>in WFS</w:t>
        </w:r>
      </w:ins>
      <w:ins w:id="3421" w:author="Shamima Akter" w:date="2021-10-20T21:56:00Z">
        <w:r w:rsidR="00891DE3">
          <w:rPr>
            <w:color w:val="000000" w:themeColor="text1"/>
          </w:rPr>
          <w:t>,</w:t>
        </w:r>
      </w:ins>
      <w:ins w:id="3422" w:author="Shamima Akter" w:date="2021-10-20T21:55:00Z">
        <w:r w:rsidR="00891DE3" w:rsidRPr="00891DE3">
          <w:rPr>
            <w:color w:val="000000" w:themeColor="text1"/>
          </w:rPr>
          <w:t xml:space="preserve"> </w:t>
        </w:r>
        <w:r w:rsidR="00891DE3">
          <w:rPr>
            <w:color w:val="000000" w:themeColor="text1"/>
          </w:rPr>
          <w:t>Lasso</w:t>
        </w:r>
      </w:ins>
      <w:ins w:id="3423" w:author="Shamima Akter" w:date="2021-10-20T21:53:00Z">
        <w:r w:rsidR="00891DE3">
          <w:rPr>
            <w:color w:val="000000" w:themeColor="text1"/>
          </w:rPr>
          <w:t>,</w:t>
        </w:r>
      </w:ins>
      <w:ins w:id="3424" w:author="Shamima Akter" w:date="2021-10-20T21:56:00Z">
        <w:r w:rsidR="00891DE3">
          <w:rPr>
            <w:color w:val="000000" w:themeColor="text1"/>
          </w:rPr>
          <w:t xml:space="preserve"> and RFE.</w:t>
        </w:r>
      </w:ins>
      <w:ins w:id="3425" w:author="Shamima Akter" w:date="2021-10-20T21:53:00Z">
        <w:r w:rsidR="00891DE3">
          <w:rPr>
            <w:color w:val="000000" w:themeColor="text1"/>
          </w:rPr>
          <w:t xml:space="preserve"> GRU</w:t>
        </w:r>
      </w:ins>
      <w:ins w:id="3426" w:author="Shamima Akter" w:date="2021-10-20T21:56:00Z">
        <w:r w:rsidR="00891DE3">
          <w:rPr>
            <w:color w:val="000000" w:themeColor="text1"/>
          </w:rPr>
          <w:t xml:space="preserve"> </w:t>
        </w:r>
      </w:ins>
      <w:ins w:id="3427" w:author="Shamima Akter" w:date="2021-10-20T21:53:00Z">
        <w:r w:rsidR="00891DE3">
          <w:rPr>
            <w:color w:val="000000" w:themeColor="text1"/>
          </w:rPr>
          <w:t xml:space="preserve">in </w:t>
        </w:r>
        <w:proofErr w:type="spellStart"/>
        <w:proofErr w:type="gramStart"/>
        <w:r w:rsidR="00891DE3">
          <w:rPr>
            <w:color w:val="000000" w:themeColor="text1"/>
          </w:rPr>
          <w:t>CFS</w:t>
        </w:r>
      </w:ins>
      <w:ins w:id="3428" w:author="Shamima Akter" w:date="2021-10-20T21:54:00Z">
        <w:r w:rsidR="00891DE3">
          <w:rPr>
            <w:color w:val="000000" w:themeColor="text1"/>
          </w:rPr>
          <w:t>,Bidirectional</w:t>
        </w:r>
        <w:proofErr w:type="spellEnd"/>
        <w:proofErr w:type="gramEnd"/>
        <w:r w:rsidR="00891DE3">
          <w:rPr>
            <w:color w:val="000000" w:themeColor="text1"/>
          </w:rPr>
          <w:t xml:space="preserve"> LSTM in Boruta</w:t>
        </w:r>
      </w:ins>
      <w:ins w:id="3429" w:author="Shamima Akter" w:date="2021-10-20T21:56:00Z">
        <w:r w:rsidR="00891DE3">
          <w:rPr>
            <w:color w:val="000000" w:themeColor="text1"/>
          </w:rPr>
          <w:t xml:space="preserve"> also showed hig</w:t>
        </w:r>
      </w:ins>
      <w:ins w:id="3430" w:author="Shamima Akter" w:date="2021-10-20T21:57:00Z">
        <w:r w:rsidR="00891DE3">
          <w:rPr>
            <w:color w:val="000000" w:themeColor="text1"/>
          </w:rPr>
          <w:t>h score for both loss and validation loss</w:t>
        </w:r>
      </w:ins>
      <w:del w:id="3431" w:author="Shamima Akter" w:date="2021-10-20T21:57:00Z">
        <w:r w:rsidR="00C05E01" w:rsidDel="00891DE3">
          <w:rPr>
            <w:rFonts w:eastAsia="Calibri"/>
            <w:color w:val="000000" w:themeColor="text1"/>
          </w:rPr>
          <w:delText xml:space="preserve"> </w:delText>
        </w:r>
        <w:r w:rsidRPr="00577BFD" w:rsidDel="00891DE3">
          <w:rPr>
            <w:rFonts w:eastAsia="Calibri"/>
            <w:color w:val="000000" w:themeColor="text1"/>
          </w:rPr>
          <w:delText xml:space="preserve">0.0609 </w:delText>
        </w:r>
        <w:r w:rsidR="00D84FCD" w:rsidRPr="00577BFD" w:rsidDel="00891DE3">
          <w:rPr>
            <w:rFonts w:eastAsia="Calibri"/>
            <w:color w:val="000000" w:themeColor="text1"/>
          </w:rPr>
          <w:delText>respectively</w:delText>
        </w:r>
      </w:del>
      <w:ins w:id="3432" w:author="Shamima Akter" w:date="2021-10-20T21:57:00Z">
        <w:r w:rsidR="00891DE3">
          <w:rPr>
            <w:color w:val="000000" w:themeColor="text1"/>
          </w:rPr>
          <w:t>.</w:t>
        </w:r>
      </w:ins>
      <w:del w:id="3433" w:author="Shamima Akter" w:date="2021-10-20T21:57:00Z">
        <w:r w:rsidR="00D84FCD" w:rsidRPr="00577BFD" w:rsidDel="00891DE3">
          <w:rPr>
            <w:color w:val="000000" w:themeColor="text1"/>
          </w:rPr>
          <w:delText xml:space="preserve"> for</w:delText>
        </w:r>
        <w:r w:rsidRPr="00577BFD" w:rsidDel="00891DE3">
          <w:rPr>
            <w:color w:val="000000" w:themeColor="text1"/>
          </w:rPr>
          <w:delText xml:space="preserve"> </w:delText>
        </w:r>
      </w:del>
      <w:ins w:id="3434" w:author="Shamima Akter" w:date="2021-10-20T21:57:00Z">
        <w:r w:rsidR="00891DE3">
          <w:rPr>
            <w:color w:val="000000" w:themeColor="text1"/>
          </w:rPr>
          <w:t xml:space="preserve"> However, </w:t>
        </w:r>
      </w:ins>
      <w:ins w:id="3435" w:author="Shamima Akter" w:date="2021-10-20T21:58:00Z">
        <w:r w:rsidR="00891DE3">
          <w:rPr>
            <w:color w:val="000000" w:themeColor="text1"/>
          </w:rPr>
          <w:t>the difference between loss and validation loss is very low for the DL models in all selection method sug</w:t>
        </w:r>
      </w:ins>
      <w:ins w:id="3436" w:author="Shamima Akter" w:date="2021-10-20T21:59:00Z">
        <w:r w:rsidR="00891DE3">
          <w:rPr>
            <w:color w:val="000000" w:themeColor="text1"/>
          </w:rPr>
          <w:t xml:space="preserve">gesting the </w:t>
        </w:r>
        <w:r w:rsidR="00916759">
          <w:rPr>
            <w:color w:val="000000" w:themeColor="text1"/>
          </w:rPr>
          <w:t xml:space="preserve">perfect </w:t>
        </w:r>
        <w:proofErr w:type="spellStart"/>
        <w:r w:rsidR="00916759">
          <w:rPr>
            <w:color w:val="000000" w:themeColor="text1"/>
          </w:rPr>
          <w:t>fiting</w:t>
        </w:r>
        <w:proofErr w:type="spellEnd"/>
        <w:r w:rsidR="00916759">
          <w:rPr>
            <w:color w:val="000000" w:themeColor="text1"/>
          </w:rPr>
          <w:t xml:space="preserve"> of data to the models. </w:t>
        </w:r>
        <w:proofErr w:type="gramStart"/>
        <w:r w:rsidR="00916759">
          <w:rPr>
            <w:color w:val="000000" w:themeColor="text1"/>
          </w:rPr>
          <w:t>Thus</w:t>
        </w:r>
        <w:proofErr w:type="gramEnd"/>
        <w:r w:rsidR="00916759">
          <w:rPr>
            <w:color w:val="000000" w:themeColor="text1"/>
          </w:rPr>
          <w:t xml:space="preserve"> we can say that models were not overfitted to the train9ng dataset.</w:t>
        </w:r>
      </w:ins>
      <w:del w:id="3437" w:author="Shamima Akter" w:date="2021-10-20T22:00:00Z">
        <w:r w:rsidRPr="00577BFD" w:rsidDel="00916759">
          <w:rPr>
            <w:color w:val="000000" w:themeColor="text1"/>
          </w:rPr>
          <w:delText xml:space="preserve">the training set and </w:delText>
        </w:r>
        <w:r w:rsidRPr="00577BFD" w:rsidDel="00916759">
          <w:rPr>
            <w:rFonts w:eastAsia="Calibri"/>
            <w:color w:val="000000" w:themeColor="text1"/>
          </w:rPr>
          <w:delText xml:space="preserve">0.0799 </w:delText>
        </w:r>
        <w:r w:rsidRPr="00577BFD" w:rsidDel="00916759">
          <w:rPr>
            <w:color w:val="000000" w:themeColor="text1"/>
          </w:rPr>
          <w:delText xml:space="preserve">and </w:delText>
        </w:r>
        <w:r w:rsidRPr="00577BFD" w:rsidDel="00916759">
          <w:rPr>
            <w:rFonts w:eastAsia="Calibri"/>
            <w:color w:val="000000" w:themeColor="text1"/>
          </w:rPr>
          <w:delText xml:space="preserve">0.0540 for validation loss for the </w:delText>
        </w:r>
        <w:r w:rsidRPr="00577BFD" w:rsidDel="00916759">
          <w:rPr>
            <w:color w:val="000000" w:themeColor="text1"/>
          </w:rPr>
          <w:delText>testing set</w:delText>
        </w:r>
      </w:del>
      <w:r w:rsidRPr="00577BFD">
        <w:rPr>
          <w:color w:val="000000" w:themeColor="text1"/>
        </w:rPr>
        <w:t xml:space="preserve"> (Table 4)</w:t>
      </w:r>
    </w:p>
    <w:tbl>
      <w:tblPr>
        <w:tblStyle w:val="TableGrid"/>
        <w:tblW w:w="495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824"/>
        <w:gridCol w:w="111"/>
      </w:tblGrid>
      <w:tr w:rsidR="008232D4" w14:paraId="23AF3F0E" w14:textId="77777777" w:rsidTr="00E00629">
        <w:tc>
          <w:tcPr>
            <w:tcW w:w="4950" w:type="dxa"/>
            <w:gridSpan w:val="3"/>
          </w:tcPr>
          <w:p w14:paraId="47C3BB77" w14:textId="77777777" w:rsidR="005319B0" w:rsidRDefault="005319B0" w:rsidP="005319B0">
            <w:pPr>
              <w:jc w:val="both"/>
              <w:rPr>
                <w:color w:val="000000" w:themeColor="text1"/>
              </w:rPr>
            </w:pPr>
          </w:p>
          <w:p w14:paraId="06D13A1E" w14:textId="3E4BA2B6" w:rsidR="008232D4" w:rsidRDefault="008232D4" w:rsidP="005319B0">
            <w:pPr>
              <w:jc w:val="both"/>
              <w:rPr>
                <w:color w:val="000000" w:themeColor="text1"/>
              </w:rPr>
            </w:pPr>
            <w:r>
              <w:rPr>
                <w:color w:val="000000" w:themeColor="text1"/>
              </w:rPr>
              <w:t>A</w:t>
            </w:r>
          </w:p>
        </w:tc>
      </w:tr>
      <w:tr w:rsidR="008232D4" w14:paraId="0E04BE04" w14:textId="77777777" w:rsidTr="00E00629">
        <w:tc>
          <w:tcPr>
            <w:tcW w:w="4950" w:type="dxa"/>
            <w:gridSpan w:val="3"/>
          </w:tcPr>
          <w:p w14:paraId="1512D1BB" w14:textId="4D35C069" w:rsidR="008232D4" w:rsidRDefault="002A3064" w:rsidP="00273F90">
            <w:pPr>
              <w:jc w:val="both"/>
              <w:rPr>
                <w:color w:val="000000" w:themeColor="text1"/>
              </w:rPr>
            </w:pPr>
            <w:r>
              <w:rPr>
                <w:noProof/>
                <w:color w:val="000000" w:themeColor="text1"/>
              </w:rPr>
              <w:drawing>
                <wp:inline distT="0" distB="0" distL="0" distR="0" wp14:anchorId="05F7E643" wp14:editId="34A586EB">
                  <wp:extent cx="3127375" cy="2036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7375" cy="2036445"/>
                          </a:xfrm>
                          <a:prstGeom prst="rect">
                            <a:avLst/>
                          </a:prstGeom>
                          <a:noFill/>
                        </pic:spPr>
                      </pic:pic>
                    </a:graphicData>
                  </a:graphic>
                </wp:inline>
              </w:drawing>
            </w:r>
          </w:p>
        </w:tc>
      </w:tr>
      <w:tr w:rsidR="008232D4" w14:paraId="6492093A"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54"/>
        </w:trPr>
        <w:tc>
          <w:tcPr>
            <w:tcW w:w="4824" w:type="dxa"/>
            <w:tcBorders>
              <w:top w:val="nil"/>
              <w:left w:val="nil"/>
              <w:bottom w:val="nil"/>
              <w:right w:val="nil"/>
            </w:tcBorders>
          </w:tcPr>
          <w:p w14:paraId="54319881" w14:textId="77777777" w:rsidR="00423865" w:rsidRDefault="00423865" w:rsidP="00152240">
            <w:pPr>
              <w:jc w:val="both"/>
              <w:rPr>
                <w:color w:val="000000" w:themeColor="text1"/>
              </w:rPr>
            </w:pPr>
          </w:p>
          <w:p w14:paraId="1C1173BE" w14:textId="22234A39" w:rsidR="008232D4" w:rsidRDefault="008232D4" w:rsidP="00152240">
            <w:pPr>
              <w:jc w:val="both"/>
              <w:rPr>
                <w:color w:val="000000" w:themeColor="text1"/>
              </w:rPr>
            </w:pPr>
            <w:r>
              <w:rPr>
                <w:color w:val="000000" w:themeColor="text1"/>
              </w:rPr>
              <w:t>B</w:t>
            </w:r>
          </w:p>
        </w:tc>
      </w:tr>
      <w:tr w:rsidR="008232D4" w14:paraId="257630AB"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659"/>
        </w:trPr>
        <w:tc>
          <w:tcPr>
            <w:tcW w:w="4824" w:type="dxa"/>
            <w:tcBorders>
              <w:top w:val="nil"/>
              <w:left w:val="nil"/>
              <w:bottom w:val="nil"/>
              <w:right w:val="nil"/>
            </w:tcBorders>
          </w:tcPr>
          <w:p w14:paraId="5178E1AB" w14:textId="77777777" w:rsidR="008232D4" w:rsidRDefault="008232D4" w:rsidP="00152240">
            <w:pPr>
              <w:jc w:val="both"/>
              <w:rPr>
                <w:color w:val="000000" w:themeColor="text1"/>
              </w:rPr>
            </w:pPr>
            <w:r w:rsidRPr="008232D4">
              <w:rPr>
                <w:noProof/>
                <w:color w:val="000000" w:themeColor="text1"/>
              </w:rPr>
              <w:drawing>
                <wp:anchor distT="0" distB="0" distL="114300" distR="114300" simplePos="0" relativeHeight="251659776" behindDoc="0" locked="0" layoutInCell="1" allowOverlap="1" wp14:anchorId="67FA7397" wp14:editId="768FE163">
                  <wp:simplePos x="0" y="0"/>
                  <wp:positionH relativeFrom="column">
                    <wp:posOffset>-68166</wp:posOffset>
                  </wp:positionH>
                  <wp:positionV relativeFrom="paragraph">
                    <wp:posOffset>1822</wp:posOffset>
                  </wp:positionV>
                  <wp:extent cx="3114675" cy="2226163"/>
                  <wp:effectExtent l="0" t="0" r="0" b="3175"/>
                  <wp:wrapTopAndBottom/>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675" cy="2226163"/>
                          </a:xfrm>
                          <a:prstGeom prst="rect">
                            <a:avLst/>
                          </a:prstGeom>
                          <a:noFill/>
                          <a:ln>
                            <a:noFill/>
                          </a:ln>
                        </pic:spPr>
                      </pic:pic>
                    </a:graphicData>
                  </a:graphic>
                </wp:anchor>
              </w:drawing>
            </w:r>
          </w:p>
        </w:tc>
      </w:tr>
      <w:tr w:rsidR="007C5532" w14:paraId="26A89335"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54"/>
        </w:trPr>
        <w:tc>
          <w:tcPr>
            <w:tcW w:w="4824" w:type="dxa"/>
            <w:tcBorders>
              <w:top w:val="nil"/>
              <w:left w:val="nil"/>
              <w:bottom w:val="nil"/>
              <w:right w:val="nil"/>
            </w:tcBorders>
          </w:tcPr>
          <w:p w14:paraId="4235D7E7" w14:textId="77777777" w:rsidR="007C5532" w:rsidRDefault="007C5532" w:rsidP="00152240">
            <w:pPr>
              <w:jc w:val="both"/>
              <w:rPr>
                <w:color w:val="000000" w:themeColor="text1"/>
              </w:rPr>
            </w:pPr>
            <w:r>
              <w:rPr>
                <w:color w:val="000000" w:themeColor="text1"/>
              </w:rPr>
              <w:t>C</w:t>
            </w:r>
          </w:p>
        </w:tc>
      </w:tr>
      <w:tr w:rsidR="007C5532" w14:paraId="02ED7C8B"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659"/>
        </w:trPr>
        <w:tc>
          <w:tcPr>
            <w:tcW w:w="4824" w:type="dxa"/>
            <w:tcBorders>
              <w:top w:val="nil"/>
              <w:left w:val="nil"/>
              <w:bottom w:val="nil"/>
              <w:right w:val="nil"/>
            </w:tcBorders>
          </w:tcPr>
          <w:p w14:paraId="2C242D60" w14:textId="77777777" w:rsidR="007C5532" w:rsidRDefault="007C5532" w:rsidP="00152240">
            <w:pPr>
              <w:jc w:val="both"/>
              <w:rPr>
                <w:color w:val="000000" w:themeColor="text1"/>
              </w:rPr>
            </w:pPr>
            <w:r w:rsidRPr="007C5532">
              <w:rPr>
                <w:noProof/>
                <w:color w:val="000000" w:themeColor="text1"/>
              </w:rPr>
              <w:drawing>
                <wp:anchor distT="0" distB="0" distL="114300" distR="114300" simplePos="0" relativeHeight="251660800" behindDoc="0" locked="0" layoutInCell="1" allowOverlap="1" wp14:anchorId="17ED9F13" wp14:editId="08C68F59">
                  <wp:simplePos x="0" y="0"/>
                  <wp:positionH relativeFrom="column">
                    <wp:posOffset>-68166</wp:posOffset>
                  </wp:positionH>
                  <wp:positionV relativeFrom="paragraph">
                    <wp:posOffset>110</wp:posOffset>
                  </wp:positionV>
                  <wp:extent cx="3095625" cy="2209770"/>
                  <wp:effectExtent l="0" t="0" r="0" b="635"/>
                  <wp:wrapTopAndBottom/>
                  <wp:docPr id="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5625" cy="2209770"/>
                          </a:xfrm>
                          <a:prstGeom prst="rect">
                            <a:avLst/>
                          </a:prstGeom>
                          <a:noFill/>
                          <a:ln>
                            <a:noFill/>
                          </a:ln>
                        </pic:spPr>
                      </pic:pic>
                    </a:graphicData>
                  </a:graphic>
                </wp:anchor>
              </w:drawing>
            </w:r>
          </w:p>
        </w:tc>
      </w:tr>
      <w:tr w:rsidR="007C5532" w14:paraId="263FF66B"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54"/>
        </w:trPr>
        <w:tc>
          <w:tcPr>
            <w:tcW w:w="4824" w:type="dxa"/>
            <w:tcBorders>
              <w:top w:val="nil"/>
              <w:left w:val="nil"/>
              <w:bottom w:val="nil"/>
              <w:right w:val="nil"/>
            </w:tcBorders>
          </w:tcPr>
          <w:p w14:paraId="2773F30D" w14:textId="77777777" w:rsidR="007C5532" w:rsidRDefault="007C5532" w:rsidP="008F3AE6">
            <w:pPr>
              <w:rPr>
                <w:color w:val="000000" w:themeColor="text1"/>
              </w:rPr>
            </w:pPr>
            <w:r>
              <w:rPr>
                <w:color w:val="000000" w:themeColor="text1"/>
              </w:rPr>
              <w:t>D</w:t>
            </w:r>
          </w:p>
        </w:tc>
      </w:tr>
      <w:tr w:rsidR="007C5532" w14:paraId="4A1BF4B9"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659"/>
        </w:trPr>
        <w:tc>
          <w:tcPr>
            <w:tcW w:w="4824" w:type="dxa"/>
            <w:tcBorders>
              <w:top w:val="nil"/>
              <w:left w:val="nil"/>
              <w:bottom w:val="nil"/>
              <w:right w:val="nil"/>
            </w:tcBorders>
          </w:tcPr>
          <w:p w14:paraId="7EDD1F4A" w14:textId="3EF2DFF4" w:rsidR="007C5532" w:rsidRDefault="007C5532" w:rsidP="00152240">
            <w:pPr>
              <w:jc w:val="both"/>
              <w:rPr>
                <w:color w:val="000000" w:themeColor="text1"/>
              </w:rPr>
            </w:pPr>
            <w:r w:rsidRPr="007C5532">
              <w:rPr>
                <w:noProof/>
                <w:color w:val="000000" w:themeColor="text1"/>
              </w:rPr>
              <w:lastRenderedPageBreak/>
              <w:drawing>
                <wp:inline distT="0" distB="0" distL="0" distR="0" wp14:anchorId="17169292" wp14:editId="447610E3">
                  <wp:extent cx="3031389" cy="2159865"/>
                  <wp:effectExtent l="0" t="0" r="0" b="6350"/>
                  <wp:docPr id="60"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l="3300" t="4124" r="7043"/>
                          <a:stretch>
                            <a:fillRect/>
                          </a:stretch>
                        </pic:blipFill>
                        <pic:spPr bwMode="auto">
                          <a:xfrm>
                            <a:off x="0" y="0"/>
                            <a:ext cx="3031389" cy="2159865"/>
                          </a:xfrm>
                          <a:prstGeom prst="rect">
                            <a:avLst/>
                          </a:prstGeom>
                          <a:noFill/>
                          <a:ln>
                            <a:noFill/>
                          </a:ln>
                        </pic:spPr>
                      </pic:pic>
                    </a:graphicData>
                  </a:graphic>
                </wp:inline>
              </w:drawing>
            </w:r>
          </w:p>
          <w:p w14:paraId="01703E8A" w14:textId="76ABB614" w:rsidR="008F3AE6" w:rsidRDefault="008F3AE6" w:rsidP="00152240">
            <w:pPr>
              <w:jc w:val="both"/>
              <w:rPr>
                <w:color w:val="000000" w:themeColor="text1"/>
              </w:rPr>
            </w:pPr>
          </w:p>
        </w:tc>
      </w:tr>
      <w:tr w:rsidR="007C5532" w14:paraId="75D39C13"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659"/>
        </w:trPr>
        <w:tc>
          <w:tcPr>
            <w:tcW w:w="4824" w:type="dxa"/>
            <w:tcBorders>
              <w:top w:val="nil"/>
              <w:left w:val="nil"/>
              <w:bottom w:val="nil"/>
              <w:right w:val="nil"/>
            </w:tcBorders>
          </w:tcPr>
          <w:p w14:paraId="0E214159" w14:textId="219030FB" w:rsidR="00B83282" w:rsidRDefault="00E00629" w:rsidP="00152240">
            <w:pPr>
              <w:jc w:val="both"/>
              <w:rPr>
                <w:color w:val="000000" w:themeColor="text1"/>
              </w:rPr>
            </w:pPr>
            <w:r w:rsidRPr="007C5532">
              <w:rPr>
                <w:noProof/>
                <w:color w:val="000000" w:themeColor="text1"/>
              </w:rPr>
              <w:drawing>
                <wp:anchor distT="0" distB="0" distL="114300" distR="114300" simplePos="0" relativeHeight="251673088" behindDoc="0" locked="0" layoutInCell="1" allowOverlap="1" wp14:anchorId="029CEAFE" wp14:editId="58F202A8">
                  <wp:simplePos x="0" y="0"/>
                  <wp:positionH relativeFrom="column">
                    <wp:posOffset>-59055</wp:posOffset>
                  </wp:positionH>
                  <wp:positionV relativeFrom="paragraph">
                    <wp:posOffset>217170</wp:posOffset>
                  </wp:positionV>
                  <wp:extent cx="3034665" cy="2105025"/>
                  <wp:effectExtent l="0" t="0" r="0" b="0"/>
                  <wp:wrapTopAndBottom/>
                  <wp:docPr id="62"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t="3712" r="7333"/>
                          <a:stretch>
                            <a:fillRect/>
                          </a:stretch>
                        </pic:blipFill>
                        <pic:spPr bwMode="auto">
                          <a:xfrm>
                            <a:off x="0" y="0"/>
                            <a:ext cx="303466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E</w:t>
            </w:r>
          </w:p>
          <w:p w14:paraId="2CD4ABE8" w14:textId="0572D634" w:rsidR="007C5532" w:rsidRDefault="007C5532" w:rsidP="00152240">
            <w:pPr>
              <w:jc w:val="both"/>
              <w:rPr>
                <w:color w:val="000000" w:themeColor="text1"/>
              </w:rPr>
            </w:pPr>
          </w:p>
        </w:tc>
      </w:tr>
      <w:tr w:rsidR="007C5532" w14:paraId="69888381"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54"/>
        </w:trPr>
        <w:tc>
          <w:tcPr>
            <w:tcW w:w="4824" w:type="dxa"/>
            <w:tcBorders>
              <w:top w:val="nil"/>
              <w:left w:val="nil"/>
              <w:bottom w:val="nil"/>
              <w:right w:val="nil"/>
            </w:tcBorders>
          </w:tcPr>
          <w:p w14:paraId="521778F7" w14:textId="77777777" w:rsidR="007C5532" w:rsidRDefault="007C5532" w:rsidP="00152240">
            <w:pPr>
              <w:jc w:val="both"/>
              <w:rPr>
                <w:color w:val="000000" w:themeColor="text1"/>
              </w:rPr>
            </w:pPr>
            <w:r>
              <w:rPr>
                <w:color w:val="000000" w:themeColor="text1"/>
              </w:rPr>
              <w:t>F</w:t>
            </w:r>
          </w:p>
        </w:tc>
      </w:tr>
      <w:tr w:rsidR="007C5532" w14:paraId="21DC962C"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659"/>
        </w:trPr>
        <w:tc>
          <w:tcPr>
            <w:tcW w:w="4824" w:type="dxa"/>
            <w:tcBorders>
              <w:top w:val="nil"/>
              <w:left w:val="nil"/>
              <w:bottom w:val="nil"/>
              <w:right w:val="nil"/>
            </w:tcBorders>
          </w:tcPr>
          <w:p w14:paraId="3529DBA8" w14:textId="77777777" w:rsidR="007C5532" w:rsidRDefault="007C5532" w:rsidP="00152240">
            <w:pPr>
              <w:jc w:val="both"/>
              <w:rPr>
                <w:color w:val="000000" w:themeColor="text1"/>
              </w:rPr>
            </w:pPr>
            <w:r w:rsidRPr="007C5532">
              <w:rPr>
                <w:noProof/>
                <w:color w:val="000000" w:themeColor="text1"/>
              </w:rPr>
              <w:drawing>
                <wp:anchor distT="0" distB="0" distL="114300" distR="114300" simplePos="0" relativeHeight="251662848" behindDoc="0" locked="0" layoutInCell="1" allowOverlap="1" wp14:anchorId="34C9452D" wp14:editId="739D828B">
                  <wp:simplePos x="0" y="0"/>
                  <wp:positionH relativeFrom="column">
                    <wp:posOffset>-68166</wp:posOffset>
                  </wp:positionH>
                  <wp:positionV relativeFrom="paragraph">
                    <wp:posOffset>525</wp:posOffset>
                  </wp:positionV>
                  <wp:extent cx="3133725" cy="2220131"/>
                  <wp:effectExtent l="0" t="0" r="0" b="8890"/>
                  <wp:wrapTopAndBottom/>
                  <wp:docPr id="65"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hist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l="3300" t="4950" r="7320"/>
                          <a:stretch>
                            <a:fillRect/>
                          </a:stretch>
                        </pic:blipFill>
                        <pic:spPr bwMode="auto">
                          <a:xfrm>
                            <a:off x="0" y="0"/>
                            <a:ext cx="3133725" cy="2220131"/>
                          </a:xfrm>
                          <a:prstGeom prst="rect">
                            <a:avLst/>
                          </a:prstGeom>
                          <a:noFill/>
                          <a:ln>
                            <a:noFill/>
                          </a:ln>
                        </pic:spPr>
                      </pic:pic>
                    </a:graphicData>
                  </a:graphic>
                </wp:anchor>
              </w:drawing>
            </w:r>
          </w:p>
        </w:tc>
      </w:tr>
      <w:tr w:rsidR="007C5532" w14:paraId="2C268387"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54"/>
        </w:trPr>
        <w:tc>
          <w:tcPr>
            <w:tcW w:w="4824" w:type="dxa"/>
            <w:tcBorders>
              <w:top w:val="nil"/>
              <w:left w:val="nil"/>
              <w:bottom w:val="nil"/>
              <w:right w:val="nil"/>
            </w:tcBorders>
          </w:tcPr>
          <w:p w14:paraId="2679DD2B" w14:textId="77777777" w:rsidR="007C5532" w:rsidRDefault="007C5532" w:rsidP="00152240">
            <w:pPr>
              <w:jc w:val="both"/>
              <w:rPr>
                <w:color w:val="000000" w:themeColor="text1"/>
              </w:rPr>
            </w:pPr>
            <w:r>
              <w:rPr>
                <w:color w:val="000000" w:themeColor="text1"/>
              </w:rPr>
              <w:t>G</w:t>
            </w:r>
          </w:p>
        </w:tc>
      </w:tr>
      <w:tr w:rsidR="007C5532" w14:paraId="339AC03C" w14:textId="77777777" w:rsidTr="00E00629">
        <w:tblPrEx>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Ex>
        <w:trPr>
          <w:gridBefore w:val="1"/>
          <w:gridAfter w:val="1"/>
          <w:wBefore w:w="15" w:type="dxa"/>
          <w:wAfter w:w="111" w:type="dxa"/>
          <w:trHeight w:val="3659"/>
        </w:trPr>
        <w:tc>
          <w:tcPr>
            <w:tcW w:w="4824" w:type="dxa"/>
            <w:tcBorders>
              <w:top w:val="nil"/>
              <w:left w:val="nil"/>
              <w:bottom w:val="nil"/>
              <w:right w:val="nil"/>
            </w:tcBorders>
          </w:tcPr>
          <w:p w14:paraId="5C90A1C4" w14:textId="77777777" w:rsidR="007C5532" w:rsidRDefault="007C5532" w:rsidP="00152240">
            <w:pPr>
              <w:jc w:val="both"/>
              <w:rPr>
                <w:color w:val="000000" w:themeColor="text1"/>
              </w:rPr>
            </w:pPr>
            <w:r w:rsidRPr="007C5532">
              <w:rPr>
                <w:noProof/>
                <w:color w:val="000000" w:themeColor="text1"/>
              </w:rPr>
              <w:drawing>
                <wp:anchor distT="0" distB="0" distL="114300" distR="114300" simplePos="0" relativeHeight="251663872" behindDoc="0" locked="0" layoutInCell="1" allowOverlap="1" wp14:anchorId="5B6D4E21" wp14:editId="607DD9FC">
                  <wp:simplePos x="0" y="0"/>
                  <wp:positionH relativeFrom="column">
                    <wp:posOffset>-68166</wp:posOffset>
                  </wp:positionH>
                  <wp:positionV relativeFrom="paragraph">
                    <wp:posOffset>1684</wp:posOffset>
                  </wp:positionV>
                  <wp:extent cx="3106583" cy="2228850"/>
                  <wp:effectExtent l="0" t="0" r="0" b="0"/>
                  <wp:wrapTopAndBottom/>
                  <wp:docPr id="67" name="Picture 3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r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l="3168" t="4753" r="8369"/>
                          <a:stretch>
                            <a:fillRect/>
                          </a:stretch>
                        </pic:blipFill>
                        <pic:spPr bwMode="auto">
                          <a:xfrm>
                            <a:off x="0" y="0"/>
                            <a:ext cx="3106583" cy="2228850"/>
                          </a:xfrm>
                          <a:prstGeom prst="rect">
                            <a:avLst/>
                          </a:prstGeom>
                          <a:noFill/>
                          <a:ln>
                            <a:noFill/>
                          </a:ln>
                        </pic:spPr>
                      </pic:pic>
                    </a:graphicData>
                  </a:graphic>
                </wp:anchor>
              </w:drawing>
            </w:r>
          </w:p>
        </w:tc>
      </w:tr>
    </w:tbl>
    <w:p w14:paraId="52CD8414" w14:textId="77777777" w:rsidR="006712D6" w:rsidRDefault="006712D6" w:rsidP="008232D4">
      <w:pPr>
        <w:spacing w:after="120"/>
        <w:jc w:val="both"/>
        <w:rPr>
          <w:color w:val="000000" w:themeColor="text1"/>
        </w:rPr>
      </w:pPr>
    </w:p>
    <w:p w14:paraId="3150DBA4" w14:textId="77777777" w:rsidR="004F5252" w:rsidRDefault="004F5252">
      <w:pPr>
        <w:rPr>
          <w:color w:val="000000" w:themeColor="text1"/>
        </w:rPr>
        <w:sectPr w:rsidR="004F5252" w:rsidSect="008232D4">
          <w:type w:val="continuous"/>
          <w:pgSz w:w="11906" w:h="16838"/>
          <w:pgMar w:top="1296" w:right="734" w:bottom="1037" w:left="734" w:header="360" w:footer="634" w:gutter="0"/>
          <w:pgNumType w:start="1"/>
          <w:cols w:num="2" w:space="514"/>
          <w:formProt w:val="0"/>
          <w:titlePg/>
          <w:docGrid w:linePitch="360" w:charSpace="16384"/>
        </w:sectPr>
      </w:pPr>
    </w:p>
    <w:p w14:paraId="0606FD65" w14:textId="6360B277" w:rsidR="005C59F0" w:rsidRDefault="00AC4CFC" w:rsidP="00AC4CFC">
      <w:pPr>
        <w:pStyle w:val="Caption"/>
        <w:spacing w:line="240" w:lineRule="auto"/>
      </w:pPr>
      <w:r>
        <w:t xml:space="preserve">Figure </w:t>
      </w:r>
      <w:r w:rsidR="00A375CF">
        <w:fldChar w:fldCharType="begin"/>
      </w:r>
      <w:r w:rsidR="00C469D7">
        <w:instrText xml:space="preserve"> SEQ Figure \* ARABIC </w:instrText>
      </w:r>
      <w:r w:rsidR="00A375CF">
        <w:fldChar w:fldCharType="separate"/>
      </w:r>
      <w:r w:rsidR="00D237DE">
        <w:rPr>
          <w:noProof/>
        </w:rPr>
        <w:t>15</w:t>
      </w:r>
      <w:r w:rsidR="00A375CF">
        <w:rPr>
          <w:noProof/>
        </w:rPr>
        <w:fldChar w:fldCharType="end"/>
      </w:r>
      <w:r w:rsidR="007E0FC6">
        <w:rPr>
          <w:noProof/>
        </w:rPr>
        <w:t xml:space="preserve"> (A-G)</w:t>
      </w:r>
      <w:r>
        <w:t>.</w:t>
      </w:r>
      <w:r w:rsidR="008F3AE6">
        <w:t xml:space="preserve"> </w:t>
      </w:r>
      <w:r w:rsidR="003D050D" w:rsidRPr="00152240">
        <w:rPr>
          <w:i w:val="0"/>
          <w:iCs w:val="0"/>
        </w:rPr>
        <w:t xml:space="preserve">Error as Loss of training dataset and error as validation loss of testing dataset are shown for seven deep learning models. Here </w:t>
      </w:r>
      <w:proofErr w:type="spellStart"/>
      <w:r w:rsidR="003D050D" w:rsidRPr="00152240">
        <w:rPr>
          <w:i w:val="0"/>
          <w:iCs w:val="0"/>
        </w:rPr>
        <w:t>val_loss</w:t>
      </w:r>
      <w:proofErr w:type="spellEnd"/>
      <w:r w:rsidR="003D050D" w:rsidRPr="00152240">
        <w:rPr>
          <w:i w:val="0"/>
          <w:iCs w:val="0"/>
        </w:rPr>
        <w:t xml:space="preserve"> denotes the error as validation loss for the testing dataset.</w:t>
      </w:r>
    </w:p>
    <w:p w14:paraId="5533C4DC" w14:textId="77777777" w:rsidR="003D050D" w:rsidRDefault="003D050D" w:rsidP="005C59F0">
      <w:pPr>
        <w:jc w:val="both"/>
      </w:pPr>
    </w:p>
    <w:p w14:paraId="3E141C77" w14:textId="77777777" w:rsidR="003D050D" w:rsidRDefault="003D050D" w:rsidP="005C59F0">
      <w:pPr>
        <w:jc w:val="both"/>
        <w:sectPr w:rsidR="003D050D" w:rsidSect="006712D6">
          <w:type w:val="continuous"/>
          <w:pgSz w:w="11906" w:h="16838"/>
          <w:pgMar w:top="1296" w:right="734" w:bottom="1037" w:left="734" w:header="360" w:footer="634" w:gutter="0"/>
          <w:pgNumType w:start="1"/>
          <w:cols w:space="514"/>
          <w:formProt w:val="0"/>
          <w:titlePg/>
          <w:docGrid w:linePitch="360" w:charSpace="16384"/>
        </w:sectPr>
      </w:pPr>
    </w:p>
    <w:p w14:paraId="2494D454" w14:textId="77777777" w:rsidR="003D050D" w:rsidRPr="00546E37" w:rsidRDefault="003D050D" w:rsidP="003D050D">
      <w:pPr>
        <w:pStyle w:val="H2"/>
        <w:spacing w:before="0"/>
        <w:rPr>
          <w:color w:val="595959"/>
        </w:rPr>
      </w:pPr>
      <w:r w:rsidRPr="00546E37">
        <w:rPr>
          <w:color w:val="595959"/>
        </w:rPr>
        <w:t>D. PREDICTION RATIO</w:t>
      </w:r>
    </w:p>
    <w:p w14:paraId="7C1D9DD8" w14:textId="03466D75" w:rsidR="003D050D" w:rsidRDefault="005C0B0A" w:rsidP="00E66E20">
      <w:pPr>
        <w:spacing w:line="240" w:lineRule="exact"/>
        <w:jc w:val="both"/>
        <w:sectPr w:rsidR="003D050D" w:rsidSect="003D050D">
          <w:type w:val="continuous"/>
          <w:pgSz w:w="11906" w:h="16838"/>
          <w:pgMar w:top="1296" w:right="734" w:bottom="1037" w:left="734" w:header="360" w:footer="634" w:gutter="0"/>
          <w:pgNumType w:start="1"/>
          <w:cols w:num="2" w:space="514"/>
          <w:formProt w:val="0"/>
          <w:titlePg/>
          <w:docGrid w:linePitch="360" w:charSpace="16384"/>
        </w:sectPr>
      </w:pPr>
      <w:r w:rsidRPr="005C0B0A">
        <w:rPr>
          <w:bCs/>
          <w:color w:val="000000" w:themeColor="text1"/>
          <w:lang w:val="id-ID"/>
        </w:rPr>
        <w:t>The algorithm uses a training set of features and the associated result to predict a given outcome</w:t>
      </w:r>
      <w:r w:rsidR="00F95F65">
        <w:rPr>
          <w:bCs/>
          <w:color w:val="000000" w:themeColor="text1"/>
        </w:rPr>
        <w:t xml:space="preserve"> (prediction </w:t>
      </w:r>
      <w:r w:rsidR="00FF202E">
        <w:rPr>
          <w:bCs/>
          <w:color w:val="000000" w:themeColor="text1"/>
        </w:rPr>
        <w:t>results</w:t>
      </w:r>
      <w:r w:rsidR="00F95F65">
        <w:rPr>
          <w:bCs/>
          <w:color w:val="000000" w:themeColor="text1"/>
        </w:rPr>
        <w:t>)</w:t>
      </w:r>
      <w:r w:rsidRPr="005C0B0A">
        <w:rPr>
          <w:bCs/>
          <w:color w:val="000000" w:themeColor="text1"/>
          <w:lang w:val="id-ID"/>
        </w:rPr>
        <w:t>.</w:t>
      </w:r>
      <w:r>
        <w:rPr>
          <w:bCs/>
          <w:color w:val="000000" w:themeColor="text1"/>
        </w:rPr>
        <w:t xml:space="preserve"> </w:t>
      </w:r>
      <w:r w:rsidR="006A3AE7" w:rsidRPr="006A3AE7">
        <w:rPr>
          <w:bCs/>
          <w:color w:val="000000" w:themeColor="text1"/>
          <w:lang w:val="id-ID"/>
        </w:rPr>
        <w:t>To improve prediction learning techniques, the proper selection parameters for the tests of different classifiers need to be determined. Hence prediction ratio determines the ratio of correctly classified instances to incorrectly one</w:t>
      </w:r>
      <w:ins w:id="3438" w:author="Shamima Akter" w:date="2021-10-20T22:04:00Z">
        <w:r w:rsidR="0073395E">
          <w:rPr>
            <w:bCs/>
            <w:color w:val="000000" w:themeColor="text1"/>
          </w:rPr>
          <w:t>s</w:t>
        </w:r>
      </w:ins>
      <w:r w:rsidR="006A3AE7" w:rsidRPr="006A3AE7">
        <w:rPr>
          <w:bCs/>
          <w:color w:val="000000" w:themeColor="text1"/>
          <w:lang w:val="id-ID"/>
        </w:rPr>
        <w:t xml:space="preserve"> for a given data set. The study divided the whole dat</w:t>
      </w:r>
      <w:r w:rsidR="00167C13">
        <w:rPr>
          <w:bCs/>
          <w:color w:val="000000" w:themeColor="text1"/>
          <w:lang w:val="id-ID"/>
        </w:rPr>
        <w:t>a</w:t>
      </w:r>
      <w:r w:rsidR="006A3AE7" w:rsidRPr="006A3AE7">
        <w:rPr>
          <w:bCs/>
          <w:color w:val="000000" w:themeColor="text1"/>
          <w:lang w:val="id-ID"/>
        </w:rPr>
        <w:t xml:space="preserve"> set in</w:t>
      </w:r>
      <w:r w:rsidR="00167C13">
        <w:rPr>
          <w:bCs/>
          <w:color w:val="000000" w:themeColor="text1"/>
          <w:lang w:val="id-ID"/>
        </w:rPr>
        <w:t>to</w:t>
      </w:r>
      <w:r w:rsidR="006A3AE7" w:rsidRPr="006A3AE7">
        <w:rPr>
          <w:bCs/>
          <w:color w:val="000000" w:themeColor="text1"/>
          <w:lang w:val="id-ID"/>
        </w:rPr>
        <w:t xml:space="preserve"> eight segments containing 50 instances.</w:t>
      </w:r>
      <w:r w:rsidR="00423865">
        <w:rPr>
          <w:bCs/>
          <w:color w:val="000000" w:themeColor="text1"/>
          <w:lang w:val="id-ID"/>
        </w:rPr>
        <w:t xml:space="preserve"> </w:t>
      </w:r>
      <w:r w:rsidR="00167C13" w:rsidRPr="0073395E">
        <w:rPr>
          <w:bCs/>
          <w:color w:val="000000" w:themeColor="text1"/>
          <w:highlight w:val="yellow"/>
          <w:rPrChange w:id="3439" w:author="Shamima Akter" w:date="2021-10-20T22:05:00Z">
            <w:rPr>
              <w:bCs/>
              <w:color w:val="000000" w:themeColor="text1"/>
            </w:rPr>
          </w:rPrChange>
        </w:rPr>
        <w:t>Figure 15</w:t>
      </w:r>
      <w:r w:rsidR="00FF202E">
        <w:rPr>
          <w:bCs/>
          <w:color w:val="000000" w:themeColor="text1"/>
        </w:rPr>
        <w:t xml:space="preserve"> </w:t>
      </w:r>
      <w:r w:rsidR="003D050D" w:rsidRPr="00577BFD">
        <w:rPr>
          <w:bCs/>
          <w:color w:val="000000" w:themeColor="text1"/>
          <w:lang w:val="id-ID"/>
        </w:rPr>
        <w:t xml:space="preserve">shows the prediction ratio of the </w:t>
      </w:r>
      <w:r w:rsidR="003D050D" w:rsidRPr="00577BFD">
        <w:rPr>
          <w:bCs/>
          <w:color w:val="000000" w:themeColor="text1"/>
        </w:rPr>
        <w:t>seven</w:t>
      </w:r>
      <w:r w:rsidR="00FF202E">
        <w:rPr>
          <w:bCs/>
          <w:color w:val="000000" w:themeColor="text1"/>
        </w:rPr>
        <w:t xml:space="preserve"> </w:t>
      </w:r>
      <w:r w:rsidR="003D050D" w:rsidRPr="00577BFD">
        <w:rPr>
          <w:bCs/>
          <w:color w:val="000000" w:themeColor="text1"/>
          <w:lang w:val="id-ID"/>
        </w:rPr>
        <w:t>DL algorithms</w:t>
      </w:r>
      <w:r w:rsidR="003D050D" w:rsidRPr="00577BFD">
        <w:rPr>
          <w:bCs/>
          <w:color w:val="000000" w:themeColor="text1"/>
        </w:rPr>
        <w:t>.</w:t>
      </w:r>
      <w:ins w:id="3440" w:author="Shamima Akter" w:date="2021-10-20T22:29:00Z">
        <w:r w:rsidR="004A60C5">
          <w:rPr>
            <w:bCs/>
            <w:color w:val="000000" w:themeColor="text1"/>
          </w:rPr>
          <w:t xml:space="preserve"> In case of </w:t>
        </w:r>
      </w:ins>
      <w:r w:rsidR="00B14066">
        <w:rPr>
          <w:bCs/>
          <w:color w:val="000000" w:themeColor="text1"/>
        </w:rPr>
        <w:t xml:space="preserve"> </w:t>
      </w:r>
      <w:ins w:id="3441" w:author="Shamima Akter" w:date="2021-10-20T22:31:00Z">
        <w:r w:rsidR="004A60C5">
          <w:rPr>
            <w:bCs/>
            <w:color w:val="000000" w:themeColor="text1"/>
          </w:rPr>
          <w:t>WFS,</w:t>
        </w:r>
      </w:ins>
      <w:ins w:id="3442" w:author="Shamima Akter" w:date="2021-10-20T23:01:00Z">
        <w:r w:rsidR="000A2541">
          <w:rPr>
            <w:bCs/>
            <w:color w:val="000000" w:themeColor="text1"/>
          </w:rPr>
          <w:t xml:space="preserve"> </w:t>
        </w:r>
      </w:ins>
      <w:ins w:id="3443" w:author="Shamima Akter" w:date="2021-10-20T22:36:00Z">
        <w:r w:rsidR="004A60C5">
          <w:rPr>
            <w:bCs/>
            <w:color w:val="000000" w:themeColor="text1"/>
          </w:rPr>
          <w:t xml:space="preserve">CFS, </w:t>
        </w:r>
      </w:ins>
      <w:ins w:id="3444" w:author="Shamima Akter" w:date="2021-10-20T22:37:00Z">
        <w:r w:rsidR="004A60C5">
          <w:rPr>
            <w:bCs/>
            <w:color w:val="000000" w:themeColor="text1"/>
          </w:rPr>
          <w:t>a</w:t>
        </w:r>
      </w:ins>
      <w:ins w:id="3445" w:author="Shamima Akter" w:date="2021-10-20T22:36:00Z">
        <w:r w:rsidR="004A60C5">
          <w:rPr>
            <w:bCs/>
            <w:color w:val="000000" w:themeColor="text1"/>
          </w:rPr>
          <w:t>nd Boruta</w:t>
        </w:r>
      </w:ins>
      <w:ins w:id="3446" w:author="Shamima Akter" w:date="2021-10-20T22:45:00Z">
        <w:r w:rsidR="00367EDD">
          <w:rPr>
            <w:bCs/>
            <w:color w:val="000000" w:themeColor="text1"/>
          </w:rPr>
          <w:t>,</w:t>
        </w:r>
      </w:ins>
      <w:ins w:id="3447" w:author="Shamima Akter" w:date="2021-10-20T22:31:00Z">
        <w:r w:rsidR="004A60C5">
          <w:rPr>
            <w:bCs/>
            <w:color w:val="000000" w:themeColor="text1"/>
          </w:rPr>
          <w:t xml:space="preserve"> </w:t>
        </w:r>
      </w:ins>
      <w:ins w:id="3448" w:author="Shamima Akter" w:date="2021-10-20T22:44:00Z">
        <w:r w:rsidR="00367EDD">
          <w:rPr>
            <w:bCs/>
            <w:color w:val="000000" w:themeColor="text1"/>
          </w:rPr>
          <w:t>i</w:t>
        </w:r>
      </w:ins>
      <w:del w:id="3449" w:author="Shamima Akter" w:date="2021-10-20T22:44:00Z">
        <w:r w:rsidR="00B14066" w:rsidDel="00367EDD">
          <w:rPr>
            <w:bCs/>
            <w:color w:val="000000" w:themeColor="text1"/>
          </w:rPr>
          <w:delText>I</w:delText>
        </w:r>
      </w:del>
      <w:r w:rsidR="00B14066">
        <w:rPr>
          <w:bCs/>
          <w:color w:val="000000" w:themeColor="text1"/>
        </w:rPr>
        <w:t xml:space="preserve">t is observed that </w:t>
      </w:r>
      <w:r w:rsidR="003D050D" w:rsidRPr="00577BFD">
        <w:rPr>
          <w:bCs/>
          <w:color w:val="000000" w:themeColor="text1"/>
          <w:lang w:val="id-ID"/>
        </w:rPr>
        <w:t xml:space="preserve">ANN, MLP, and SimpleRNN showed a high prediction ratio for </w:t>
      </w:r>
      <w:del w:id="3450" w:author="Shamima Akter" w:date="2021-10-20T22:46:00Z">
        <w:r w:rsidR="003D050D" w:rsidRPr="00577BFD" w:rsidDel="00367EDD">
          <w:rPr>
            <w:bCs/>
            <w:color w:val="000000" w:themeColor="text1"/>
            <w:lang w:val="id-ID"/>
          </w:rPr>
          <w:delText xml:space="preserve">different </w:delText>
        </w:r>
      </w:del>
      <w:ins w:id="3451" w:author="Shamima Akter" w:date="2021-10-20T22:46:00Z">
        <w:r w:rsidR="00367EDD">
          <w:rPr>
            <w:bCs/>
            <w:color w:val="000000" w:themeColor="text1"/>
          </w:rPr>
          <w:t xml:space="preserve">small </w:t>
        </w:r>
        <w:proofErr w:type="spellStart"/>
        <w:r w:rsidR="00367EDD">
          <w:rPr>
            <w:bCs/>
            <w:color w:val="000000" w:themeColor="text1"/>
          </w:rPr>
          <w:t>dataset</w:t>
        </w:r>
      </w:ins>
      <w:ins w:id="3452" w:author="Shamima Akter" w:date="2021-10-20T22:47:00Z">
        <w:r w:rsidR="00367EDD">
          <w:rPr>
            <w:bCs/>
            <w:color w:val="000000" w:themeColor="text1"/>
          </w:rPr>
          <w:t>.However</w:t>
        </w:r>
        <w:proofErr w:type="spellEnd"/>
        <w:r w:rsidR="00367EDD">
          <w:rPr>
            <w:bCs/>
            <w:color w:val="000000" w:themeColor="text1"/>
          </w:rPr>
          <w:t xml:space="preserve"> the prediction ratio</w:t>
        </w:r>
      </w:ins>
      <w:ins w:id="3453" w:author="Shamima Akter" w:date="2021-10-20T22:53:00Z">
        <w:r w:rsidR="000A2541">
          <w:rPr>
            <w:bCs/>
            <w:color w:val="000000" w:themeColor="text1"/>
          </w:rPr>
          <w:t xml:space="preserve"> of </w:t>
        </w:r>
      </w:ins>
      <w:ins w:id="3454" w:author="Shamima Akter" w:date="2021-10-20T22:47:00Z">
        <w:r w:rsidR="00367EDD">
          <w:rPr>
            <w:bCs/>
            <w:color w:val="000000" w:themeColor="text1"/>
          </w:rPr>
          <w:t xml:space="preserve">MLP </w:t>
        </w:r>
      </w:ins>
      <w:ins w:id="3455" w:author="Shamima Akter" w:date="2021-10-20T22:53:00Z">
        <w:r w:rsidR="000A2541">
          <w:rPr>
            <w:bCs/>
            <w:color w:val="000000" w:themeColor="text1"/>
          </w:rPr>
          <w:t xml:space="preserve">drops to  zero </w:t>
        </w:r>
        <w:r w:rsidR="000A2541">
          <w:rPr>
            <w:bCs/>
            <w:color w:val="000000" w:themeColor="text1"/>
          </w:rPr>
          <w:t>with large data</w:t>
        </w:r>
      </w:ins>
      <w:ins w:id="3456" w:author="Shamima Akter" w:date="2021-10-20T22:54:00Z">
        <w:r w:rsidR="000A2541">
          <w:rPr>
            <w:bCs/>
            <w:color w:val="000000" w:themeColor="text1"/>
          </w:rPr>
          <w:t>set (300-400 instances).</w:t>
        </w:r>
      </w:ins>
      <w:del w:id="3457" w:author="Shamima Akter" w:date="2021-10-20T23:00:00Z">
        <w:r w:rsidR="003D050D" w:rsidRPr="00577BFD" w:rsidDel="000A2541">
          <w:rPr>
            <w:bCs/>
            <w:color w:val="000000" w:themeColor="text1"/>
            <w:lang w:val="id-ID"/>
          </w:rPr>
          <w:delText>fraction</w:delText>
        </w:r>
        <w:r w:rsidR="003D050D" w:rsidRPr="00577BFD" w:rsidDel="000A2541">
          <w:rPr>
            <w:bCs/>
            <w:color w:val="000000" w:themeColor="text1"/>
          </w:rPr>
          <w:delText>s</w:delText>
        </w:r>
        <w:r w:rsidR="003D050D" w:rsidRPr="00577BFD" w:rsidDel="000A2541">
          <w:rPr>
            <w:bCs/>
            <w:color w:val="000000" w:themeColor="text1"/>
            <w:lang w:val="id-ID"/>
          </w:rPr>
          <w:delText xml:space="preserve"> of the dataset</w:delText>
        </w:r>
        <w:r w:rsidR="00FF202E" w:rsidDel="000A2541">
          <w:rPr>
            <w:bCs/>
            <w:color w:val="000000" w:themeColor="text1"/>
          </w:rPr>
          <w:delText xml:space="preserve"> (50, </w:delText>
        </w:r>
        <w:r w:rsidR="009D0A3D" w:rsidDel="000A2541">
          <w:rPr>
            <w:bCs/>
            <w:color w:val="000000" w:themeColor="text1"/>
          </w:rPr>
          <w:delText>100,</w:delText>
        </w:r>
        <w:r w:rsidR="00B62EA0" w:rsidDel="000A2541">
          <w:rPr>
            <w:bCs/>
            <w:color w:val="000000" w:themeColor="text1"/>
          </w:rPr>
          <w:delText xml:space="preserve"> </w:delText>
        </w:r>
        <w:r w:rsidR="009D0A3D" w:rsidDel="000A2541">
          <w:rPr>
            <w:bCs/>
            <w:color w:val="000000" w:themeColor="text1"/>
          </w:rPr>
          <w:delText>150,</w:delText>
        </w:r>
        <w:r w:rsidR="00FF202E" w:rsidDel="000A2541">
          <w:rPr>
            <w:bCs/>
            <w:color w:val="000000" w:themeColor="text1"/>
          </w:rPr>
          <w:delText>….400)</w:delText>
        </w:r>
      </w:del>
      <w:ins w:id="3458" w:author="Shamima Akter" w:date="2021-10-20T23:00:00Z">
        <w:r w:rsidR="000A2541">
          <w:rPr>
            <w:bCs/>
            <w:color w:val="000000" w:themeColor="text1"/>
          </w:rPr>
          <w:t>For other models</w:t>
        </w:r>
      </w:ins>
      <w:ins w:id="3459" w:author="Shamima Akter" w:date="2021-10-20T23:11:00Z">
        <w:r w:rsidR="00843441">
          <w:rPr>
            <w:bCs/>
            <w:color w:val="000000" w:themeColor="text1"/>
          </w:rPr>
          <w:t xml:space="preserve">, Prediction </w:t>
        </w:r>
      </w:ins>
      <w:ins w:id="3460" w:author="Shamima Akter" w:date="2021-10-20T23:13:00Z">
        <w:r w:rsidR="007E0E73">
          <w:rPr>
            <w:bCs/>
            <w:color w:val="000000" w:themeColor="text1"/>
          </w:rPr>
          <w:t xml:space="preserve">ratio </w:t>
        </w:r>
      </w:ins>
      <w:ins w:id="3461" w:author="Shamima Akter" w:date="2021-10-20T23:11:00Z">
        <w:r w:rsidR="00843441">
          <w:rPr>
            <w:bCs/>
            <w:color w:val="000000" w:themeColor="text1"/>
          </w:rPr>
          <w:t>was high</w:t>
        </w:r>
      </w:ins>
      <w:ins w:id="3462" w:author="Shamima Akter" w:date="2021-10-20T23:13:00Z">
        <w:r w:rsidR="007E0E73">
          <w:rPr>
            <w:bCs/>
            <w:color w:val="000000" w:themeColor="text1"/>
          </w:rPr>
          <w:t xml:space="preserve"> </w:t>
        </w:r>
      </w:ins>
      <w:ins w:id="3463" w:author="Shamima Akter" w:date="2021-10-20T23:12:00Z">
        <w:r w:rsidR="00843441">
          <w:rPr>
            <w:bCs/>
            <w:color w:val="000000" w:themeColor="text1"/>
          </w:rPr>
          <w:t xml:space="preserve">with small data set, then reduced, </w:t>
        </w:r>
      </w:ins>
      <w:ins w:id="3464" w:author="Shamima Akter" w:date="2021-10-20T23:13:00Z">
        <w:r w:rsidR="007E0E73">
          <w:rPr>
            <w:bCs/>
            <w:color w:val="000000" w:themeColor="text1"/>
          </w:rPr>
          <w:t xml:space="preserve">at last </w:t>
        </w:r>
      </w:ins>
      <w:ins w:id="3465" w:author="Shamima Akter" w:date="2021-10-20T23:12:00Z">
        <w:r w:rsidR="00843441">
          <w:rPr>
            <w:bCs/>
            <w:color w:val="000000" w:themeColor="text1"/>
          </w:rPr>
          <w:t xml:space="preserve">increased  with large </w:t>
        </w:r>
        <w:proofErr w:type="spellStart"/>
        <w:r w:rsidR="00843441">
          <w:rPr>
            <w:bCs/>
            <w:color w:val="000000" w:themeColor="text1"/>
          </w:rPr>
          <w:t>dtaset</w:t>
        </w:r>
      </w:ins>
      <w:ins w:id="3466" w:author="Shamima Akter" w:date="2021-10-20T23:13:00Z">
        <w:r w:rsidR="007E0E73">
          <w:rPr>
            <w:bCs/>
            <w:color w:val="000000" w:themeColor="text1"/>
          </w:rPr>
          <w:t>.For</w:t>
        </w:r>
        <w:proofErr w:type="spellEnd"/>
        <w:r w:rsidR="007E0E73">
          <w:rPr>
            <w:bCs/>
            <w:color w:val="000000" w:themeColor="text1"/>
          </w:rPr>
          <w:t xml:space="preserve"> </w:t>
        </w:r>
        <w:proofErr w:type="spellStart"/>
        <w:r w:rsidR="007E0E73">
          <w:rPr>
            <w:bCs/>
            <w:color w:val="000000" w:themeColor="text1"/>
          </w:rPr>
          <w:t>Laso</w:t>
        </w:r>
        <w:proofErr w:type="spellEnd"/>
        <w:r w:rsidR="007E0E73">
          <w:rPr>
            <w:bCs/>
            <w:color w:val="000000" w:themeColor="text1"/>
          </w:rPr>
          <w:t xml:space="preserve"> and </w:t>
        </w:r>
      </w:ins>
      <w:ins w:id="3467" w:author="Shamima Akter" w:date="2021-10-20T23:16:00Z">
        <w:r w:rsidR="007E0E73">
          <w:rPr>
            <w:bCs/>
            <w:color w:val="000000" w:themeColor="text1"/>
          </w:rPr>
          <w:t xml:space="preserve"> the prediction ratio of </w:t>
        </w:r>
      </w:ins>
      <w:ins w:id="3468" w:author="Shamima Akter" w:date="2021-10-20T23:14:00Z">
        <w:r w:rsidR="007E0E73">
          <w:rPr>
            <w:bCs/>
            <w:color w:val="000000" w:themeColor="text1"/>
          </w:rPr>
          <w:t>MLP and Bidirectional GRU</w:t>
        </w:r>
      </w:ins>
      <w:ins w:id="3469" w:author="Shamima Akter" w:date="2021-10-20T23:16:00Z">
        <w:r w:rsidR="007E0E73">
          <w:rPr>
            <w:bCs/>
            <w:color w:val="000000" w:themeColor="text1"/>
          </w:rPr>
          <w:t xml:space="preserve"> appears in a opposite </w:t>
        </w:r>
      </w:ins>
      <w:ins w:id="3470" w:author="Shamima Akter" w:date="2021-10-20T23:17:00Z">
        <w:r w:rsidR="007E0E73">
          <w:rPr>
            <w:bCs/>
            <w:color w:val="000000" w:themeColor="text1"/>
          </w:rPr>
          <w:t xml:space="preserve">direction; the ratio </w:t>
        </w:r>
        <w:proofErr w:type="spellStart"/>
        <w:r w:rsidR="007E0E73">
          <w:rPr>
            <w:bCs/>
            <w:color w:val="000000" w:themeColor="text1"/>
          </w:rPr>
          <w:t>dropsawith</w:t>
        </w:r>
        <w:proofErr w:type="spellEnd"/>
        <w:r w:rsidR="007E0E73">
          <w:rPr>
            <w:bCs/>
            <w:color w:val="000000" w:themeColor="text1"/>
          </w:rPr>
          <w:t xml:space="preserve"> higher data set while the ratio increases to 100% with</w:t>
        </w:r>
      </w:ins>
      <w:ins w:id="3471" w:author="Shamima Akter" w:date="2021-10-20T23:18:00Z">
        <w:r w:rsidR="007E0E73">
          <w:rPr>
            <w:bCs/>
            <w:color w:val="000000" w:themeColor="text1"/>
          </w:rPr>
          <w:t xml:space="preserve"> large data set. This analysis shows that </w:t>
        </w:r>
        <w:proofErr w:type="spellStart"/>
        <w:r w:rsidR="007E0E73">
          <w:rPr>
            <w:bCs/>
            <w:color w:val="000000" w:themeColor="text1"/>
          </w:rPr>
          <w:t>SimpleRNN</w:t>
        </w:r>
        <w:proofErr w:type="spellEnd"/>
        <w:r w:rsidR="007E0E73">
          <w:rPr>
            <w:bCs/>
            <w:color w:val="000000" w:themeColor="text1"/>
          </w:rPr>
          <w:t xml:space="preserve"> and ANN performed best </w:t>
        </w:r>
        <w:proofErr w:type="gramStart"/>
        <w:r w:rsidR="007E0E73">
          <w:rPr>
            <w:bCs/>
            <w:color w:val="000000" w:themeColor="text1"/>
          </w:rPr>
          <w:t>compar</w:t>
        </w:r>
      </w:ins>
      <w:ins w:id="3472" w:author="Shamima Akter" w:date="2021-10-20T23:19:00Z">
        <w:r w:rsidR="007E0E73">
          <w:rPr>
            <w:bCs/>
            <w:color w:val="000000" w:themeColor="text1"/>
          </w:rPr>
          <w:t>e</w:t>
        </w:r>
        <w:proofErr w:type="gramEnd"/>
        <w:r w:rsidR="007E0E73">
          <w:rPr>
            <w:bCs/>
            <w:color w:val="000000" w:themeColor="text1"/>
          </w:rPr>
          <w:t xml:space="preserve"> to </w:t>
        </w:r>
        <w:proofErr w:type="spellStart"/>
        <w:r w:rsidR="007E0E73">
          <w:rPr>
            <w:bCs/>
            <w:color w:val="000000" w:themeColor="text1"/>
          </w:rPr>
          <w:t>to</w:t>
        </w:r>
        <w:proofErr w:type="spellEnd"/>
        <w:r w:rsidR="007E0E73">
          <w:rPr>
            <w:bCs/>
            <w:color w:val="000000" w:themeColor="text1"/>
          </w:rPr>
          <w:t xml:space="preserve"> other models while predicting CKD disease.</w:t>
        </w:r>
      </w:ins>
      <w:del w:id="3473" w:author="Shamima Akter" w:date="2021-10-20T23:11:00Z">
        <w:r w:rsidR="00B14066" w:rsidDel="00843441">
          <w:rPr>
            <w:bCs/>
            <w:color w:val="000000" w:themeColor="text1"/>
          </w:rPr>
          <w:delText>.</w:delText>
        </w:r>
      </w:del>
      <w:r w:rsidR="003D050D" w:rsidRPr="00577BFD">
        <w:rPr>
          <w:bCs/>
          <w:color w:val="000000" w:themeColor="text1"/>
          <w:lang w:val="id-ID"/>
        </w:rPr>
        <w:t xml:space="preserve"> For the </w:t>
      </w:r>
      <w:r w:rsidR="00B14066">
        <w:rPr>
          <w:bCs/>
          <w:color w:val="000000" w:themeColor="text1"/>
        </w:rPr>
        <w:t xml:space="preserve">remaining </w:t>
      </w:r>
      <w:r w:rsidR="003D050D" w:rsidRPr="00577BFD">
        <w:rPr>
          <w:bCs/>
          <w:color w:val="000000" w:themeColor="text1"/>
          <w:lang w:val="id-ID"/>
        </w:rPr>
        <w:t xml:space="preserve">models, the prediction ratio </w:t>
      </w:r>
      <w:r w:rsidR="00060B50">
        <w:rPr>
          <w:bCs/>
          <w:color w:val="000000" w:themeColor="text1"/>
        </w:rPr>
        <w:t xml:space="preserve">varies </w:t>
      </w:r>
      <w:r w:rsidR="00423865">
        <w:rPr>
          <w:bCs/>
          <w:color w:val="000000" w:themeColor="text1"/>
        </w:rPr>
        <w:t>concerning</w:t>
      </w:r>
      <w:r w:rsidR="00060B50">
        <w:rPr>
          <w:bCs/>
          <w:color w:val="000000" w:themeColor="text1"/>
        </w:rPr>
        <w:t xml:space="preserve"> different set</w:t>
      </w:r>
      <w:r w:rsidR="00423865">
        <w:rPr>
          <w:bCs/>
          <w:color w:val="000000" w:themeColor="text1"/>
        </w:rPr>
        <w:t>s</w:t>
      </w:r>
      <w:r w:rsidR="00060B50">
        <w:rPr>
          <w:bCs/>
          <w:color w:val="000000" w:themeColor="text1"/>
        </w:rPr>
        <w:t xml:space="preserve"> of data. </w:t>
      </w:r>
      <w:r w:rsidR="009D0A3D">
        <w:rPr>
          <w:bCs/>
          <w:color w:val="000000" w:themeColor="text1"/>
        </w:rPr>
        <w:t xml:space="preserve">In </w:t>
      </w:r>
      <w:r w:rsidR="00423865">
        <w:rPr>
          <w:bCs/>
          <w:color w:val="000000" w:themeColor="text1"/>
        </w:rPr>
        <w:t xml:space="preserve">the </w:t>
      </w:r>
      <w:r w:rsidR="009D0A3D">
        <w:rPr>
          <w:bCs/>
          <w:color w:val="000000" w:themeColor="text1"/>
        </w:rPr>
        <w:t xml:space="preserve">case of  </w:t>
      </w:r>
      <w:del w:id="3474" w:author="Shamima Akter" w:date="2021-10-20T23:22:00Z">
        <w:r w:rsidR="003D050D" w:rsidRPr="00577BFD" w:rsidDel="007E0E73">
          <w:rPr>
            <w:bCs/>
            <w:color w:val="000000" w:themeColor="text1"/>
            <w:lang w:val="id-ID"/>
          </w:rPr>
          <w:delText xml:space="preserve">300 </w:delText>
        </w:r>
      </w:del>
      <w:ins w:id="3475" w:author="Shamima Akter" w:date="2021-10-20T23:22:00Z">
        <w:r w:rsidR="007E0E73">
          <w:rPr>
            <w:bCs/>
            <w:color w:val="000000" w:themeColor="text1"/>
          </w:rPr>
          <w:t>150</w:t>
        </w:r>
        <w:r w:rsidR="007E0E73" w:rsidRPr="00577BFD">
          <w:rPr>
            <w:bCs/>
            <w:color w:val="000000" w:themeColor="text1"/>
            <w:lang w:val="id-ID"/>
          </w:rPr>
          <w:t xml:space="preserve"> </w:t>
        </w:r>
      </w:ins>
      <w:r w:rsidR="003D050D" w:rsidRPr="00577BFD">
        <w:rPr>
          <w:bCs/>
          <w:color w:val="000000" w:themeColor="text1"/>
          <w:lang w:val="id-ID"/>
        </w:rPr>
        <w:t xml:space="preserve">and </w:t>
      </w:r>
      <w:del w:id="3476" w:author="Shamima Akter" w:date="2021-10-20T23:22:00Z">
        <w:r w:rsidR="003D050D" w:rsidRPr="00577BFD" w:rsidDel="007E0E73">
          <w:rPr>
            <w:bCs/>
            <w:color w:val="000000" w:themeColor="text1"/>
            <w:lang w:val="id-ID"/>
          </w:rPr>
          <w:delText>350</w:delText>
        </w:r>
        <w:r w:rsidR="00E251A3" w:rsidDel="007E0E73">
          <w:rPr>
            <w:bCs/>
            <w:color w:val="000000" w:themeColor="text1"/>
          </w:rPr>
          <w:delText xml:space="preserve"> </w:delText>
        </w:r>
      </w:del>
      <w:ins w:id="3477" w:author="Shamima Akter" w:date="2021-10-20T23:22:00Z">
        <w:r w:rsidR="007E0E73">
          <w:rPr>
            <w:bCs/>
            <w:color w:val="000000" w:themeColor="text1"/>
          </w:rPr>
          <w:t xml:space="preserve">200 </w:t>
        </w:r>
      </w:ins>
      <w:r w:rsidR="00E251A3">
        <w:rPr>
          <w:bCs/>
          <w:color w:val="000000" w:themeColor="text1"/>
        </w:rPr>
        <w:t>data set</w:t>
      </w:r>
      <w:r w:rsidR="00423865">
        <w:rPr>
          <w:bCs/>
          <w:color w:val="000000" w:themeColor="text1"/>
        </w:rPr>
        <w:t>s</w:t>
      </w:r>
      <w:r w:rsidR="003D050D" w:rsidRPr="00577BFD">
        <w:rPr>
          <w:bCs/>
          <w:color w:val="000000" w:themeColor="text1"/>
          <w:lang w:val="id-ID"/>
        </w:rPr>
        <w:t xml:space="preserve">, the prediction ratio </w:t>
      </w:r>
      <w:del w:id="3478" w:author="Shamima Akter" w:date="2021-10-20T23:23:00Z">
        <w:r w:rsidR="003D050D" w:rsidRPr="00577BFD" w:rsidDel="009A4BE9">
          <w:rPr>
            <w:bCs/>
            <w:color w:val="000000" w:themeColor="text1"/>
            <w:lang w:val="id-ID"/>
          </w:rPr>
          <w:delText xml:space="preserve">drops </w:delText>
        </w:r>
      </w:del>
      <w:ins w:id="3479" w:author="Shamima Akter" w:date="2021-10-20T23:23:00Z">
        <w:r w:rsidR="009A4BE9" w:rsidRPr="00577BFD">
          <w:rPr>
            <w:bCs/>
            <w:color w:val="000000" w:themeColor="text1"/>
            <w:lang w:val="id-ID"/>
          </w:rPr>
          <w:t>drop</w:t>
        </w:r>
        <w:r w:rsidR="009A4BE9">
          <w:rPr>
            <w:bCs/>
            <w:color w:val="000000" w:themeColor="text1"/>
          </w:rPr>
          <w:t>ped</w:t>
        </w:r>
        <w:r w:rsidR="009A4BE9" w:rsidRPr="00577BFD">
          <w:rPr>
            <w:bCs/>
            <w:color w:val="000000" w:themeColor="text1"/>
            <w:lang w:val="id-ID"/>
          </w:rPr>
          <w:t xml:space="preserve"> </w:t>
        </w:r>
      </w:ins>
      <w:del w:id="3480" w:author="Shamima Akter" w:date="2021-10-20T23:22:00Z">
        <w:r w:rsidR="003D050D" w:rsidRPr="00577BFD" w:rsidDel="007E0E73">
          <w:rPr>
            <w:bCs/>
            <w:color w:val="000000" w:themeColor="text1"/>
            <w:lang w:val="id-ID"/>
          </w:rPr>
          <w:delText xml:space="preserve">drastically up </w:delText>
        </w:r>
      </w:del>
      <w:r w:rsidR="003D050D" w:rsidRPr="00577BFD">
        <w:rPr>
          <w:bCs/>
          <w:color w:val="000000" w:themeColor="text1"/>
          <w:lang w:val="id-ID"/>
        </w:rPr>
        <w:t>to</w:t>
      </w:r>
      <w:ins w:id="3481" w:author="Shamima Akter" w:date="2021-10-20T23:25:00Z">
        <w:r w:rsidR="009A4BE9">
          <w:rPr>
            <w:bCs/>
            <w:color w:val="000000" w:themeColor="text1"/>
          </w:rPr>
          <w:t xml:space="preserve"> ~</w:t>
        </w:r>
      </w:ins>
      <w:r w:rsidR="003D050D" w:rsidRPr="00577BFD">
        <w:rPr>
          <w:bCs/>
          <w:color w:val="000000" w:themeColor="text1"/>
          <w:lang w:val="id-ID"/>
        </w:rPr>
        <w:t xml:space="preserve"> </w:t>
      </w:r>
      <w:del w:id="3482" w:author="Shamima Akter" w:date="2021-10-20T23:25:00Z">
        <w:r w:rsidR="003D050D" w:rsidRPr="00577BFD" w:rsidDel="009A4BE9">
          <w:rPr>
            <w:bCs/>
            <w:color w:val="000000" w:themeColor="text1"/>
            <w:lang w:val="id-ID"/>
          </w:rPr>
          <w:delText>0.65</w:delText>
        </w:r>
      </w:del>
      <w:ins w:id="3483" w:author="Shamima Akter" w:date="2021-10-20T23:25:00Z">
        <w:r w:rsidR="009A4BE9">
          <w:rPr>
            <w:bCs/>
            <w:color w:val="000000" w:themeColor="text1"/>
          </w:rPr>
          <w:t>60</w:t>
        </w:r>
      </w:ins>
      <w:ins w:id="3484" w:author="Shamima Akter" w:date="2021-10-20T23:26:00Z">
        <w:r w:rsidR="009A4BE9">
          <w:rPr>
            <w:bCs/>
            <w:color w:val="000000" w:themeColor="text1"/>
          </w:rPr>
          <w:t>-80%</w:t>
        </w:r>
      </w:ins>
      <w:r w:rsidR="00E251A3">
        <w:rPr>
          <w:bCs/>
          <w:color w:val="000000" w:themeColor="text1"/>
        </w:rPr>
        <w:t xml:space="preserve"> for Bidirectional LSTM</w:t>
      </w:r>
      <w:ins w:id="3485" w:author="Shamima Akter" w:date="2021-10-20T23:23:00Z">
        <w:r w:rsidR="009A4BE9">
          <w:rPr>
            <w:bCs/>
            <w:color w:val="000000" w:themeColor="text1"/>
          </w:rPr>
          <w:t xml:space="preserve">, </w:t>
        </w:r>
      </w:ins>
      <w:ins w:id="3486" w:author="Shamima Akter" w:date="2021-10-20T23:24:00Z">
        <w:r w:rsidR="009A4BE9">
          <w:rPr>
            <w:bCs/>
            <w:color w:val="000000" w:themeColor="text1"/>
          </w:rPr>
          <w:t xml:space="preserve">GRU, </w:t>
        </w:r>
      </w:ins>
      <w:ins w:id="3487" w:author="Shamima Akter" w:date="2021-10-20T23:23:00Z">
        <w:r w:rsidR="009A4BE9">
          <w:rPr>
            <w:bCs/>
            <w:color w:val="000000" w:themeColor="text1"/>
          </w:rPr>
          <w:t xml:space="preserve">and LSTM, </w:t>
        </w:r>
      </w:ins>
      <w:del w:id="3488" w:author="Shamima Akter" w:date="2021-10-20T23:23:00Z">
        <w:r w:rsidR="00E251A3" w:rsidDel="009A4BE9">
          <w:rPr>
            <w:bCs/>
            <w:color w:val="000000" w:themeColor="text1"/>
          </w:rPr>
          <w:delText xml:space="preserve"> </w:delText>
        </w:r>
      </w:del>
      <w:r w:rsidR="00E251A3">
        <w:rPr>
          <w:bCs/>
          <w:color w:val="000000" w:themeColor="text1"/>
        </w:rPr>
        <w:t xml:space="preserve">and increased to </w:t>
      </w:r>
      <w:del w:id="3489" w:author="Shamima Akter" w:date="2021-10-20T23:24:00Z">
        <w:r w:rsidR="00E251A3" w:rsidDel="009A4BE9">
          <w:rPr>
            <w:bCs/>
            <w:color w:val="000000" w:themeColor="text1"/>
          </w:rPr>
          <w:delText>0.88</w:delText>
        </w:r>
      </w:del>
      <w:ins w:id="3490" w:author="Shamima Akter" w:date="2021-10-20T23:24:00Z">
        <w:r w:rsidR="009A4BE9">
          <w:rPr>
            <w:bCs/>
            <w:color w:val="000000" w:themeColor="text1"/>
          </w:rPr>
          <w:t xml:space="preserve">around 100% </w:t>
        </w:r>
      </w:ins>
      <w:del w:id="3491" w:author="Shamima Akter" w:date="2021-10-20T23:24:00Z">
        <w:r w:rsidR="00E251A3" w:rsidDel="009A4BE9">
          <w:rPr>
            <w:bCs/>
            <w:color w:val="000000" w:themeColor="text1"/>
          </w:rPr>
          <w:delText xml:space="preserve"> in </w:delText>
        </w:r>
        <w:r w:rsidR="00423865" w:rsidDel="009A4BE9">
          <w:rPr>
            <w:bCs/>
            <w:color w:val="000000" w:themeColor="text1"/>
          </w:rPr>
          <w:delText xml:space="preserve">the </w:delText>
        </w:r>
        <w:r w:rsidR="00E251A3" w:rsidDel="009A4BE9">
          <w:rPr>
            <w:bCs/>
            <w:color w:val="000000" w:themeColor="text1"/>
          </w:rPr>
          <w:delText xml:space="preserve">case of </w:delText>
        </w:r>
      </w:del>
      <w:ins w:id="3492" w:author="Shamima Akter" w:date="2021-10-20T23:24:00Z">
        <w:r w:rsidR="009A4BE9">
          <w:rPr>
            <w:bCs/>
            <w:color w:val="000000" w:themeColor="text1"/>
          </w:rPr>
          <w:t xml:space="preserve">for </w:t>
        </w:r>
      </w:ins>
      <w:r w:rsidR="00E251A3" w:rsidRPr="00577BFD">
        <w:rPr>
          <w:bCs/>
          <w:color w:val="000000" w:themeColor="text1"/>
          <w:lang w:val="id-ID"/>
        </w:rPr>
        <w:t>400 data</w:t>
      </w:r>
      <w:r w:rsidR="00E251A3">
        <w:rPr>
          <w:bCs/>
          <w:color w:val="000000" w:themeColor="text1"/>
        </w:rPr>
        <w:t xml:space="preserve"> </w:t>
      </w:r>
      <w:r w:rsidR="00E251A3" w:rsidRPr="00577BFD">
        <w:rPr>
          <w:bCs/>
          <w:color w:val="000000" w:themeColor="text1"/>
          <w:lang w:val="id-ID"/>
        </w:rPr>
        <w:t>set</w:t>
      </w:r>
      <w:del w:id="3493" w:author="Shamima Akter" w:date="2021-10-20T23:26:00Z">
        <w:r w:rsidR="00E251A3" w:rsidDel="009A4BE9">
          <w:rPr>
            <w:bCs/>
            <w:color w:val="000000" w:themeColor="text1"/>
          </w:rPr>
          <w:delText xml:space="preserve">. </w:delText>
        </w:r>
        <w:r w:rsidR="003D050D" w:rsidRPr="00577BFD" w:rsidDel="009A4BE9">
          <w:rPr>
            <w:bCs/>
            <w:color w:val="000000" w:themeColor="text1"/>
            <w:lang w:val="id-ID"/>
          </w:rPr>
          <w:delText xml:space="preserve">GRU and Bidirectional GRU </w:delText>
        </w:r>
        <w:r w:rsidR="00E251A3" w:rsidDel="009A4BE9">
          <w:rPr>
            <w:bCs/>
            <w:color w:val="000000" w:themeColor="text1"/>
          </w:rPr>
          <w:delText xml:space="preserve">showed </w:delText>
        </w:r>
        <w:r w:rsidR="00423865" w:rsidDel="009A4BE9">
          <w:rPr>
            <w:bCs/>
            <w:color w:val="000000" w:themeColor="text1"/>
          </w:rPr>
          <w:delText>a</w:delText>
        </w:r>
        <w:r w:rsidR="00E251A3" w:rsidDel="009A4BE9">
          <w:rPr>
            <w:bCs/>
            <w:color w:val="000000" w:themeColor="text1"/>
          </w:rPr>
          <w:delText xml:space="preserve"> similar trend for the same data set.</w:delText>
        </w:r>
      </w:del>
    </w:p>
    <w:p w14:paraId="173D60C8" w14:textId="77777777" w:rsidR="003D050D" w:rsidRPr="00CC4036" w:rsidRDefault="003D050D" w:rsidP="003D050D">
      <w:pPr>
        <w:pStyle w:val="TableTitle"/>
      </w:pPr>
    </w:p>
    <w:p w14:paraId="7D65EF9E" w14:textId="1C59AFB5" w:rsidR="003D050D" w:rsidRPr="003D050D" w:rsidRDefault="00A254C1" w:rsidP="003D050D">
      <w:pPr>
        <w:jc w:val="center"/>
      </w:pPr>
      <w:del w:id="3494" w:author="Shamima Akter" w:date="2021-10-21T21:38:00Z">
        <w:r w:rsidDel="00AA039D">
          <w:rPr>
            <w:noProof/>
          </w:rPr>
          <w:drawing>
            <wp:inline distT="0" distB="0" distL="0" distR="0" wp14:anchorId="2A8081EF" wp14:editId="37B686C0">
              <wp:extent cx="5962650" cy="316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3164205"/>
                      </a:xfrm>
                      <a:prstGeom prst="rect">
                        <a:avLst/>
                      </a:prstGeom>
                      <a:noFill/>
                    </pic:spPr>
                  </pic:pic>
                </a:graphicData>
              </a:graphic>
            </wp:inline>
          </w:drawing>
        </w:r>
      </w:del>
    </w:p>
    <w:p w14:paraId="4AA682B3" w14:textId="4F0D8C5F" w:rsidR="005C59F0" w:rsidRPr="004D5D39" w:rsidDel="00AA039D" w:rsidRDefault="005A62B8" w:rsidP="005A62B8">
      <w:pPr>
        <w:pStyle w:val="Caption"/>
        <w:rPr>
          <w:del w:id="3495" w:author="Shamima Akter" w:date="2021-10-21T21:38:00Z"/>
          <w:i w:val="0"/>
          <w:iCs w:val="0"/>
          <w:color w:val="000000" w:themeColor="text1"/>
          <w:sz w:val="18"/>
          <w:szCs w:val="18"/>
        </w:rPr>
      </w:pPr>
      <w:del w:id="3496" w:author="Shamima Akter" w:date="2021-10-21T21:38:00Z">
        <w:r w:rsidRPr="004D5D39" w:rsidDel="00AA039D">
          <w:rPr>
            <w:i w:val="0"/>
            <w:iCs w:val="0"/>
            <w:sz w:val="22"/>
            <w:szCs w:val="22"/>
          </w:rPr>
          <w:delText xml:space="preserve">Figure </w:delText>
        </w:r>
        <w:r w:rsidR="00A375CF" w:rsidRPr="004D5D39" w:rsidDel="00AA039D">
          <w:rPr>
            <w:i w:val="0"/>
            <w:iCs w:val="0"/>
            <w:sz w:val="22"/>
            <w:szCs w:val="22"/>
          </w:rPr>
          <w:fldChar w:fldCharType="begin"/>
        </w:r>
        <w:r w:rsidRPr="004D5D39" w:rsidDel="00AA039D">
          <w:rPr>
            <w:i w:val="0"/>
            <w:iCs w:val="0"/>
            <w:sz w:val="22"/>
            <w:szCs w:val="22"/>
          </w:rPr>
          <w:delInstrText xml:space="preserve"> SEQ Figure \* ARABIC </w:delInstrText>
        </w:r>
        <w:r w:rsidR="00A375CF" w:rsidRPr="004D5D39" w:rsidDel="00AA039D">
          <w:rPr>
            <w:i w:val="0"/>
            <w:iCs w:val="0"/>
            <w:sz w:val="22"/>
            <w:szCs w:val="22"/>
          </w:rPr>
          <w:fldChar w:fldCharType="separate"/>
        </w:r>
        <w:r w:rsidR="00D237DE" w:rsidDel="00AA039D">
          <w:rPr>
            <w:i w:val="0"/>
            <w:iCs w:val="0"/>
            <w:noProof/>
            <w:sz w:val="22"/>
            <w:szCs w:val="22"/>
          </w:rPr>
          <w:delText>16</w:delText>
        </w:r>
        <w:r w:rsidR="00A375CF" w:rsidRPr="004D5D39" w:rsidDel="00AA039D">
          <w:rPr>
            <w:i w:val="0"/>
            <w:iCs w:val="0"/>
            <w:sz w:val="22"/>
            <w:szCs w:val="22"/>
          </w:rPr>
          <w:fldChar w:fldCharType="end"/>
        </w:r>
        <w:r w:rsidRPr="004D5D39" w:rsidDel="00AA039D">
          <w:rPr>
            <w:i w:val="0"/>
            <w:iCs w:val="0"/>
            <w:sz w:val="22"/>
            <w:szCs w:val="22"/>
          </w:rPr>
          <w:delText xml:space="preserve">. </w:delText>
        </w:r>
        <w:r w:rsidR="003D050D" w:rsidRPr="004D5D39" w:rsidDel="00AA039D">
          <w:rPr>
            <w:i w:val="0"/>
            <w:iCs w:val="0"/>
            <w:color w:val="000000" w:themeColor="text1"/>
            <w:sz w:val="18"/>
            <w:szCs w:val="18"/>
          </w:rPr>
          <w:delText xml:space="preserve">Prediction ratio of all </w:delText>
        </w:r>
        <w:r w:rsidR="00A254C1" w:rsidDel="00AA039D">
          <w:rPr>
            <w:i w:val="0"/>
            <w:iCs w:val="0"/>
            <w:color w:val="000000" w:themeColor="text1"/>
            <w:sz w:val="18"/>
            <w:szCs w:val="18"/>
          </w:rPr>
          <w:delText>DL</w:delText>
        </w:r>
        <w:r w:rsidR="003D050D" w:rsidRPr="004D5D39" w:rsidDel="00AA039D">
          <w:rPr>
            <w:i w:val="0"/>
            <w:iCs w:val="0"/>
            <w:color w:val="000000" w:themeColor="text1"/>
            <w:sz w:val="18"/>
            <w:szCs w:val="18"/>
          </w:rPr>
          <w:delText xml:space="preserve"> models</w:delText>
        </w:r>
      </w:del>
    </w:p>
    <w:p w14:paraId="70F0E211" w14:textId="77777777" w:rsidR="003D050D" w:rsidRDefault="003D050D" w:rsidP="003D050D">
      <w:pPr>
        <w:rPr>
          <w:color w:val="000000" w:themeColor="text1"/>
          <w:sz w:val="14"/>
          <w:szCs w:val="14"/>
        </w:rPr>
      </w:pPr>
    </w:p>
    <w:p w14:paraId="641DAC98" w14:textId="77777777" w:rsidR="003D050D" w:rsidRDefault="003D050D" w:rsidP="003D050D">
      <w:pPr>
        <w:rPr>
          <w:color w:val="000000" w:themeColor="text1"/>
        </w:rPr>
        <w:sectPr w:rsidR="003D050D" w:rsidSect="003D050D">
          <w:type w:val="continuous"/>
          <w:pgSz w:w="11906" w:h="16838"/>
          <w:pgMar w:top="1296" w:right="734" w:bottom="1037" w:left="734" w:header="360" w:footer="634" w:gutter="0"/>
          <w:pgNumType w:start="1"/>
          <w:cols w:space="514"/>
          <w:formProt w:val="0"/>
          <w:titlePg/>
          <w:docGrid w:linePitch="360" w:charSpace="16384"/>
        </w:sectPr>
      </w:pPr>
    </w:p>
    <w:p w14:paraId="61733E53" w14:textId="77777777" w:rsidR="003D050D" w:rsidRPr="00546E37" w:rsidRDefault="003D050D" w:rsidP="003D050D">
      <w:pPr>
        <w:pStyle w:val="H2"/>
        <w:spacing w:before="0"/>
        <w:rPr>
          <w:color w:val="595959"/>
        </w:rPr>
      </w:pPr>
      <w:r w:rsidRPr="00546E37">
        <w:rPr>
          <w:color w:val="595959"/>
        </w:rPr>
        <w:t>E. COMPUTATION TIME</w:t>
      </w:r>
    </w:p>
    <w:p w14:paraId="1D2AE0B4" w14:textId="0781A4D0" w:rsidR="003D050D" w:rsidRDefault="005C0B0A" w:rsidP="00F4746A">
      <w:pPr>
        <w:spacing w:line="240" w:lineRule="exact"/>
        <w:jc w:val="both"/>
        <w:rPr>
          <w:bCs/>
          <w:color w:val="000000" w:themeColor="text1"/>
        </w:rPr>
      </w:pPr>
      <w:r w:rsidRPr="005C0B0A">
        <w:rPr>
          <w:bCs/>
          <w:color w:val="000000" w:themeColor="text1"/>
          <w:lang w:val="id-ID"/>
        </w:rPr>
        <w:t>Performance is also verified by calculating the computation time of all models.</w:t>
      </w:r>
      <w:r w:rsidR="003D050D" w:rsidRPr="00577BFD">
        <w:rPr>
          <w:bCs/>
          <w:color w:val="000000" w:themeColor="text1"/>
          <w:lang w:val="id-ID"/>
        </w:rPr>
        <w:t xml:space="preserve"> The time for the computation to predict CKD is considered for each model. The proposed ANN, MLP, and Simple RNN models showed low computation time</w:t>
      </w:r>
      <w:r w:rsidR="003D050D" w:rsidRPr="00577BFD">
        <w:rPr>
          <w:bCs/>
          <w:color w:val="000000" w:themeColor="text1"/>
        </w:rPr>
        <w:t xml:space="preserve"> i.e. </w:t>
      </w:r>
      <w:r w:rsidR="003D050D" w:rsidRPr="00577BFD">
        <w:rPr>
          <w:bCs/>
          <w:color w:val="000000" w:themeColor="text1"/>
          <w:lang w:val="id-ID"/>
        </w:rPr>
        <w:t xml:space="preserve">28 sec, 31 sec, and 38 sec </w:t>
      </w:r>
      <w:r w:rsidR="003D050D" w:rsidRPr="00577BFD">
        <w:rPr>
          <w:bCs/>
          <w:color w:val="000000" w:themeColor="text1"/>
        </w:rPr>
        <w:t xml:space="preserve">respectively that indicates </w:t>
      </w:r>
      <w:r w:rsidR="003D050D" w:rsidRPr="00577BFD">
        <w:rPr>
          <w:bCs/>
          <w:color w:val="000000" w:themeColor="text1"/>
          <w:lang w:val="id-ID"/>
        </w:rPr>
        <w:t xml:space="preserve">high </w:t>
      </w:r>
      <w:r w:rsidR="003D050D" w:rsidRPr="00577BFD">
        <w:rPr>
          <w:bCs/>
          <w:color w:val="000000" w:themeColor="text1"/>
          <w:lang w:val="id-ID"/>
        </w:rPr>
        <w:t>performance. Fig</w:t>
      </w:r>
      <w:proofErr w:type="spellStart"/>
      <w:r w:rsidR="003D050D">
        <w:rPr>
          <w:bCs/>
          <w:color w:val="000000" w:themeColor="text1"/>
        </w:rPr>
        <w:t>ure</w:t>
      </w:r>
      <w:proofErr w:type="spellEnd"/>
      <w:r w:rsidR="003D050D" w:rsidRPr="00577BFD">
        <w:rPr>
          <w:bCs/>
          <w:color w:val="000000" w:themeColor="text1"/>
          <w:lang w:val="id-ID"/>
        </w:rPr>
        <w:t xml:space="preserve"> 1</w:t>
      </w:r>
      <w:r w:rsidR="008F625E">
        <w:rPr>
          <w:bCs/>
          <w:color w:val="000000" w:themeColor="text1"/>
        </w:rPr>
        <w:t>5</w:t>
      </w:r>
      <w:r w:rsidR="003D050D">
        <w:rPr>
          <w:bCs/>
          <w:color w:val="000000" w:themeColor="text1"/>
        </w:rPr>
        <w:t xml:space="preserve"> </w:t>
      </w:r>
      <w:r w:rsidR="00D83973">
        <w:rPr>
          <w:bCs/>
          <w:color w:val="000000" w:themeColor="text1"/>
        </w:rPr>
        <w:t>d</w:t>
      </w:r>
      <w:r w:rsidR="003D050D" w:rsidRPr="00577BFD">
        <w:rPr>
          <w:bCs/>
          <w:color w:val="000000" w:themeColor="text1"/>
          <w:lang w:val="id-ID"/>
        </w:rPr>
        <w:t xml:space="preserve">emonstrates the computational time of the implemented </w:t>
      </w:r>
      <w:r w:rsidR="008F625E">
        <w:rPr>
          <w:bCs/>
          <w:color w:val="000000" w:themeColor="text1"/>
        </w:rPr>
        <w:t>seven</w:t>
      </w:r>
      <w:r w:rsidR="008F625E" w:rsidRPr="00577BFD">
        <w:rPr>
          <w:bCs/>
          <w:color w:val="000000" w:themeColor="text1"/>
          <w:lang w:val="id-ID"/>
        </w:rPr>
        <w:t xml:space="preserve"> </w:t>
      </w:r>
      <w:r w:rsidR="003D050D" w:rsidRPr="00577BFD">
        <w:rPr>
          <w:bCs/>
          <w:color w:val="000000" w:themeColor="text1"/>
          <w:lang w:val="id-ID"/>
        </w:rPr>
        <w:t>DL models. GRU took the highest time;107 sec, LSTM, Bidirectional LSTM, and Bidirectional GRU completed the prediction or classification in moderate time: 62</w:t>
      </w:r>
      <w:r w:rsidR="008F625E">
        <w:rPr>
          <w:bCs/>
          <w:color w:val="000000" w:themeColor="text1"/>
        </w:rPr>
        <w:t xml:space="preserve"> </w:t>
      </w:r>
      <w:r w:rsidR="003D050D" w:rsidRPr="00577BFD">
        <w:rPr>
          <w:bCs/>
          <w:color w:val="000000" w:themeColor="text1"/>
          <w:lang w:val="id-ID"/>
        </w:rPr>
        <w:t>sec,</w:t>
      </w:r>
      <w:r w:rsidR="008F625E">
        <w:rPr>
          <w:bCs/>
          <w:color w:val="000000" w:themeColor="text1"/>
        </w:rPr>
        <w:t xml:space="preserve"> </w:t>
      </w:r>
      <w:r w:rsidR="003D050D" w:rsidRPr="00577BFD">
        <w:rPr>
          <w:bCs/>
          <w:color w:val="000000" w:themeColor="text1"/>
          <w:lang w:val="id-ID"/>
        </w:rPr>
        <w:t>69 sec, and 86 sec respectively.</w:t>
      </w:r>
    </w:p>
    <w:p w14:paraId="10FB181C" w14:textId="77777777" w:rsidR="003D050D" w:rsidRDefault="003D050D" w:rsidP="003D050D">
      <w:pPr>
        <w:jc w:val="both"/>
        <w:rPr>
          <w:bCs/>
          <w:color w:val="000000" w:themeColor="text1"/>
        </w:rPr>
      </w:pPr>
    </w:p>
    <w:p w14:paraId="0BD89EED" w14:textId="77777777" w:rsidR="003D050D" w:rsidRDefault="003D050D" w:rsidP="003D050D">
      <w:pPr>
        <w:jc w:val="both"/>
        <w:rPr>
          <w:bCs/>
          <w:color w:val="000000" w:themeColor="text1"/>
        </w:rPr>
        <w:sectPr w:rsidR="003D050D" w:rsidSect="003D050D">
          <w:type w:val="continuous"/>
          <w:pgSz w:w="11906" w:h="16838"/>
          <w:pgMar w:top="1296" w:right="734" w:bottom="1037" w:left="734" w:header="360" w:footer="634" w:gutter="0"/>
          <w:pgNumType w:start="1"/>
          <w:cols w:num="2" w:space="514"/>
          <w:formProt w:val="0"/>
          <w:titlePg/>
          <w:docGrid w:linePitch="360" w:charSpace="16384"/>
        </w:sectPr>
      </w:pPr>
    </w:p>
    <w:p w14:paraId="105598C8" w14:textId="2542CB55" w:rsidR="003D050D" w:rsidRDefault="00BF38D7" w:rsidP="009D2495">
      <w:pPr>
        <w:jc w:val="center"/>
        <w:rPr>
          <w:bCs/>
          <w:color w:val="000000" w:themeColor="text1"/>
        </w:rPr>
      </w:pPr>
      <w:ins w:id="3497" w:author="Shamima Akter" w:date="2021-10-21T23:52:00Z">
        <w:r>
          <w:rPr>
            <w:bCs/>
            <w:noProof/>
            <w:color w:val="000000" w:themeColor="text1"/>
          </w:rPr>
          <w:lastRenderedPageBreak/>
          <w:drawing>
            <wp:inline distT="0" distB="0" distL="0" distR="0" wp14:anchorId="0E7F5353" wp14:editId="44D2E02F">
              <wp:extent cx="5762625" cy="3457575"/>
              <wp:effectExtent l="0" t="0" r="9525" b="952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rotWithShape="1">
                      <a:blip r:embed="rId46" cstate="print">
                        <a:extLst>
                          <a:ext uri="{28A0092B-C50C-407E-A947-70E740481C1C}">
                            <a14:useLocalDpi xmlns:a14="http://schemas.microsoft.com/office/drawing/2010/main" val="0"/>
                          </a:ext>
                        </a:extLst>
                      </a:blip>
                      <a:srcRect l="6754" t="8277" r="8316"/>
                      <a:stretch/>
                    </pic:blipFill>
                    <pic:spPr bwMode="auto">
                      <a:xfrm>
                        <a:off x="0" y="0"/>
                        <a:ext cx="5762625" cy="3457575"/>
                      </a:xfrm>
                      <a:prstGeom prst="rect">
                        <a:avLst/>
                      </a:prstGeom>
                      <a:ln>
                        <a:noFill/>
                      </a:ln>
                      <a:extLst>
                        <a:ext uri="{53640926-AAD7-44D8-BBD7-CCE9431645EC}">
                          <a14:shadowObscured xmlns:a14="http://schemas.microsoft.com/office/drawing/2010/main"/>
                        </a:ext>
                      </a:extLst>
                    </pic:spPr>
                  </pic:pic>
                </a:graphicData>
              </a:graphic>
            </wp:inline>
          </w:drawing>
        </w:r>
      </w:ins>
      <w:del w:id="3498" w:author="Shamima Akter" w:date="2021-10-21T00:30:00Z">
        <w:r w:rsidR="00EF13E1" w:rsidDel="00C01FA0">
          <w:rPr>
            <w:bCs/>
            <w:noProof/>
            <w:color w:val="000000" w:themeColor="text1"/>
          </w:rPr>
          <w:drawing>
            <wp:inline distT="0" distB="0" distL="0" distR="0" wp14:anchorId="730D5066" wp14:editId="4389D79C">
              <wp:extent cx="5866392" cy="2509775"/>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7875" cy="2518966"/>
                      </a:xfrm>
                      <a:prstGeom prst="rect">
                        <a:avLst/>
                      </a:prstGeom>
                      <a:noFill/>
                    </pic:spPr>
                  </pic:pic>
                </a:graphicData>
              </a:graphic>
            </wp:inline>
          </w:drawing>
        </w:r>
      </w:del>
    </w:p>
    <w:p w14:paraId="3446DE1F" w14:textId="4AC27D3E" w:rsidR="00B81441" w:rsidRDefault="002A3064" w:rsidP="005C59F0">
      <w:pPr>
        <w:jc w:val="both"/>
        <w:rPr>
          <w:rFonts w:eastAsia="Liberation Serif"/>
          <w:bCs/>
          <w:color w:val="000000" w:themeColor="text1"/>
        </w:rPr>
      </w:pPr>
      <w:r>
        <w:rPr>
          <w:noProof/>
        </w:rPr>
        <mc:AlternateContent>
          <mc:Choice Requires="wps">
            <w:drawing>
              <wp:anchor distT="0" distB="0" distL="114300" distR="114300" simplePos="0" relativeHeight="251668992" behindDoc="0" locked="0" layoutInCell="1" allowOverlap="1" wp14:anchorId="5629FFF3" wp14:editId="7BB6FD14">
                <wp:simplePos x="0" y="0"/>
                <wp:positionH relativeFrom="margin">
                  <wp:align>center</wp:align>
                </wp:positionH>
                <wp:positionV relativeFrom="paragraph">
                  <wp:posOffset>12700</wp:posOffset>
                </wp:positionV>
                <wp:extent cx="4803140" cy="2921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3140" cy="292100"/>
                        </a:xfrm>
                        <a:prstGeom prst="rect">
                          <a:avLst/>
                        </a:prstGeom>
                        <a:solidFill>
                          <a:prstClr val="white"/>
                        </a:solidFill>
                        <a:ln>
                          <a:noFill/>
                        </a:ln>
                      </wps:spPr>
                      <wps:txbx>
                        <w:txbxContent>
                          <w:p w14:paraId="062C3610" w14:textId="240D5DC6" w:rsidR="00641108" w:rsidRPr="004D5D39" w:rsidRDefault="00641108" w:rsidP="005A62B8">
                            <w:pPr>
                              <w:pStyle w:val="Caption"/>
                              <w:rPr>
                                <w:bCs/>
                                <w:i w:val="0"/>
                                <w:iCs w:val="0"/>
                                <w:noProof/>
                                <w:color w:val="000000" w:themeColor="text1"/>
                              </w:rPr>
                            </w:pPr>
                            <w:r w:rsidRPr="004D5D39">
                              <w:rPr>
                                <w:i w:val="0"/>
                                <w:iCs w:val="0"/>
                              </w:rPr>
                              <w:t xml:space="preserve">Figure </w:t>
                            </w:r>
                            <w:r w:rsidRPr="004D5D39">
                              <w:rPr>
                                <w:i w:val="0"/>
                                <w:iCs w:val="0"/>
                              </w:rPr>
                              <w:fldChar w:fldCharType="begin"/>
                            </w:r>
                            <w:r w:rsidRPr="004D5D39">
                              <w:rPr>
                                <w:i w:val="0"/>
                                <w:iCs w:val="0"/>
                              </w:rPr>
                              <w:instrText xml:space="preserve"> SEQ Figure \* ARABIC </w:instrText>
                            </w:r>
                            <w:r w:rsidRPr="004D5D39">
                              <w:rPr>
                                <w:i w:val="0"/>
                                <w:iCs w:val="0"/>
                              </w:rPr>
                              <w:fldChar w:fldCharType="separate"/>
                            </w:r>
                            <w:r w:rsidR="00D237DE">
                              <w:rPr>
                                <w:i w:val="0"/>
                                <w:iCs w:val="0"/>
                                <w:noProof/>
                              </w:rPr>
                              <w:t>17</w:t>
                            </w:r>
                            <w:r w:rsidRPr="004D5D39">
                              <w:rPr>
                                <w:i w:val="0"/>
                                <w:iCs w:val="0"/>
                              </w:rPr>
                              <w:fldChar w:fldCharType="end"/>
                            </w:r>
                            <w:r w:rsidRPr="004D5D39">
                              <w:rPr>
                                <w:i w:val="0"/>
                                <w:iCs w:val="0"/>
                              </w:rPr>
                              <w:t xml:space="preserve">. </w:t>
                            </w:r>
                            <w:r w:rsidR="00A254C1">
                              <w:rPr>
                                <w:i w:val="0"/>
                                <w:iCs w:val="0"/>
                              </w:rPr>
                              <w:t>C</w:t>
                            </w:r>
                            <w:r w:rsidRPr="004D5D39">
                              <w:rPr>
                                <w:i w:val="0"/>
                                <w:iCs w:val="0"/>
                              </w:rPr>
                              <w:t>omputational time of the DL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29FFF3" id="Text Box 10" o:spid="_x0000_s1028" type="#_x0000_t202" style="position:absolute;left:0;text-align:left;margin-left:0;margin-top:1pt;width:378.2pt;height:23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" stroked="f">
                <v:textbox style="mso-fit-shape-to-text:t" inset="0,0,0,0">
                  <w:txbxContent>
                    <w:p w14:paraId="062C3610" w14:textId="240D5DC6" w:rsidR="00641108" w:rsidRPr="004D5D39" w:rsidRDefault="00641108" w:rsidP="005A62B8">
                      <w:pPr>
                        <w:pStyle w:val="Caption"/>
                        <w:rPr>
                          <w:bCs/>
                          <w:i w:val="0"/>
                          <w:iCs w:val="0"/>
                          <w:noProof/>
                          <w:color w:val="000000" w:themeColor="text1"/>
                        </w:rPr>
                      </w:pPr>
                      <w:r w:rsidRPr="004D5D39">
                        <w:rPr>
                          <w:i w:val="0"/>
                          <w:iCs w:val="0"/>
                        </w:rPr>
                        <w:t xml:space="preserve">Figure </w:t>
                      </w:r>
                      <w:r w:rsidRPr="004D5D39">
                        <w:rPr>
                          <w:i w:val="0"/>
                          <w:iCs w:val="0"/>
                        </w:rPr>
                        <w:fldChar w:fldCharType="begin"/>
                      </w:r>
                      <w:r w:rsidRPr="004D5D39">
                        <w:rPr>
                          <w:i w:val="0"/>
                          <w:iCs w:val="0"/>
                        </w:rPr>
                        <w:instrText xml:space="preserve"> SEQ Figure \* ARABIC </w:instrText>
                      </w:r>
                      <w:r w:rsidRPr="004D5D39">
                        <w:rPr>
                          <w:i w:val="0"/>
                          <w:iCs w:val="0"/>
                        </w:rPr>
                        <w:fldChar w:fldCharType="separate"/>
                      </w:r>
                      <w:r w:rsidR="00D237DE">
                        <w:rPr>
                          <w:i w:val="0"/>
                          <w:iCs w:val="0"/>
                          <w:noProof/>
                        </w:rPr>
                        <w:t>17</w:t>
                      </w:r>
                      <w:r w:rsidRPr="004D5D39">
                        <w:rPr>
                          <w:i w:val="0"/>
                          <w:iCs w:val="0"/>
                        </w:rPr>
                        <w:fldChar w:fldCharType="end"/>
                      </w:r>
                      <w:r w:rsidRPr="004D5D39">
                        <w:rPr>
                          <w:i w:val="0"/>
                          <w:iCs w:val="0"/>
                        </w:rPr>
                        <w:t xml:space="preserve">. </w:t>
                      </w:r>
                      <w:r w:rsidR="00A254C1">
                        <w:rPr>
                          <w:i w:val="0"/>
                          <w:iCs w:val="0"/>
                        </w:rPr>
                        <w:t>C</w:t>
                      </w:r>
                      <w:r w:rsidRPr="004D5D39">
                        <w:rPr>
                          <w:i w:val="0"/>
                          <w:iCs w:val="0"/>
                        </w:rPr>
                        <w:t>omputational time of the DL models</w:t>
                      </w:r>
                    </w:p>
                  </w:txbxContent>
                </v:textbox>
                <w10:wrap anchorx="margin"/>
              </v:shape>
            </w:pict>
          </mc:Fallback>
        </mc:AlternateContent>
      </w:r>
    </w:p>
    <w:p w14:paraId="0AC3676E" w14:textId="460B53BA" w:rsidR="003D050D" w:rsidRDefault="003D050D" w:rsidP="003D050D">
      <w:pPr>
        <w:jc w:val="center"/>
        <w:rPr>
          <w:b/>
          <w:sz w:val="14"/>
          <w:szCs w:val="14"/>
        </w:rPr>
      </w:pPr>
    </w:p>
    <w:p w14:paraId="5B9E8B4C" w14:textId="6C52D3D3" w:rsidR="00E00629" w:rsidRDefault="00E00629" w:rsidP="003D050D">
      <w:pPr>
        <w:jc w:val="center"/>
        <w:rPr>
          <w:b/>
          <w:sz w:val="14"/>
          <w:szCs w:val="14"/>
        </w:rPr>
      </w:pPr>
    </w:p>
    <w:p w14:paraId="4095311A" w14:textId="77777777" w:rsidR="00E00629" w:rsidRDefault="00E00629" w:rsidP="003D050D">
      <w:pPr>
        <w:jc w:val="center"/>
        <w:rPr>
          <w:b/>
          <w:sz w:val="14"/>
          <w:szCs w:val="14"/>
        </w:rPr>
      </w:pPr>
    </w:p>
    <w:p w14:paraId="05638C81" w14:textId="77777777" w:rsidR="00CB06CC" w:rsidRDefault="00CB06CC" w:rsidP="00CB06CC">
      <w:pPr>
        <w:rPr>
          <w:rFonts w:eastAsia="Liberation Serif"/>
          <w:bCs/>
          <w:color w:val="000000" w:themeColor="text1"/>
        </w:rPr>
        <w:sectPr w:rsidR="00CB06CC" w:rsidSect="003D050D">
          <w:type w:val="continuous"/>
          <w:pgSz w:w="11906" w:h="16838"/>
          <w:pgMar w:top="1296" w:right="734" w:bottom="1037" w:left="734" w:header="360" w:footer="634" w:gutter="0"/>
          <w:pgNumType w:start="1"/>
          <w:cols w:space="514"/>
          <w:formProt w:val="0"/>
          <w:titlePg/>
          <w:docGrid w:linePitch="360" w:charSpace="16384"/>
        </w:sectPr>
      </w:pPr>
    </w:p>
    <w:p w14:paraId="662DCB4B" w14:textId="77777777" w:rsidR="00CB06CC" w:rsidRPr="00546E37" w:rsidRDefault="00CB06CC" w:rsidP="00CB06CC">
      <w:pPr>
        <w:pStyle w:val="H2"/>
        <w:spacing w:before="0"/>
        <w:rPr>
          <w:color w:val="595959"/>
        </w:rPr>
      </w:pPr>
      <w:r w:rsidRPr="00546E37">
        <w:rPr>
          <w:color w:val="595959"/>
        </w:rPr>
        <w:t>F. STATISTICAL TEST OF SIGNIFICANCE</w:t>
      </w:r>
    </w:p>
    <w:p w14:paraId="05DCF855" w14:textId="1A5E0CF7" w:rsidR="003D050D" w:rsidRDefault="00CB06CC" w:rsidP="00B81441">
      <w:pPr>
        <w:spacing w:line="240" w:lineRule="exact"/>
        <w:jc w:val="both"/>
        <w:rPr>
          <w:bCs/>
          <w:color w:val="000000" w:themeColor="text1"/>
        </w:rPr>
      </w:pPr>
      <w:r w:rsidRPr="00577BFD">
        <w:rPr>
          <w:bCs/>
          <w:color w:val="000000" w:themeColor="text1"/>
        </w:rPr>
        <w:t xml:space="preserve">We performed </w:t>
      </w:r>
      <w:r>
        <w:rPr>
          <w:bCs/>
          <w:color w:val="000000" w:themeColor="text1"/>
        </w:rPr>
        <w:t xml:space="preserve">a </w:t>
      </w:r>
      <w:r w:rsidRPr="00577BFD">
        <w:rPr>
          <w:bCs/>
          <w:color w:val="000000" w:themeColor="text1"/>
        </w:rPr>
        <w:t xml:space="preserve">statistical test of significance to </w:t>
      </w:r>
      <w:r w:rsidR="008F625E">
        <w:rPr>
          <w:bCs/>
          <w:color w:val="000000" w:themeColor="text1"/>
        </w:rPr>
        <w:t xml:space="preserve">validate </w:t>
      </w:r>
      <w:r w:rsidRPr="00577BFD">
        <w:rPr>
          <w:bCs/>
          <w:color w:val="000000" w:themeColor="text1"/>
        </w:rPr>
        <w:t>the findings that are likely is real, reliable, and not occurred by chance.</w:t>
      </w:r>
      <w:r w:rsidR="003F6819">
        <w:rPr>
          <w:bCs/>
          <w:color w:val="000000" w:themeColor="text1"/>
        </w:rPr>
        <w:t xml:space="preserve"> </w:t>
      </w:r>
      <w:r w:rsidRPr="00577BFD">
        <w:rPr>
          <w:bCs/>
          <w:color w:val="000000" w:themeColor="text1"/>
        </w:rPr>
        <w:t>To achieve so, the study used Wilcoxon signed</w:t>
      </w:r>
      <w:r>
        <w:rPr>
          <w:bCs/>
          <w:color w:val="000000" w:themeColor="text1"/>
        </w:rPr>
        <w:t>-</w:t>
      </w:r>
      <w:r w:rsidRPr="00577BFD">
        <w:rPr>
          <w:bCs/>
          <w:color w:val="000000" w:themeColor="text1"/>
        </w:rPr>
        <w:t>rank test and calculated p-values among all models</w:t>
      </w:r>
      <w:r w:rsidR="00F2118B">
        <w:rPr>
          <w:bCs/>
          <w:color w:val="000000" w:themeColor="text1"/>
        </w:rPr>
        <w:t xml:space="preserve"> based on accuracy</w:t>
      </w:r>
      <w:r w:rsidR="00EA4E6F">
        <w:rPr>
          <w:bCs/>
          <w:color w:val="000000" w:themeColor="text1"/>
        </w:rPr>
        <w:fldChar w:fldCharType="begin" w:fldLock="1"/>
      </w:r>
      <w:r w:rsidR="00AE59B7">
        <w:rPr>
          <w:bCs/>
          <w:color w:val="000000" w:themeColor="text1"/>
        </w:rPr>
        <w:instrText>ADDIN CSL_CITATION {"citationItems":[{"id":"ITEM-1","itemData":{"ISSN":"0006-341X","author":[{"dropping-particle":"","family":"Rosner","given":"Bernard","non-dropping-particle":"","parse-names":false,"suffix":""},{"dropping-particle":"","family":"Glynn","given":"Robert J","non-dropping-particle":"","parse-names":false,"suffix":""},{"dropping-particle":"","family":"Ting Lee","given":"Mei‐Ling","non-dropping-particle":"","parse-names":false,"suffix":""}],"container-title":"Biometrics","id":"ITEM-1","issue":"4","issued":{"date-parts":[["2003"]]},"page":"1089-1098","publisher":"Wiley Online Library","title":"Incorporation of clustering effects for the Wilcoxon rank sum test: a large‐sample approach","type":"article-journal","volume":"59"},"uris":["http://www.mendeley.com/documents/?uuid=39b6ec12-53a1-429c-9c22-d6cf3e62fabb"]}],"mendeley":{"formattedCitation":"[37]","plainTextFormattedCitation":"[37]","previouslyFormattedCitation":"[37]"},"properties":{"noteIndex":0},"schema":"https://github.com/citation-style-language/schema/raw/master/csl-citation.json"}</w:instrText>
      </w:r>
      <w:r w:rsidR="00EA4E6F">
        <w:rPr>
          <w:bCs/>
          <w:color w:val="000000" w:themeColor="text1"/>
        </w:rPr>
        <w:fldChar w:fldCharType="separate"/>
      </w:r>
      <w:r w:rsidR="00EA4E6F" w:rsidRPr="00EA4E6F">
        <w:rPr>
          <w:bCs/>
          <w:noProof/>
          <w:color w:val="000000" w:themeColor="text1"/>
        </w:rPr>
        <w:t>[37]</w:t>
      </w:r>
      <w:r w:rsidR="00EA4E6F">
        <w:rPr>
          <w:bCs/>
          <w:color w:val="000000" w:themeColor="text1"/>
        </w:rPr>
        <w:fldChar w:fldCharType="end"/>
      </w:r>
      <w:r w:rsidR="00F2118B">
        <w:rPr>
          <w:bCs/>
          <w:color w:val="000000" w:themeColor="text1"/>
        </w:rPr>
        <w:t>.</w:t>
      </w:r>
      <w:r w:rsidR="008F625E">
        <w:rPr>
          <w:bCs/>
          <w:color w:val="000000" w:themeColor="text1"/>
        </w:rPr>
        <w:t xml:space="preserve"> </w:t>
      </w:r>
      <w:r w:rsidRPr="00577BFD">
        <w:rPr>
          <w:bCs/>
          <w:color w:val="000000" w:themeColor="text1"/>
        </w:rPr>
        <w:t xml:space="preserve">Table 6 depicts the results of </w:t>
      </w:r>
      <w:r>
        <w:rPr>
          <w:bCs/>
          <w:color w:val="000000" w:themeColor="text1"/>
        </w:rPr>
        <w:t xml:space="preserve">the </w:t>
      </w:r>
      <w:r w:rsidRPr="00577BFD">
        <w:rPr>
          <w:bCs/>
          <w:color w:val="000000" w:themeColor="text1"/>
        </w:rPr>
        <w:t>p-value of pair</w:t>
      </w:r>
      <w:r>
        <w:rPr>
          <w:bCs/>
          <w:color w:val="000000" w:themeColor="text1"/>
        </w:rPr>
        <w:t>-</w:t>
      </w:r>
      <w:r w:rsidRPr="00577BFD">
        <w:rPr>
          <w:bCs/>
          <w:color w:val="000000" w:themeColor="text1"/>
        </w:rPr>
        <w:t xml:space="preserve">wise comparison of the models. To explain, </w:t>
      </w:r>
      <w:r w:rsidR="00423865">
        <w:rPr>
          <w:bCs/>
          <w:color w:val="000000" w:themeColor="text1"/>
        </w:rPr>
        <w:t xml:space="preserve">the </w:t>
      </w:r>
      <w:r w:rsidR="00F2118B">
        <w:rPr>
          <w:bCs/>
          <w:color w:val="000000" w:themeColor="text1"/>
        </w:rPr>
        <w:t>p</w:t>
      </w:r>
      <w:r w:rsidRPr="00577BFD">
        <w:rPr>
          <w:bCs/>
          <w:color w:val="000000" w:themeColor="text1"/>
        </w:rPr>
        <w:t>-value among ANN and other models</w:t>
      </w:r>
      <w:r w:rsidR="00F2118B">
        <w:rPr>
          <w:bCs/>
          <w:color w:val="000000" w:themeColor="text1"/>
        </w:rPr>
        <w:t xml:space="preserve"> (</w:t>
      </w:r>
      <w:r w:rsidRPr="00577BFD">
        <w:rPr>
          <w:bCs/>
          <w:color w:val="000000" w:themeColor="text1"/>
        </w:rPr>
        <w:t xml:space="preserve">LSTM, Bidirectional LSTM, GRU, </w:t>
      </w:r>
      <w:r w:rsidRPr="00577BFD">
        <w:rPr>
          <w:bCs/>
          <w:color w:val="000000" w:themeColor="text1"/>
        </w:rPr>
        <w:t>Bidirectional GRU</w:t>
      </w:r>
      <w:r w:rsidR="00F2118B">
        <w:rPr>
          <w:bCs/>
          <w:color w:val="000000" w:themeColor="text1"/>
        </w:rPr>
        <w:t>)</w:t>
      </w:r>
      <w:r w:rsidRPr="00577BFD">
        <w:rPr>
          <w:bCs/>
          <w:color w:val="000000" w:themeColor="text1"/>
        </w:rPr>
        <w:t xml:space="preserve"> </w:t>
      </w:r>
      <w:r w:rsidR="00F2118B">
        <w:rPr>
          <w:bCs/>
          <w:color w:val="000000" w:themeColor="text1"/>
        </w:rPr>
        <w:t>is</w:t>
      </w:r>
      <w:r w:rsidR="00F2118B" w:rsidRPr="00577BFD">
        <w:rPr>
          <w:bCs/>
          <w:color w:val="000000" w:themeColor="text1"/>
        </w:rPr>
        <w:t xml:space="preserve"> </w:t>
      </w:r>
      <w:r w:rsidRPr="00577BFD">
        <w:rPr>
          <w:bCs/>
          <w:color w:val="000000" w:themeColor="text1"/>
        </w:rPr>
        <w:t xml:space="preserve">lower than 0.05 (p-value ~0.005- 0.006) whereas </w:t>
      </w:r>
      <w:r>
        <w:rPr>
          <w:bCs/>
          <w:color w:val="000000" w:themeColor="text1"/>
        </w:rPr>
        <w:t xml:space="preserve">the </w:t>
      </w:r>
      <w:r w:rsidRPr="00577BFD">
        <w:rPr>
          <w:bCs/>
          <w:color w:val="000000" w:themeColor="text1"/>
        </w:rPr>
        <w:t xml:space="preserve">p-value among ANN and two other models </w:t>
      </w:r>
      <w:r w:rsidR="00F2118B">
        <w:rPr>
          <w:bCs/>
          <w:color w:val="000000" w:themeColor="text1"/>
        </w:rPr>
        <w:t>(</w:t>
      </w:r>
      <w:proofErr w:type="spellStart"/>
      <w:r w:rsidR="00F2118B">
        <w:rPr>
          <w:bCs/>
          <w:color w:val="000000" w:themeColor="text1"/>
        </w:rPr>
        <w:t>S</w:t>
      </w:r>
      <w:r w:rsidRPr="00577BFD">
        <w:rPr>
          <w:bCs/>
          <w:color w:val="000000" w:themeColor="text1"/>
        </w:rPr>
        <w:t>impleRNN</w:t>
      </w:r>
      <w:proofErr w:type="spellEnd"/>
      <w:r w:rsidRPr="00577BFD">
        <w:rPr>
          <w:bCs/>
          <w:color w:val="000000" w:themeColor="text1"/>
        </w:rPr>
        <w:t xml:space="preserve"> and MLP</w:t>
      </w:r>
      <w:r w:rsidR="00F2118B">
        <w:rPr>
          <w:bCs/>
          <w:color w:val="000000" w:themeColor="text1"/>
        </w:rPr>
        <w:t>)</w:t>
      </w:r>
      <w:r w:rsidRPr="00577BFD">
        <w:rPr>
          <w:bCs/>
          <w:color w:val="000000" w:themeColor="text1"/>
        </w:rPr>
        <w:t xml:space="preserve"> </w:t>
      </w:r>
      <w:r w:rsidR="00F2118B">
        <w:rPr>
          <w:bCs/>
          <w:color w:val="000000" w:themeColor="text1"/>
        </w:rPr>
        <w:t xml:space="preserve">is </w:t>
      </w:r>
      <w:r w:rsidR="00F2118B" w:rsidRPr="00577BFD">
        <w:rPr>
          <w:bCs/>
          <w:color w:val="000000" w:themeColor="text1"/>
        </w:rPr>
        <w:t>greater</w:t>
      </w:r>
      <w:r w:rsidRPr="00577BFD">
        <w:rPr>
          <w:bCs/>
          <w:color w:val="000000" w:themeColor="text1"/>
        </w:rPr>
        <w:t xml:space="preserve"> tha</w:t>
      </w:r>
      <w:r>
        <w:rPr>
          <w:bCs/>
          <w:color w:val="000000" w:themeColor="text1"/>
        </w:rPr>
        <w:t>n</w:t>
      </w:r>
      <w:r w:rsidRPr="00577BFD">
        <w:rPr>
          <w:bCs/>
          <w:color w:val="000000" w:themeColor="text1"/>
        </w:rPr>
        <w:t xml:space="preserve"> 0.05 (p-value ~0.07- 0.15). Similar results were observed for </w:t>
      </w:r>
      <w:proofErr w:type="spellStart"/>
      <w:r w:rsidR="00F2118B">
        <w:rPr>
          <w:bCs/>
          <w:color w:val="000000" w:themeColor="text1"/>
        </w:rPr>
        <w:t>S</w:t>
      </w:r>
      <w:r w:rsidRPr="00577BFD">
        <w:rPr>
          <w:bCs/>
          <w:color w:val="000000" w:themeColor="text1"/>
        </w:rPr>
        <w:t>impleRNN</w:t>
      </w:r>
      <w:proofErr w:type="spellEnd"/>
      <w:r w:rsidRPr="00577BFD">
        <w:rPr>
          <w:bCs/>
          <w:color w:val="000000" w:themeColor="text1"/>
        </w:rPr>
        <w:t xml:space="preserve"> and MLP. Hence, the observed accuracy of ANN, MLP</w:t>
      </w:r>
      <w:r>
        <w:rPr>
          <w:bCs/>
          <w:color w:val="000000" w:themeColor="text1"/>
        </w:rPr>
        <w:t>,</w:t>
      </w:r>
      <w:r w:rsidRPr="00577BFD">
        <w:rPr>
          <w:bCs/>
          <w:color w:val="000000" w:themeColor="text1"/>
        </w:rPr>
        <w:t xml:space="preserve"> and Simple RNN is significantly higher </w:t>
      </w:r>
      <w:r>
        <w:rPr>
          <w:bCs/>
          <w:color w:val="000000" w:themeColor="text1"/>
        </w:rPr>
        <w:t xml:space="preserve">than </w:t>
      </w:r>
      <w:r w:rsidRPr="00577BFD">
        <w:rPr>
          <w:bCs/>
          <w:color w:val="000000" w:themeColor="text1"/>
        </w:rPr>
        <w:t xml:space="preserve">that of other models </w:t>
      </w:r>
      <w:r w:rsidR="00423865">
        <w:rPr>
          <w:bCs/>
          <w:color w:val="000000" w:themeColor="text1"/>
        </w:rPr>
        <w:t xml:space="preserve">to </w:t>
      </w:r>
      <w:r w:rsidRPr="00577BFD">
        <w:rPr>
          <w:bCs/>
          <w:color w:val="000000" w:themeColor="text1"/>
        </w:rPr>
        <w:t>validat</w:t>
      </w:r>
      <w:r w:rsidR="00F2118B">
        <w:rPr>
          <w:bCs/>
          <w:color w:val="000000" w:themeColor="text1"/>
        </w:rPr>
        <w:t xml:space="preserve">e </w:t>
      </w:r>
      <w:r w:rsidRPr="00577BFD">
        <w:rPr>
          <w:bCs/>
          <w:color w:val="000000" w:themeColor="text1"/>
        </w:rPr>
        <w:t xml:space="preserve">the outcome from the previous </w:t>
      </w:r>
      <w:r w:rsidR="00F2118B">
        <w:rPr>
          <w:bCs/>
          <w:color w:val="000000" w:themeColor="text1"/>
        </w:rPr>
        <w:t>findings.</w:t>
      </w:r>
    </w:p>
    <w:p w14:paraId="092F8091" w14:textId="77777777" w:rsidR="00CB06CC" w:rsidRDefault="00CB06CC" w:rsidP="00CB06CC">
      <w:pPr>
        <w:jc w:val="both"/>
        <w:rPr>
          <w:bCs/>
          <w:color w:val="000000" w:themeColor="text1"/>
        </w:rPr>
        <w:sectPr w:rsidR="00CB06CC" w:rsidSect="00CB06CC">
          <w:type w:val="continuous"/>
          <w:pgSz w:w="11906" w:h="16838"/>
          <w:pgMar w:top="1296" w:right="734" w:bottom="1037" w:left="734" w:header="360" w:footer="634" w:gutter="0"/>
          <w:pgNumType w:start="1"/>
          <w:cols w:num="2" w:space="514"/>
          <w:formProt w:val="0"/>
          <w:titlePg/>
          <w:docGrid w:linePitch="360" w:charSpace="16384"/>
        </w:sectPr>
      </w:pPr>
    </w:p>
    <w:p w14:paraId="7E63EA2D" w14:textId="77777777" w:rsidR="00B83282" w:rsidRDefault="00B83282" w:rsidP="00B81441">
      <w:pPr>
        <w:pStyle w:val="Caption"/>
        <w:spacing w:line="240" w:lineRule="auto"/>
      </w:pPr>
    </w:p>
    <w:p w14:paraId="5A1BC6B1" w14:textId="570CE827" w:rsidR="00CB06CC" w:rsidRPr="00A267BE" w:rsidRDefault="005F0012" w:rsidP="00B81441">
      <w:pPr>
        <w:pStyle w:val="Caption"/>
        <w:spacing w:line="240" w:lineRule="auto"/>
        <w:rPr>
          <w:i w:val="0"/>
          <w:iCs w:val="0"/>
        </w:rPr>
      </w:pPr>
      <w:r w:rsidRPr="00A267BE">
        <w:rPr>
          <w:i w:val="0"/>
          <w:iCs w:val="0"/>
        </w:rPr>
        <w:t xml:space="preserve">Table </w:t>
      </w:r>
      <w:r w:rsidR="00A375CF" w:rsidRPr="00A267BE">
        <w:rPr>
          <w:i w:val="0"/>
          <w:iCs w:val="0"/>
        </w:rPr>
        <w:fldChar w:fldCharType="begin"/>
      </w:r>
      <w:r w:rsidR="00C469D7" w:rsidRPr="00A267BE">
        <w:rPr>
          <w:i w:val="0"/>
          <w:iCs w:val="0"/>
        </w:rPr>
        <w:instrText xml:space="preserve"> SEQ Table \* ARABIC </w:instrText>
      </w:r>
      <w:r w:rsidR="00A375CF" w:rsidRPr="00A267BE">
        <w:rPr>
          <w:i w:val="0"/>
          <w:iCs w:val="0"/>
        </w:rPr>
        <w:fldChar w:fldCharType="separate"/>
      </w:r>
      <w:r w:rsidR="00E33931">
        <w:rPr>
          <w:i w:val="0"/>
          <w:iCs w:val="0"/>
          <w:noProof/>
        </w:rPr>
        <w:t>5</w:t>
      </w:r>
      <w:r w:rsidR="00A375CF" w:rsidRPr="00A267BE">
        <w:rPr>
          <w:i w:val="0"/>
          <w:iCs w:val="0"/>
          <w:noProof/>
        </w:rPr>
        <w:fldChar w:fldCharType="end"/>
      </w:r>
      <w:r w:rsidRPr="00A267BE">
        <w:rPr>
          <w:i w:val="0"/>
          <w:iCs w:val="0"/>
        </w:rPr>
        <w:t xml:space="preserve">. </w:t>
      </w:r>
      <w:r w:rsidR="00A267BE" w:rsidRPr="00A267BE">
        <w:rPr>
          <w:i w:val="0"/>
          <w:iCs w:val="0"/>
        </w:rPr>
        <w:t xml:space="preserve">Wilcoxon </w:t>
      </w:r>
      <w:r w:rsidR="00F2118B">
        <w:rPr>
          <w:i w:val="0"/>
          <w:iCs w:val="0"/>
        </w:rPr>
        <w:t>signed -rank</w:t>
      </w:r>
      <w:r w:rsidR="00FD4E92">
        <w:rPr>
          <w:i w:val="0"/>
          <w:iCs w:val="0"/>
        </w:rPr>
        <w:t xml:space="preserve"> </w:t>
      </w:r>
      <w:r w:rsidR="00A267BE" w:rsidRPr="00A267BE">
        <w:rPr>
          <w:i w:val="0"/>
          <w:iCs w:val="0"/>
        </w:rPr>
        <w:t xml:space="preserve">test </w:t>
      </w:r>
      <w:r w:rsidR="00CB06CC" w:rsidRPr="00A267BE">
        <w:rPr>
          <w:i w:val="0"/>
          <w:iCs w:val="0"/>
        </w:rPr>
        <w:t>results</w:t>
      </w:r>
    </w:p>
    <w:tbl>
      <w:tblPr>
        <w:tblW w:w="4144" w:type="pct"/>
        <w:tblInd w:w="918" w:type="dxa"/>
        <w:tblLayout w:type="fixed"/>
        <w:tblLook w:val="04A0" w:firstRow="1" w:lastRow="0" w:firstColumn="1" w:lastColumn="0" w:noHBand="0" w:noVBand="1"/>
      </w:tblPr>
      <w:tblGrid>
        <w:gridCol w:w="1237"/>
        <w:gridCol w:w="1058"/>
        <w:gridCol w:w="1058"/>
        <w:gridCol w:w="1058"/>
        <w:gridCol w:w="1058"/>
        <w:gridCol w:w="1058"/>
        <w:gridCol w:w="1058"/>
        <w:gridCol w:w="1058"/>
      </w:tblGrid>
      <w:tr w:rsidR="00CB06CC" w:rsidRPr="001E1717" w14:paraId="7AD16AA5" w14:textId="77777777" w:rsidTr="00FD4E92">
        <w:trPr>
          <w:trHeight w:val="432"/>
        </w:trPr>
        <w:tc>
          <w:tcPr>
            <w:tcW w:w="716" w:type="pct"/>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8A9F7C" w14:textId="77777777" w:rsidR="00CB06CC" w:rsidRPr="001E1717" w:rsidRDefault="00CB06CC" w:rsidP="009D3D98">
            <w:pPr>
              <w:suppressAutoHyphens w:val="0"/>
              <w:jc w:val="center"/>
              <w:rPr>
                <w:color w:val="000000"/>
                <w:sz w:val="16"/>
                <w:szCs w:val="16"/>
              </w:rPr>
            </w:pPr>
            <w:bookmarkStart w:id="3499" w:name="_Hlk81691353"/>
            <w:r w:rsidRPr="001E1717">
              <w:rPr>
                <w:color w:val="000000"/>
                <w:sz w:val="16"/>
                <w:szCs w:val="16"/>
              </w:rPr>
              <w:t>Models</w:t>
            </w:r>
          </w:p>
        </w:tc>
        <w:tc>
          <w:tcPr>
            <w:tcW w:w="612" w:type="pct"/>
            <w:tcBorders>
              <w:top w:val="single" w:sz="4" w:space="0" w:color="auto"/>
              <w:left w:val="nil"/>
              <w:bottom w:val="single" w:sz="4" w:space="0" w:color="auto"/>
              <w:right w:val="single" w:sz="4" w:space="0" w:color="auto"/>
            </w:tcBorders>
            <w:shd w:val="clear" w:color="000000" w:fill="F2F2F2"/>
            <w:noWrap/>
            <w:vAlign w:val="center"/>
            <w:hideMark/>
          </w:tcPr>
          <w:p w14:paraId="141540E0" w14:textId="77777777" w:rsidR="00CB06CC" w:rsidRPr="001E1717" w:rsidRDefault="00CB06CC" w:rsidP="00322F27">
            <w:pPr>
              <w:suppressAutoHyphens w:val="0"/>
              <w:jc w:val="center"/>
              <w:rPr>
                <w:color w:val="000000"/>
                <w:sz w:val="16"/>
                <w:szCs w:val="16"/>
              </w:rPr>
            </w:pPr>
            <w:r w:rsidRPr="001E1717">
              <w:rPr>
                <w:color w:val="000000"/>
                <w:sz w:val="16"/>
                <w:szCs w:val="16"/>
              </w:rPr>
              <w:t>ANN</w:t>
            </w:r>
          </w:p>
        </w:tc>
        <w:tc>
          <w:tcPr>
            <w:tcW w:w="612" w:type="pct"/>
            <w:tcBorders>
              <w:top w:val="single" w:sz="4" w:space="0" w:color="auto"/>
              <w:left w:val="nil"/>
              <w:bottom w:val="single" w:sz="4" w:space="0" w:color="auto"/>
              <w:right w:val="single" w:sz="4" w:space="0" w:color="auto"/>
            </w:tcBorders>
            <w:shd w:val="clear" w:color="000000" w:fill="F2F2F2"/>
            <w:noWrap/>
            <w:vAlign w:val="center"/>
            <w:hideMark/>
          </w:tcPr>
          <w:p w14:paraId="0E668946" w14:textId="77777777" w:rsidR="00CB06CC" w:rsidRPr="001E1717" w:rsidRDefault="00CB06CC" w:rsidP="00322F27">
            <w:pPr>
              <w:suppressAutoHyphens w:val="0"/>
              <w:jc w:val="center"/>
              <w:rPr>
                <w:color w:val="000000"/>
                <w:sz w:val="16"/>
                <w:szCs w:val="16"/>
              </w:rPr>
            </w:pPr>
            <w:r w:rsidRPr="001E1717">
              <w:rPr>
                <w:color w:val="000000"/>
                <w:sz w:val="16"/>
                <w:szCs w:val="16"/>
              </w:rPr>
              <w:t>LSTM</w:t>
            </w:r>
          </w:p>
        </w:tc>
        <w:tc>
          <w:tcPr>
            <w:tcW w:w="612" w:type="pct"/>
            <w:tcBorders>
              <w:top w:val="single" w:sz="4" w:space="0" w:color="auto"/>
              <w:left w:val="nil"/>
              <w:bottom w:val="single" w:sz="4" w:space="0" w:color="auto"/>
              <w:right w:val="single" w:sz="4" w:space="0" w:color="auto"/>
            </w:tcBorders>
            <w:shd w:val="clear" w:color="000000" w:fill="F2F2F2"/>
            <w:vAlign w:val="center"/>
            <w:hideMark/>
          </w:tcPr>
          <w:p w14:paraId="0EAD093E" w14:textId="77777777" w:rsidR="00CB06CC" w:rsidRPr="001E1717" w:rsidRDefault="00CB06CC" w:rsidP="00322F27">
            <w:pPr>
              <w:suppressAutoHyphens w:val="0"/>
              <w:jc w:val="center"/>
              <w:rPr>
                <w:color w:val="000000"/>
                <w:sz w:val="16"/>
                <w:szCs w:val="16"/>
              </w:rPr>
            </w:pPr>
            <w:r w:rsidRPr="001E1717">
              <w:rPr>
                <w:color w:val="000000"/>
                <w:sz w:val="16"/>
                <w:szCs w:val="16"/>
              </w:rPr>
              <w:t>Bidirectional LSTM</w:t>
            </w:r>
          </w:p>
        </w:tc>
        <w:tc>
          <w:tcPr>
            <w:tcW w:w="612" w:type="pct"/>
            <w:tcBorders>
              <w:top w:val="single" w:sz="4" w:space="0" w:color="auto"/>
              <w:left w:val="nil"/>
              <w:bottom w:val="single" w:sz="4" w:space="0" w:color="auto"/>
              <w:right w:val="single" w:sz="4" w:space="0" w:color="auto"/>
            </w:tcBorders>
            <w:shd w:val="clear" w:color="000000" w:fill="F2F2F2"/>
            <w:noWrap/>
            <w:vAlign w:val="center"/>
            <w:hideMark/>
          </w:tcPr>
          <w:p w14:paraId="1F483597" w14:textId="77777777" w:rsidR="00CB06CC" w:rsidRPr="001E1717" w:rsidRDefault="00CB06CC" w:rsidP="00322F27">
            <w:pPr>
              <w:suppressAutoHyphens w:val="0"/>
              <w:jc w:val="center"/>
              <w:rPr>
                <w:color w:val="000000"/>
                <w:sz w:val="16"/>
                <w:szCs w:val="16"/>
              </w:rPr>
            </w:pPr>
            <w:r w:rsidRPr="001E1717">
              <w:rPr>
                <w:color w:val="000000"/>
                <w:sz w:val="16"/>
                <w:szCs w:val="16"/>
              </w:rPr>
              <w:t>GRU</w:t>
            </w:r>
          </w:p>
        </w:tc>
        <w:tc>
          <w:tcPr>
            <w:tcW w:w="612" w:type="pct"/>
            <w:tcBorders>
              <w:top w:val="single" w:sz="4" w:space="0" w:color="auto"/>
              <w:left w:val="nil"/>
              <w:bottom w:val="single" w:sz="4" w:space="0" w:color="auto"/>
              <w:right w:val="single" w:sz="4" w:space="0" w:color="auto"/>
            </w:tcBorders>
            <w:shd w:val="clear" w:color="000000" w:fill="F2F2F2"/>
            <w:vAlign w:val="center"/>
            <w:hideMark/>
          </w:tcPr>
          <w:p w14:paraId="303C9FD3" w14:textId="77777777" w:rsidR="00CB06CC" w:rsidRPr="001E1717" w:rsidRDefault="00CB06CC" w:rsidP="00322F27">
            <w:pPr>
              <w:suppressAutoHyphens w:val="0"/>
              <w:jc w:val="center"/>
              <w:rPr>
                <w:color w:val="000000"/>
                <w:sz w:val="16"/>
                <w:szCs w:val="16"/>
              </w:rPr>
            </w:pPr>
            <w:r w:rsidRPr="001E1717">
              <w:rPr>
                <w:color w:val="000000"/>
                <w:sz w:val="16"/>
                <w:szCs w:val="16"/>
              </w:rPr>
              <w:t>Bidirectional GRU</w:t>
            </w:r>
          </w:p>
        </w:tc>
        <w:tc>
          <w:tcPr>
            <w:tcW w:w="612" w:type="pct"/>
            <w:tcBorders>
              <w:top w:val="single" w:sz="4" w:space="0" w:color="auto"/>
              <w:left w:val="nil"/>
              <w:bottom w:val="single" w:sz="4" w:space="0" w:color="auto"/>
              <w:right w:val="single" w:sz="4" w:space="0" w:color="auto"/>
            </w:tcBorders>
            <w:shd w:val="clear" w:color="000000" w:fill="F2F2F2"/>
            <w:noWrap/>
            <w:vAlign w:val="center"/>
            <w:hideMark/>
          </w:tcPr>
          <w:p w14:paraId="20CC1D73" w14:textId="77777777" w:rsidR="00CB06CC" w:rsidRPr="001E1717" w:rsidRDefault="00CB06CC" w:rsidP="00322F27">
            <w:pPr>
              <w:suppressAutoHyphens w:val="0"/>
              <w:jc w:val="center"/>
              <w:rPr>
                <w:color w:val="000000"/>
                <w:sz w:val="16"/>
                <w:szCs w:val="16"/>
              </w:rPr>
            </w:pPr>
            <w:r w:rsidRPr="001E1717">
              <w:rPr>
                <w:color w:val="000000"/>
                <w:sz w:val="16"/>
                <w:szCs w:val="16"/>
              </w:rPr>
              <w:t>Simple RNN</w:t>
            </w:r>
          </w:p>
        </w:tc>
        <w:tc>
          <w:tcPr>
            <w:tcW w:w="612" w:type="pct"/>
            <w:tcBorders>
              <w:top w:val="single" w:sz="4" w:space="0" w:color="auto"/>
              <w:left w:val="nil"/>
              <w:bottom w:val="single" w:sz="4" w:space="0" w:color="auto"/>
              <w:right w:val="single" w:sz="4" w:space="0" w:color="auto"/>
            </w:tcBorders>
            <w:shd w:val="clear" w:color="000000" w:fill="F2F2F2"/>
            <w:noWrap/>
            <w:vAlign w:val="center"/>
            <w:hideMark/>
          </w:tcPr>
          <w:p w14:paraId="5192764E" w14:textId="77777777" w:rsidR="00CB06CC" w:rsidRPr="001E1717" w:rsidRDefault="00CB06CC" w:rsidP="00322F27">
            <w:pPr>
              <w:suppressAutoHyphens w:val="0"/>
              <w:jc w:val="center"/>
              <w:rPr>
                <w:color w:val="000000"/>
                <w:sz w:val="16"/>
                <w:szCs w:val="16"/>
              </w:rPr>
            </w:pPr>
            <w:r w:rsidRPr="001E1717">
              <w:rPr>
                <w:color w:val="000000"/>
                <w:sz w:val="16"/>
                <w:szCs w:val="16"/>
              </w:rPr>
              <w:t>MLP</w:t>
            </w:r>
          </w:p>
        </w:tc>
      </w:tr>
      <w:tr w:rsidR="00CB06CC" w:rsidRPr="001E1717" w14:paraId="75935D26"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4EF533C0" w14:textId="77777777" w:rsidR="00CB06CC" w:rsidRPr="001E1717" w:rsidRDefault="00CB06CC" w:rsidP="009D3D98">
            <w:pPr>
              <w:suppressAutoHyphens w:val="0"/>
              <w:jc w:val="center"/>
              <w:rPr>
                <w:color w:val="000000"/>
                <w:sz w:val="16"/>
                <w:szCs w:val="16"/>
              </w:rPr>
            </w:pPr>
            <w:r w:rsidRPr="001E1717">
              <w:rPr>
                <w:color w:val="000000"/>
                <w:sz w:val="16"/>
                <w:szCs w:val="16"/>
              </w:rPr>
              <w:t>ANN</w:t>
            </w:r>
          </w:p>
        </w:tc>
        <w:tc>
          <w:tcPr>
            <w:tcW w:w="612" w:type="pct"/>
            <w:tcBorders>
              <w:top w:val="nil"/>
              <w:left w:val="nil"/>
              <w:bottom w:val="single" w:sz="4" w:space="0" w:color="auto"/>
              <w:right w:val="single" w:sz="4" w:space="0" w:color="auto"/>
            </w:tcBorders>
            <w:shd w:val="clear" w:color="000000" w:fill="F2F2F2"/>
            <w:noWrap/>
            <w:vAlign w:val="center"/>
            <w:hideMark/>
          </w:tcPr>
          <w:p w14:paraId="2FCF37AD"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3B97A30B"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4356A381"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6DCB62C7"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c>
          <w:tcPr>
            <w:tcW w:w="612" w:type="pct"/>
            <w:tcBorders>
              <w:top w:val="nil"/>
              <w:left w:val="nil"/>
              <w:bottom w:val="single" w:sz="4" w:space="0" w:color="auto"/>
              <w:right w:val="single" w:sz="4" w:space="0" w:color="auto"/>
            </w:tcBorders>
            <w:shd w:val="clear" w:color="000000" w:fill="F2F2F2"/>
            <w:noWrap/>
            <w:vAlign w:val="center"/>
            <w:hideMark/>
          </w:tcPr>
          <w:p w14:paraId="2E99611C"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c>
          <w:tcPr>
            <w:tcW w:w="612" w:type="pct"/>
            <w:tcBorders>
              <w:top w:val="nil"/>
              <w:left w:val="nil"/>
              <w:bottom w:val="single" w:sz="4" w:space="0" w:color="auto"/>
              <w:right w:val="single" w:sz="4" w:space="0" w:color="auto"/>
            </w:tcBorders>
            <w:shd w:val="clear" w:color="000000" w:fill="F2F2F2"/>
            <w:noWrap/>
            <w:vAlign w:val="center"/>
            <w:hideMark/>
          </w:tcPr>
          <w:p w14:paraId="4D2F298A"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c>
          <w:tcPr>
            <w:tcW w:w="612" w:type="pct"/>
            <w:tcBorders>
              <w:top w:val="nil"/>
              <w:left w:val="nil"/>
              <w:bottom w:val="single" w:sz="4" w:space="0" w:color="auto"/>
              <w:right w:val="single" w:sz="4" w:space="0" w:color="auto"/>
            </w:tcBorders>
            <w:shd w:val="clear" w:color="000000" w:fill="F2F2F2"/>
            <w:noWrap/>
            <w:vAlign w:val="center"/>
            <w:hideMark/>
          </w:tcPr>
          <w:p w14:paraId="25598015"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r>
      <w:tr w:rsidR="00CB06CC" w:rsidRPr="001E1717" w14:paraId="4FBF0088"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31696B80" w14:textId="77777777" w:rsidR="00CB06CC" w:rsidRPr="001E1717" w:rsidRDefault="00CB06CC" w:rsidP="009D3D98">
            <w:pPr>
              <w:suppressAutoHyphens w:val="0"/>
              <w:jc w:val="center"/>
              <w:rPr>
                <w:color w:val="000000"/>
                <w:sz w:val="16"/>
                <w:szCs w:val="16"/>
              </w:rPr>
            </w:pPr>
            <w:r w:rsidRPr="001E1717">
              <w:rPr>
                <w:color w:val="000000"/>
                <w:sz w:val="16"/>
                <w:szCs w:val="16"/>
              </w:rPr>
              <w:t>LSTM</w:t>
            </w:r>
          </w:p>
        </w:tc>
        <w:tc>
          <w:tcPr>
            <w:tcW w:w="612" w:type="pct"/>
            <w:tcBorders>
              <w:top w:val="nil"/>
              <w:left w:val="nil"/>
              <w:bottom w:val="single" w:sz="4" w:space="0" w:color="auto"/>
              <w:right w:val="single" w:sz="4" w:space="0" w:color="auto"/>
            </w:tcBorders>
            <w:shd w:val="clear" w:color="auto" w:fill="auto"/>
            <w:noWrap/>
            <w:vAlign w:val="center"/>
            <w:hideMark/>
          </w:tcPr>
          <w:p w14:paraId="344DC82B"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000000" w:fill="F2F2F2"/>
            <w:noWrap/>
            <w:vAlign w:val="center"/>
            <w:hideMark/>
          </w:tcPr>
          <w:p w14:paraId="2704FC14"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054758AC"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1D2163F3"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2504343A"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2D544B78"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15E00F7E"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r>
      <w:tr w:rsidR="00CB06CC" w:rsidRPr="001E1717" w14:paraId="5EC87723"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6D843E3D" w14:textId="77777777" w:rsidR="00CB06CC" w:rsidRPr="001E1717" w:rsidRDefault="00CB06CC" w:rsidP="009D3D98">
            <w:pPr>
              <w:suppressAutoHyphens w:val="0"/>
              <w:jc w:val="center"/>
              <w:rPr>
                <w:color w:val="000000"/>
                <w:sz w:val="16"/>
                <w:szCs w:val="16"/>
              </w:rPr>
            </w:pPr>
            <w:r w:rsidRPr="001E1717">
              <w:rPr>
                <w:color w:val="000000"/>
                <w:sz w:val="16"/>
                <w:szCs w:val="16"/>
              </w:rPr>
              <w:t>Bidirectional LSTM</w:t>
            </w:r>
          </w:p>
        </w:tc>
        <w:tc>
          <w:tcPr>
            <w:tcW w:w="612" w:type="pct"/>
            <w:tcBorders>
              <w:top w:val="nil"/>
              <w:left w:val="nil"/>
              <w:bottom w:val="single" w:sz="4" w:space="0" w:color="auto"/>
              <w:right w:val="single" w:sz="4" w:space="0" w:color="auto"/>
            </w:tcBorders>
            <w:shd w:val="clear" w:color="auto" w:fill="auto"/>
            <w:noWrap/>
            <w:vAlign w:val="center"/>
            <w:hideMark/>
          </w:tcPr>
          <w:p w14:paraId="0554AC64" w14:textId="77777777" w:rsidR="00CB06CC" w:rsidRPr="001E1717" w:rsidRDefault="00CB06CC" w:rsidP="00322F27">
            <w:pPr>
              <w:suppressAutoHyphens w:val="0"/>
              <w:jc w:val="center"/>
              <w:rPr>
                <w:color w:val="000000"/>
                <w:sz w:val="16"/>
                <w:szCs w:val="16"/>
              </w:rPr>
            </w:pPr>
            <w:r w:rsidRPr="001E1717">
              <w:rPr>
                <w:color w:val="000000"/>
                <w:sz w:val="16"/>
                <w:szCs w:val="16"/>
              </w:rPr>
              <w:t>0.006</w:t>
            </w:r>
          </w:p>
        </w:tc>
        <w:tc>
          <w:tcPr>
            <w:tcW w:w="612" w:type="pct"/>
            <w:tcBorders>
              <w:top w:val="nil"/>
              <w:left w:val="nil"/>
              <w:bottom w:val="single" w:sz="4" w:space="0" w:color="auto"/>
              <w:right w:val="single" w:sz="4" w:space="0" w:color="auto"/>
            </w:tcBorders>
            <w:shd w:val="clear" w:color="auto" w:fill="auto"/>
            <w:noWrap/>
            <w:vAlign w:val="center"/>
            <w:hideMark/>
          </w:tcPr>
          <w:p w14:paraId="1C66201E" w14:textId="77777777" w:rsidR="00CB06CC" w:rsidRPr="001E1717" w:rsidRDefault="00CB06CC" w:rsidP="00322F27">
            <w:pPr>
              <w:suppressAutoHyphens w:val="0"/>
              <w:jc w:val="center"/>
              <w:rPr>
                <w:color w:val="000000"/>
                <w:sz w:val="16"/>
                <w:szCs w:val="16"/>
              </w:rPr>
            </w:pPr>
            <w:r w:rsidRPr="001E1717">
              <w:rPr>
                <w:color w:val="000000"/>
                <w:sz w:val="16"/>
                <w:szCs w:val="16"/>
              </w:rPr>
              <w:t>0.551</w:t>
            </w:r>
          </w:p>
        </w:tc>
        <w:tc>
          <w:tcPr>
            <w:tcW w:w="612" w:type="pct"/>
            <w:tcBorders>
              <w:top w:val="nil"/>
              <w:left w:val="nil"/>
              <w:bottom w:val="single" w:sz="4" w:space="0" w:color="auto"/>
              <w:right w:val="single" w:sz="4" w:space="0" w:color="auto"/>
            </w:tcBorders>
            <w:shd w:val="clear" w:color="000000" w:fill="F2F2F2"/>
            <w:noWrap/>
            <w:vAlign w:val="center"/>
            <w:hideMark/>
          </w:tcPr>
          <w:p w14:paraId="14EAE3B0"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122D80AD"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76AE26FD"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121AB651"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25D10563"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r>
      <w:tr w:rsidR="00CB06CC" w:rsidRPr="001E1717" w14:paraId="7F592EAB"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4B8F6131" w14:textId="77777777" w:rsidR="00CB06CC" w:rsidRPr="001E1717" w:rsidRDefault="00CB06CC" w:rsidP="009D3D98">
            <w:pPr>
              <w:suppressAutoHyphens w:val="0"/>
              <w:jc w:val="center"/>
              <w:rPr>
                <w:color w:val="000000"/>
                <w:sz w:val="16"/>
                <w:szCs w:val="16"/>
              </w:rPr>
            </w:pPr>
            <w:r w:rsidRPr="001E1717">
              <w:rPr>
                <w:color w:val="000000"/>
                <w:sz w:val="16"/>
                <w:szCs w:val="16"/>
              </w:rPr>
              <w:t>GRU</w:t>
            </w:r>
          </w:p>
        </w:tc>
        <w:tc>
          <w:tcPr>
            <w:tcW w:w="612" w:type="pct"/>
            <w:tcBorders>
              <w:top w:val="nil"/>
              <w:left w:val="nil"/>
              <w:bottom w:val="single" w:sz="4" w:space="0" w:color="auto"/>
              <w:right w:val="single" w:sz="4" w:space="0" w:color="auto"/>
            </w:tcBorders>
            <w:shd w:val="clear" w:color="auto" w:fill="auto"/>
            <w:noWrap/>
            <w:vAlign w:val="center"/>
            <w:hideMark/>
          </w:tcPr>
          <w:p w14:paraId="569068B8"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7D0E4577" w14:textId="77777777" w:rsidR="00CB06CC" w:rsidRPr="001E1717" w:rsidRDefault="00CB06CC" w:rsidP="00322F27">
            <w:pPr>
              <w:suppressAutoHyphens w:val="0"/>
              <w:jc w:val="center"/>
              <w:rPr>
                <w:color w:val="000000"/>
                <w:sz w:val="16"/>
                <w:szCs w:val="16"/>
              </w:rPr>
            </w:pPr>
            <w:r w:rsidRPr="001E1717">
              <w:rPr>
                <w:color w:val="000000"/>
                <w:sz w:val="16"/>
                <w:szCs w:val="16"/>
              </w:rPr>
              <w:t>0.050</w:t>
            </w:r>
          </w:p>
        </w:tc>
        <w:tc>
          <w:tcPr>
            <w:tcW w:w="612" w:type="pct"/>
            <w:tcBorders>
              <w:top w:val="nil"/>
              <w:left w:val="nil"/>
              <w:bottom w:val="single" w:sz="4" w:space="0" w:color="auto"/>
              <w:right w:val="single" w:sz="4" w:space="0" w:color="auto"/>
            </w:tcBorders>
            <w:shd w:val="clear" w:color="auto" w:fill="auto"/>
            <w:noWrap/>
            <w:vAlign w:val="center"/>
            <w:hideMark/>
          </w:tcPr>
          <w:p w14:paraId="278BD247" w14:textId="77777777" w:rsidR="00CB06CC" w:rsidRPr="001E1717" w:rsidRDefault="00CB06CC" w:rsidP="00322F27">
            <w:pPr>
              <w:suppressAutoHyphens w:val="0"/>
              <w:jc w:val="center"/>
              <w:rPr>
                <w:color w:val="000000"/>
                <w:sz w:val="16"/>
                <w:szCs w:val="16"/>
              </w:rPr>
            </w:pPr>
            <w:r w:rsidRPr="001E1717">
              <w:rPr>
                <w:color w:val="000000"/>
                <w:sz w:val="16"/>
                <w:szCs w:val="16"/>
              </w:rPr>
              <w:t>0.040</w:t>
            </w:r>
          </w:p>
        </w:tc>
        <w:tc>
          <w:tcPr>
            <w:tcW w:w="612" w:type="pct"/>
            <w:tcBorders>
              <w:top w:val="nil"/>
              <w:left w:val="nil"/>
              <w:bottom w:val="single" w:sz="4" w:space="0" w:color="auto"/>
              <w:right w:val="single" w:sz="4" w:space="0" w:color="auto"/>
            </w:tcBorders>
            <w:shd w:val="clear" w:color="000000" w:fill="F2F2F2"/>
            <w:noWrap/>
            <w:vAlign w:val="center"/>
            <w:hideMark/>
          </w:tcPr>
          <w:p w14:paraId="3A0EC4EF"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63A5E82D"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6EC90101"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30386A77"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r>
      <w:tr w:rsidR="00CB06CC" w:rsidRPr="001E1717" w14:paraId="57B9C52C"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1B60555A" w14:textId="77777777" w:rsidR="00CB06CC" w:rsidRPr="001E1717" w:rsidRDefault="00CB06CC" w:rsidP="009D3D98">
            <w:pPr>
              <w:suppressAutoHyphens w:val="0"/>
              <w:jc w:val="center"/>
              <w:rPr>
                <w:color w:val="000000"/>
                <w:sz w:val="16"/>
                <w:szCs w:val="16"/>
              </w:rPr>
            </w:pPr>
            <w:r w:rsidRPr="001E1717">
              <w:rPr>
                <w:color w:val="000000"/>
                <w:sz w:val="16"/>
                <w:szCs w:val="16"/>
              </w:rPr>
              <w:t>Bidirectional GRU</w:t>
            </w:r>
          </w:p>
        </w:tc>
        <w:tc>
          <w:tcPr>
            <w:tcW w:w="612" w:type="pct"/>
            <w:tcBorders>
              <w:top w:val="nil"/>
              <w:left w:val="nil"/>
              <w:bottom w:val="single" w:sz="4" w:space="0" w:color="auto"/>
              <w:right w:val="single" w:sz="4" w:space="0" w:color="auto"/>
            </w:tcBorders>
            <w:shd w:val="clear" w:color="auto" w:fill="auto"/>
            <w:noWrap/>
            <w:vAlign w:val="center"/>
            <w:hideMark/>
          </w:tcPr>
          <w:p w14:paraId="59B721A7" w14:textId="77777777" w:rsidR="00CB06CC" w:rsidRPr="001E1717" w:rsidRDefault="00CB06CC" w:rsidP="00322F27">
            <w:pPr>
              <w:suppressAutoHyphens w:val="0"/>
              <w:jc w:val="center"/>
              <w:rPr>
                <w:color w:val="000000"/>
                <w:sz w:val="16"/>
                <w:szCs w:val="16"/>
              </w:rPr>
            </w:pPr>
            <w:r w:rsidRPr="001E1717">
              <w:rPr>
                <w:color w:val="000000"/>
                <w:sz w:val="16"/>
                <w:szCs w:val="16"/>
              </w:rPr>
              <w:t>0.006</w:t>
            </w:r>
          </w:p>
        </w:tc>
        <w:tc>
          <w:tcPr>
            <w:tcW w:w="612" w:type="pct"/>
            <w:tcBorders>
              <w:top w:val="nil"/>
              <w:left w:val="nil"/>
              <w:bottom w:val="single" w:sz="4" w:space="0" w:color="auto"/>
              <w:right w:val="single" w:sz="4" w:space="0" w:color="auto"/>
            </w:tcBorders>
            <w:shd w:val="clear" w:color="auto" w:fill="auto"/>
            <w:noWrap/>
            <w:vAlign w:val="center"/>
            <w:hideMark/>
          </w:tcPr>
          <w:p w14:paraId="6192FA34" w14:textId="77777777" w:rsidR="00CB06CC" w:rsidRPr="001E1717" w:rsidRDefault="00CB06CC" w:rsidP="00322F27">
            <w:pPr>
              <w:suppressAutoHyphens w:val="0"/>
              <w:jc w:val="center"/>
              <w:rPr>
                <w:color w:val="000000"/>
                <w:sz w:val="16"/>
                <w:szCs w:val="16"/>
              </w:rPr>
            </w:pPr>
            <w:r w:rsidRPr="001E1717">
              <w:rPr>
                <w:color w:val="000000"/>
                <w:sz w:val="16"/>
                <w:szCs w:val="16"/>
              </w:rPr>
              <w:t>0.605</w:t>
            </w:r>
          </w:p>
        </w:tc>
        <w:tc>
          <w:tcPr>
            <w:tcW w:w="612" w:type="pct"/>
            <w:tcBorders>
              <w:top w:val="nil"/>
              <w:left w:val="nil"/>
              <w:bottom w:val="single" w:sz="4" w:space="0" w:color="auto"/>
              <w:right w:val="single" w:sz="4" w:space="0" w:color="auto"/>
            </w:tcBorders>
            <w:shd w:val="clear" w:color="auto" w:fill="auto"/>
            <w:noWrap/>
            <w:vAlign w:val="center"/>
            <w:hideMark/>
          </w:tcPr>
          <w:p w14:paraId="5E95845D" w14:textId="77777777" w:rsidR="00CB06CC" w:rsidRPr="001E1717" w:rsidRDefault="00CB06CC" w:rsidP="00322F27">
            <w:pPr>
              <w:suppressAutoHyphens w:val="0"/>
              <w:jc w:val="center"/>
              <w:rPr>
                <w:color w:val="000000"/>
                <w:sz w:val="16"/>
                <w:szCs w:val="16"/>
              </w:rPr>
            </w:pPr>
            <w:r w:rsidRPr="001E1717">
              <w:rPr>
                <w:color w:val="000000"/>
                <w:sz w:val="16"/>
                <w:szCs w:val="16"/>
              </w:rPr>
              <w:t>0.156</w:t>
            </w:r>
          </w:p>
        </w:tc>
        <w:tc>
          <w:tcPr>
            <w:tcW w:w="612" w:type="pct"/>
            <w:tcBorders>
              <w:top w:val="nil"/>
              <w:left w:val="nil"/>
              <w:bottom w:val="single" w:sz="4" w:space="0" w:color="auto"/>
              <w:right w:val="single" w:sz="4" w:space="0" w:color="auto"/>
            </w:tcBorders>
            <w:shd w:val="clear" w:color="auto" w:fill="auto"/>
            <w:noWrap/>
            <w:vAlign w:val="center"/>
            <w:hideMark/>
          </w:tcPr>
          <w:p w14:paraId="2903DE12" w14:textId="77777777" w:rsidR="00CB06CC" w:rsidRPr="001E1717" w:rsidRDefault="00CB06CC" w:rsidP="00322F27">
            <w:pPr>
              <w:suppressAutoHyphens w:val="0"/>
              <w:jc w:val="center"/>
              <w:rPr>
                <w:color w:val="000000"/>
                <w:sz w:val="16"/>
                <w:szCs w:val="16"/>
              </w:rPr>
            </w:pPr>
            <w:r w:rsidRPr="001E1717">
              <w:rPr>
                <w:color w:val="000000"/>
                <w:sz w:val="16"/>
                <w:szCs w:val="16"/>
              </w:rPr>
              <w:t>0.223</w:t>
            </w:r>
          </w:p>
        </w:tc>
        <w:tc>
          <w:tcPr>
            <w:tcW w:w="612" w:type="pct"/>
            <w:tcBorders>
              <w:top w:val="nil"/>
              <w:left w:val="nil"/>
              <w:bottom w:val="single" w:sz="4" w:space="0" w:color="auto"/>
              <w:right w:val="single" w:sz="4" w:space="0" w:color="auto"/>
            </w:tcBorders>
            <w:shd w:val="clear" w:color="000000" w:fill="F2F2F2"/>
            <w:noWrap/>
            <w:vAlign w:val="center"/>
            <w:hideMark/>
          </w:tcPr>
          <w:p w14:paraId="146B1CCD"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6C3CAA27"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c>
          <w:tcPr>
            <w:tcW w:w="612" w:type="pct"/>
            <w:tcBorders>
              <w:top w:val="nil"/>
              <w:left w:val="nil"/>
              <w:bottom w:val="single" w:sz="4" w:space="0" w:color="auto"/>
              <w:right w:val="single" w:sz="4" w:space="0" w:color="auto"/>
            </w:tcBorders>
            <w:shd w:val="clear" w:color="000000" w:fill="F2F2F2"/>
            <w:noWrap/>
            <w:vAlign w:val="center"/>
            <w:hideMark/>
          </w:tcPr>
          <w:p w14:paraId="6E589785"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r>
      <w:tr w:rsidR="00CB06CC" w:rsidRPr="001E1717" w14:paraId="38D0950B"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0CCE0C91" w14:textId="77777777" w:rsidR="00CB06CC" w:rsidRPr="001E1717" w:rsidRDefault="00CB06CC" w:rsidP="009D3D98">
            <w:pPr>
              <w:suppressAutoHyphens w:val="0"/>
              <w:jc w:val="center"/>
              <w:rPr>
                <w:color w:val="000000"/>
                <w:sz w:val="16"/>
                <w:szCs w:val="16"/>
              </w:rPr>
            </w:pPr>
            <w:r w:rsidRPr="001E1717">
              <w:rPr>
                <w:color w:val="000000"/>
                <w:sz w:val="16"/>
                <w:szCs w:val="16"/>
              </w:rPr>
              <w:t>Simple RNN</w:t>
            </w:r>
          </w:p>
        </w:tc>
        <w:tc>
          <w:tcPr>
            <w:tcW w:w="612" w:type="pct"/>
            <w:tcBorders>
              <w:top w:val="nil"/>
              <w:left w:val="nil"/>
              <w:bottom w:val="single" w:sz="4" w:space="0" w:color="auto"/>
              <w:right w:val="single" w:sz="4" w:space="0" w:color="auto"/>
            </w:tcBorders>
            <w:shd w:val="clear" w:color="auto" w:fill="auto"/>
            <w:noWrap/>
            <w:vAlign w:val="center"/>
            <w:hideMark/>
          </w:tcPr>
          <w:p w14:paraId="57C4D983" w14:textId="77777777" w:rsidR="00CB06CC" w:rsidRPr="001E1717" w:rsidRDefault="00CB06CC" w:rsidP="00322F27">
            <w:pPr>
              <w:suppressAutoHyphens w:val="0"/>
              <w:jc w:val="center"/>
              <w:rPr>
                <w:color w:val="000000"/>
                <w:sz w:val="16"/>
                <w:szCs w:val="16"/>
              </w:rPr>
            </w:pPr>
            <w:r w:rsidRPr="001E1717">
              <w:rPr>
                <w:color w:val="000000"/>
                <w:sz w:val="16"/>
                <w:szCs w:val="16"/>
              </w:rPr>
              <w:t>0.152</w:t>
            </w:r>
          </w:p>
        </w:tc>
        <w:tc>
          <w:tcPr>
            <w:tcW w:w="612" w:type="pct"/>
            <w:tcBorders>
              <w:top w:val="nil"/>
              <w:left w:val="nil"/>
              <w:bottom w:val="single" w:sz="4" w:space="0" w:color="auto"/>
              <w:right w:val="single" w:sz="4" w:space="0" w:color="auto"/>
            </w:tcBorders>
            <w:shd w:val="clear" w:color="auto" w:fill="auto"/>
            <w:noWrap/>
            <w:vAlign w:val="center"/>
            <w:hideMark/>
          </w:tcPr>
          <w:p w14:paraId="35D95154"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6D11DC14"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6134DFED" w14:textId="77777777" w:rsidR="00CB06CC" w:rsidRPr="001E1717" w:rsidRDefault="00CB06CC" w:rsidP="00322F27">
            <w:pPr>
              <w:suppressAutoHyphens w:val="0"/>
              <w:jc w:val="center"/>
              <w:rPr>
                <w:color w:val="000000"/>
                <w:sz w:val="16"/>
                <w:szCs w:val="16"/>
              </w:rPr>
            </w:pPr>
            <w:r w:rsidRPr="001E1717">
              <w:rPr>
                <w:color w:val="000000"/>
                <w:sz w:val="16"/>
                <w:szCs w:val="16"/>
              </w:rPr>
              <w:t>0.006</w:t>
            </w:r>
          </w:p>
        </w:tc>
        <w:tc>
          <w:tcPr>
            <w:tcW w:w="612" w:type="pct"/>
            <w:tcBorders>
              <w:top w:val="nil"/>
              <w:left w:val="nil"/>
              <w:bottom w:val="single" w:sz="4" w:space="0" w:color="auto"/>
              <w:right w:val="single" w:sz="4" w:space="0" w:color="auto"/>
            </w:tcBorders>
            <w:shd w:val="clear" w:color="auto" w:fill="auto"/>
            <w:noWrap/>
            <w:vAlign w:val="center"/>
            <w:hideMark/>
          </w:tcPr>
          <w:p w14:paraId="447F8042" w14:textId="77777777" w:rsidR="00CB06CC" w:rsidRPr="001E1717" w:rsidRDefault="00CB06CC" w:rsidP="00322F27">
            <w:pPr>
              <w:suppressAutoHyphens w:val="0"/>
              <w:jc w:val="center"/>
              <w:rPr>
                <w:color w:val="000000"/>
                <w:sz w:val="16"/>
                <w:szCs w:val="16"/>
              </w:rPr>
            </w:pPr>
            <w:r w:rsidRPr="001E1717">
              <w:rPr>
                <w:color w:val="000000"/>
                <w:sz w:val="16"/>
                <w:szCs w:val="16"/>
              </w:rPr>
              <w:t>0.006</w:t>
            </w:r>
          </w:p>
        </w:tc>
        <w:tc>
          <w:tcPr>
            <w:tcW w:w="612" w:type="pct"/>
            <w:tcBorders>
              <w:top w:val="nil"/>
              <w:left w:val="nil"/>
              <w:bottom w:val="single" w:sz="4" w:space="0" w:color="auto"/>
              <w:right w:val="single" w:sz="4" w:space="0" w:color="auto"/>
            </w:tcBorders>
            <w:shd w:val="clear" w:color="000000" w:fill="F2F2F2"/>
            <w:noWrap/>
            <w:vAlign w:val="center"/>
            <w:hideMark/>
          </w:tcPr>
          <w:p w14:paraId="6A6832CD"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c>
          <w:tcPr>
            <w:tcW w:w="612" w:type="pct"/>
            <w:tcBorders>
              <w:top w:val="nil"/>
              <w:left w:val="nil"/>
              <w:bottom w:val="single" w:sz="4" w:space="0" w:color="auto"/>
              <w:right w:val="single" w:sz="4" w:space="0" w:color="auto"/>
            </w:tcBorders>
            <w:shd w:val="clear" w:color="000000" w:fill="F2F2F2"/>
            <w:noWrap/>
            <w:vAlign w:val="center"/>
            <w:hideMark/>
          </w:tcPr>
          <w:p w14:paraId="3A71BF9C" w14:textId="77777777" w:rsidR="00CB06CC" w:rsidRPr="001E1717" w:rsidRDefault="00CB06CC" w:rsidP="00322F27">
            <w:pPr>
              <w:suppressAutoHyphens w:val="0"/>
              <w:jc w:val="center"/>
              <w:rPr>
                <w:color w:val="000000"/>
                <w:sz w:val="16"/>
                <w:szCs w:val="16"/>
              </w:rPr>
            </w:pPr>
            <w:r w:rsidRPr="001E1717">
              <w:rPr>
                <w:color w:val="000000"/>
                <w:sz w:val="16"/>
                <w:szCs w:val="16"/>
              </w:rPr>
              <w:t>- </w:t>
            </w:r>
          </w:p>
        </w:tc>
      </w:tr>
      <w:tr w:rsidR="00CB06CC" w:rsidRPr="001E1717" w14:paraId="149E72A9" w14:textId="77777777" w:rsidTr="00FD4E92">
        <w:trPr>
          <w:trHeight w:val="432"/>
        </w:trPr>
        <w:tc>
          <w:tcPr>
            <w:tcW w:w="716" w:type="pct"/>
            <w:tcBorders>
              <w:top w:val="nil"/>
              <w:left w:val="single" w:sz="4" w:space="0" w:color="auto"/>
              <w:bottom w:val="single" w:sz="4" w:space="0" w:color="auto"/>
              <w:right w:val="single" w:sz="4" w:space="0" w:color="auto"/>
            </w:tcBorders>
            <w:shd w:val="clear" w:color="auto" w:fill="auto"/>
            <w:noWrap/>
            <w:vAlign w:val="center"/>
            <w:hideMark/>
          </w:tcPr>
          <w:p w14:paraId="34F2AAE0" w14:textId="77777777" w:rsidR="00CB06CC" w:rsidRPr="001E1717" w:rsidRDefault="00CB06CC" w:rsidP="009D3D98">
            <w:pPr>
              <w:suppressAutoHyphens w:val="0"/>
              <w:jc w:val="center"/>
              <w:rPr>
                <w:color w:val="000000"/>
                <w:sz w:val="16"/>
                <w:szCs w:val="16"/>
              </w:rPr>
            </w:pPr>
            <w:r w:rsidRPr="001E1717">
              <w:rPr>
                <w:color w:val="000000"/>
                <w:sz w:val="16"/>
                <w:szCs w:val="16"/>
              </w:rPr>
              <w:t>MLP</w:t>
            </w:r>
          </w:p>
        </w:tc>
        <w:tc>
          <w:tcPr>
            <w:tcW w:w="612" w:type="pct"/>
            <w:tcBorders>
              <w:top w:val="nil"/>
              <w:left w:val="nil"/>
              <w:bottom w:val="single" w:sz="4" w:space="0" w:color="auto"/>
              <w:right w:val="single" w:sz="4" w:space="0" w:color="auto"/>
            </w:tcBorders>
            <w:shd w:val="clear" w:color="auto" w:fill="auto"/>
            <w:noWrap/>
            <w:vAlign w:val="center"/>
            <w:hideMark/>
          </w:tcPr>
          <w:p w14:paraId="5C923215" w14:textId="77777777" w:rsidR="00CB06CC" w:rsidRPr="001E1717" w:rsidRDefault="00CB06CC" w:rsidP="00322F27">
            <w:pPr>
              <w:suppressAutoHyphens w:val="0"/>
              <w:jc w:val="center"/>
              <w:rPr>
                <w:color w:val="000000"/>
                <w:sz w:val="16"/>
                <w:szCs w:val="16"/>
              </w:rPr>
            </w:pPr>
            <w:r w:rsidRPr="001E1717">
              <w:rPr>
                <w:color w:val="000000"/>
                <w:sz w:val="16"/>
                <w:szCs w:val="16"/>
              </w:rPr>
              <w:t>0.072</w:t>
            </w:r>
          </w:p>
        </w:tc>
        <w:tc>
          <w:tcPr>
            <w:tcW w:w="612" w:type="pct"/>
            <w:tcBorders>
              <w:top w:val="nil"/>
              <w:left w:val="nil"/>
              <w:bottom w:val="single" w:sz="4" w:space="0" w:color="auto"/>
              <w:right w:val="single" w:sz="4" w:space="0" w:color="auto"/>
            </w:tcBorders>
            <w:shd w:val="clear" w:color="auto" w:fill="auto"/>
            <w:noWrap/>
            <w:vAlign w:val="center"/>
            <w:hideMark/>
          </w:tcPr>
          <w:p w14:paraId="6F98403E"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3EE58AF3"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07107302"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1D18C854" w14:textId="77777777" w:rsidR="00CB06CC" w:rsidRPr="001E1717" w:rsidRDefault="00CB06CC" w:rsidP="00322F27">
            <w:pPr>
              <w:suppressAutoHyphens w:val="0"/>
              <w:jc w:val="center"/>
              <w:rPr>
                <w:color w:val="000000"/>
                <w:sz w:val="16"/>
                <w:szCs w:val="16"/>
              </w:rPr>
            </w:pPr>
            <w:r w:rsidRPr="001E1717">
              <w:rPr>
                <w:color w:val="000000"/>
                <w:sz w:val="16"/>
                <w:szCs w:val="16"/>
              </w:rPr>
              <w:t>0.005</w:t>
            </w:r>
          </w:p>
        </w:tc>
        <w:tc>
          <w:tcPr>
            <w:tcW w:w="612" w:type="pct"/>
            <w:tcBorders>
              <w:top w:val="nil"/>
              <w:left w:val="nil"/>
              <w:bottom w:val="single" w:sz="4" w:space="0" w:color="auto"/>
              <w:right w:val="single" w:sz="4" w:space="0" w:color="auto"/>
            </w:tcBorders>
            <w:shd w:val="clear" w:color="auto" w:fill="auto"/>
            <w:noWrap/>
            <w:vAlign w:val="center"/>
            <w:hideMark/>
          </w:tcPr>
          <w:p w14:paraId="5ACA059F" w14:textId="77777777" w:rsidR="00CB06CC" w:rsidRPr="001E1717" w:rsidRDefault="00CB06CC" w:rsidP="00322F27">
            <w:pPr>
              <w:suppressAutoHyphens w:val="0"/>
              <w:jc w:val="center"/>
              <w:rPr>
                <w:color w:val="000000"/>
                <w:sz w:val="16"/>
                <w:szCs w:val="16"/>
              </w:rPr>
            </w:pPr>
            <w:r w:rsidRPr="001E1717">
              <w:rPr>
                <w:color w:val="000000"/>
                <w:sz w:val="16"/>
                <w:szCs w:val="16"/>
              </w:rPr>
              <w:t>0.032</w:t>
            </w:r>
          </w:p>
        </w:tc>
        <w:tc>
          <w:tcPr>
            <w:tcW w:w="612" w:type="pct"/>
            <w:tcBorders>
              <w:top w:val="nil"/>
              <w:left w:val="nil"/>
              <w:bottom w:val="single" w:sz="4" w:space="0" w:color="auto"/>
              <w:right w:val="single" w:sz="4" w:space="0" w:color="auto"/>
            </w:tcBorders>
            <w:shd w:val="clear" w:color="000000" w:fill="F2F2F2"/>
            <w:noWrap/>
            <w:vAlign w:val="center"/>
            <w:hideMark/>
          </w:tcPr>
          <w:p w14:paraId="13468D11" w14:textId="77777777" w:rsidR="00CB06CC" w:rsidRPr="001E1717" w:rsidRDefault="00CB06CC" w:rsidP="00322F27">
            <w:pPr>
              <w:suppressAutoHyphens w:val="0"/>
              <w:jc w:val="center"/>
              <w:rPr>
                <w:color w:val="000000"/>
                <w:sz w:val="16"/>
                <w:szCs w:val="16"/>
              </w:rPr>
            </w:pPr>
            <w:r w:rsidRPr="001E1717">
              <w:rPr>
                <w:color w:val="000000"/>
                <w:sz w:val="16"/>
                <w:szCs w:val="16"/>
              </w:rPr>
              <w:t>-</w:t>
            </w:r>
          </w:p>
        </w:tc>
      </w:tr>
    </w:tbl>
    <w:bookmarkEnd w:id="3499"/>
    <w:p w14:paraId="56EC7BBE" w14:textId="77777777" w:rsidR="00CB06CC" w:rsidRPr="00CB06CC" w:rsidRDefault="00CB06CC" w:rsidP="00CB06CC">
      <w:pPr>
        <w:jc w:val="center"/>
        <w:rPr>
          <w:bCs/>
          <w:color w:val="000000" w:themeColor="text1"/>
          <w:sz w:val="22"/>
        </w:rPr>
      </w:pPr>
      <w:r w:rsidRPr="00CB06CC">
        <w:rPr>
          <w:color w:val="000000" w:themeColor="text1"/>
          <w:sz w:val="18"/>
        </w:rPr>
        <w:t>(Wilcoxon test was performed using R, 95% confidence level with the default parameters.)</w:t>
      </w:r>
    </w:p>
    <w:p w14:paraId="4953FEA4" w14:textId="77777777" w:rsidR="00CB06CC" w:rsidRDefault="00CB06CC" w:rsidP="00CB06CC">
      <w:pPr>
        <w:jc w:val="both"/>
        <w:rPr>
          <w:rFonts w:eastAsia="Liberation Serif"/>
          <w:bCs/>
          <w:color w:val="000000" w:themeColor="text1"/>
        </w:rPr>
      </w:pPr>
    </w:p>
    <w:p w14:paraId="365CB285" w14:textId="77777777" w:rsidR="004C7024" w:rsidRDefault="004C7024" w:rsidP="00CB06CC">
      <w:pPr>
        <w:jc w:val="both"/>
        <w:rPr>
          <w:rFonts w:eastAsia="Liberation Serif"/>
          <w:bCs/>
          <w:color w:val="000000" w:themeColor="text1"/>
        </w:rPr>
        <w:sectPr w:rsidR="004C7024" w:rsidSect="00CB06CC">
          <w:type w:val="continuous"/>
          <w:pgSz w:w="11906" w:h="16838"/>
          <w:pgMar w:top="1296" w:right="734" w:bottom="1037" w:left="734" w:header="360" w:footer="634" w:gutter="0"/>
          <w:pgNumType w:start="1"/>
          <w:cols w:space="514"/>
          <w:formProt w:val="0"/>
          <w:titlePg/>
          <w:docGrid w:linePitch="360" w:charSpace="16384"/>
        </w:sectPr>
      </w:pPr>
    </w:p>
    <w:p w14:paraId="1D396319" w14:textId="22DD645E" w:rsidR="004C7024" w:rsidRPr="008F3AE6" w:rsidRDefault="008F3AE6" w:rsidP="008F3AE6">
      <w:pPr>
        <w:pStyle w:val="H2"/>
        <w:spacing w:before="0"/>
        <w:rPr>
          <w:color w:val="595959"/>
        </w:rPr>
      </w:pPr>
      <w:r>
        <w:rPr>
          <w:color w:val="595959"/>
        </w:rPr>
        <w:t xml:space="preserve">G. </w:t>
      </w:r>
      <w:r w:rsidRPr="008F3AE6">
        <w:rPr>
          <w:color w:val="595959"/>
        </w:rPr>
        <w:t xml:space="preserve">DEEP DOMINANCE TEST </w:t>
      </w:r>
    </w:p>
    <w:p w14:paraId="2988BDA1" w14:textId="0A5CED38" w:rsidR="00CC082B" w:rsidRDefault="00A54DED" w:rsidP="00CB06CC">
      <w:pPr>
        <w:jc w:val="both"/>
        <w:rPr>
          <w:rFonts w:eastAsia="Liberation Serif"/>
          <w:bCs/>
          <w:color w:val="000000" w:themeColor="text1"/>
        </w:rPr>
      </w:pPr>
      <w:r w:rsidRPr="00A54DED">
        <w:rPr>
          <w:rFonts w:eastAsia="Liberation Serif"/>
          <w:bCs/>
          <w:color w:val="000000" w:themeColor="text1"/>
        </w:rPr>
        <w:t xml:space="preserve">Along with the Wilcoxon </w:t>
      </w:r>
      <w:r w:rsidR="00F2118B">
        <w:rPr>
          <w:rFonts w:eastAsia="Liberation Serif"/>
          <w:bCs/>
          <w:color w:val="000000" w:themeColor="text1"/>
        </w:rPr>
        <w:t xml:space="preserve">signed </w:t>
      </w:r>
      <w:r w:rsidRPr="00A54DED">
        <w:rPr>
          <w:rFonts w:eastAsia="Liberation Serif"/>
          <w:bCs/>
          <w:color w:val="000000" w:themeColor="text1"/>
        </w:rPr>
        <w:t xml:space="preserve">test, </w:t>
      </w:r>
      <w:r>
        <w:rPr>
          <w:rFonts w:eastAsia="Liberation Serif"/>
          <w:bCs/>
          <w:color w:val="000000" w:themeColor="text1"/>
        </w:rPr>
        <w:t xml:space="preserve">the study </w:t>
      </w:r>
      <w:r w:rsidR="00F2118B" w:rsidRPr="00A54DED">
        <w:rPr>
          <w:rFonts w:eastAsia="Liberation Serif"/>
          <w:bCs/>
          <w:color w:val="000000" w:themeColor="text1"/>
        </w:rPr>
        <w:t xml:space="preserve">performed </w:t>
      </w:r>
      <w:r w:rsidR="00423865">
        <w:rPr>
          <w:rFonts w:eastAsia="Liberation Serif"/>
          <w:bCs/>
          <w:color w:val="000000" w:themeColor="text1"/>
        </w:rPr>
        <w:t xml:space="preserve">the </w:t>
      </w:r>
      <w:r w:rsidR="00F2118B" w:rsidRPr="00A54DED">
        <w:rPr>
          <w:rFonts w:eastAsia="Liberation Serif"/>
          <w:bCs/>
          <w:color w:val="000000" w:themeColor="text1"/>
        </w:rPr>
        <w:t>deep</w:t>
      </w:r>
      <w:r w:rsidRPr="00A54DED">
        <w:rPr>
          <w:rFonts w:eastAsia="Liberation Serif"/>
          <w:bCs/>
          <w:color w:val="000000" w:themeColor="text1"/>
        </w:rPr>
        <w:t xml:space="preserve"> dominance test to compare</w:t>
      </w:r>
      <w:r w:rsidR="00F2118B">
        <w:rPr>
          <w:rFonts w:eastAsia="Liberation Serif"/>
          <w:bCs/>
          <w:color w:val="000000" w:themeColor="text1"/>
        </w:rPr>
        <w:t xml:space="preserve"> </w:t>
      </w:r>
      <w:r w:rsidR="00423865">
        <w:rPr>
          <w:rFonts w:eastAsia="Liberation Serif"/>
          <w:bCs/>
          <w:color w:val="000000" w:themeColor="text1"/>
        </w:rPr>
        <w:t xml:space="preserve">the </w:t>
      </w:r>
      <w:r w:rsidR="00F2118B">
        <w:rPr>
          <w:rFonts w:eastAsia="Liberation Serif"/>
          <w:bCs/>
          <w:color w:val="000000" w:themeColor="text1"/>
        </w:rPr>
        <w:t>performance of</w:t>
      </w:r>
      <w:r w:rsidRPr="00A54DED">
        <w:rPr>
          <w:rFonts w:eastAsia="Liberation Serif"/>
          <w:bCs/>
          <w:color w:val="000000" w:themeColor="text1"/>
        </w:rPr>
        <w:t xml:space="preserve"> the seven algorithms. The test determines “Almost Stochastic Dominance” which follows a measurement of stochastic dominance </w:t>
      </w:r>
      <w:r w:rsidR="00F2118B" w:rsidRPr="00A54DED">
        <w:rPr>
          <w:rFonts w:eastAsia="Liberation Serif"/>
          <w:bCs/>
          <w:color w:val="000000" w:themeColor="text1"/>
        </w:rPr>
        <w:t>(between</w:t>
      </w:r>
      <w:r w:rsidRPr="00A54DED">
        <w:rPr>
          <w:rFonts w:eastAsia="Liberation Serif"/>
          <w:bCs/>
          <w:color w:val="000000" w:themeColor="text1"/>
        </w:rPr>
        <w:t xml:space="preserve"> two</w:t>
      </w:r>
      <w:r w:rsidR="00EA4E6F">
        <w:rPr>
          <w:rFonts w:eastAsia="Liberation Serif"/>
          <w:bCs/>
          <w:color w:val="000000" w:themeColor="text1"/>
        </w:rPr>
        <w:t xml:space="preserve"> </w:t>
      </w:r>
    </w:p>
    <w:p w14:paraId="10EB42ED" w14:textId="1A1571CB" w:rsidR="004C7024" w:rsidRDefault="00EA4E6F" w:rsidP="00CB06CC">
      <w:pPr>
        <w:jc w:val="both"/>
        <w:rPr>
          <w:rFonts w:eastAsia="Liberation Serif"/>
          <w:bCs/>
          <w:color w:val="000000" w:themeColor="text1"/>
        </w:rPr>
        <w:sectPr w:rsidR="004C7024" w:rsidSect="004C7024">
          <w:type w:val="continuous"/>
          <w:pgSz w:w="11906" w:h="16838"/>
          <w:pgMar w:top="1296" w:right="734" w:bottom="1037" w:left="734" w:header="360" w:footer="634" w:gutter="0"/>
          <w:pgNumType w:start="1"/>
          <w:cols w:num="2" w:space="514"/>
          <w:formProt w:val="0"/>
          <w:titlePg/>
          <w:docGrid w:linePitch="360" w:charSpace="16384"/>
        </w:sectPr>
      </w:pPr>
      <w:r w:rsidRPr="00A54DED">
        <w:rPr>
          <w:rFonts w:eastAsia="Liberation Serif"/>
          <w:bCs/>
          <w:color w:val="000000" w:themeColor="text1"/>
        </w:rPr>
        <w:t>A</w:t>
      </w:r>
      <w:r w:rsidR="00A54DED" w:rsidRPr="00A54DED">
        <w:rPr>
          <w:rFonts w:eastAsia="Liberation Serif"/>
          <w:bCs/>
          <w:color w:val="000000" w:themeColor="text1"/>
        </w:rPr>
        <w:t>lgorithms</w:t>
      </w:r>
      <w:r>
        <w:rPr>
          <w:rFonts w:eastAsia="Liberation Serif"/>
          <w:bCs/>
          <w:color w:val="000000" w:themeColor="text1"/>
        </w:rPr>
        <w:t xml:space="preserve"> </w:t>
      </w:r>
      <w:r>
        <w:rPr>
          <w:rFonts w:eastAsia="Liberation Serif"/>
          <w:bCs/>
          <w:color w:val="000000" w:themeColor="text1"/>
        </w:rPr>
        <w:fldChar w:fldCharType="begin" w:fldLock="1"/>
      </w:r>
      <w:r w:rsidR="00AE59B7">
        <w:rPr>
          <w:rFonts w:eastAsia="Liberation Serif"/>
          <w:bCs/>
          <w:color w:val="000000" w:themeColor="text1"/>
        </w:rPr>
        <w:instrText>ADDIN CSL_CITATION {"citationItems":[{"id":"ITEM-1","itemData":{"author":[{"dropping-particle":"","family":"Dror","given":"Rotem","non-dropping-particle":"","parse-names":false,"suffix":""},{"dropping-particle":"","family":"Shlomov","given":"Segev","non-dropping-particle":"","parse-names":false,"suffix":""},{"dropping-particle":"","family":"Reichart","given":"Roi","non-dropping-particle":"","parse-names":false,"suffix":""}],"container-title":"Proceedings of the 57th Annual Meeting of the Association for Computational Linguistics","id":"ITEM-1","issued":{"date-parts":[["2019"]]},"page":"2773-2785","title":"Deep dominance-how to properly compare deep neural models","type":"paper-conference"},"uris":["http://www.mendeley.com/documents/?uuid=80b1aaa9-fbc8-4dbf-b715-4b27cdc63447"]}],"mendeley":{"formattedCitation":"[38]","plainTextFormattedCitation":"[38]","previouslyFormattedCitation":"[38]"},"properties":{"noteIndex":0},"schema":"https://github.com/citation-style-language/schema/raw/master/csl-citation.json"}</w:instrText>
      </w:r>
      <w:r>
        <w:rPr>
          <w:rFonts w:eastAsia="Liberation Serif"/>
          <w:bCs/>
          <w:color w:val="000000" w:themeColor="text1"/>
        </w:rPr>
        <w:fldChar w:fldCharType="separate"/>
      </w:r>
      <w:r w:rsidRPr="00EA4E6F">
        <w:rPr>
          <w:rFonts w:eastAsia="Liberation Serif"/>
          <w:bCs/>
          <w:noProof/>
          <w:color w:val="000000" w:themeColor="text1"/>
        </w:rPr>
        <w:t>[38]</w:t>
      </w:r>
      <w:r>
        <w:rPr>
          <w:rFonts w:eastAsia="Liberation Serif"/>
          <w:bCs/>
          <w:color w:val="000000" w:themeColor="text1"/>
        </w:rPr>
        <w:fldChar w:fldCharType="end"/>
      </w:r>
      <w:r w:rsidR="00A54DED" w:rsidRPr="00A54DED">
        <w:rPr>
          <w:rFonts w:eastAsia="Liberation Serif"/>
          <w:bCs/>
          <w:color w:val="000000" w:themeColor="text1"/>
        </w:rPr>
        <w:t xml:space="preserve">. Each algorithm was compared against </w:t>
      </w:r>
      <w:r w:rsidR="00423865">
        <w:rPr>
          <w:rFonts w:eastAsia="Liberation Serif"/>
          <w:bCs/>
          <w:color w:val="000000" w:themeColor="text1"/>
        </w:rPr>
        <w:t>the</w:t>
      </w:r>
      <w:r w:rsidR="00D358E3">
        <w:rPr>
          <w:rFonts w:eastAsia="Liberation Serif"/>
          <w:bCs/>
          <w:color w:val="000000" w:themeColor="text1"/>
        </w:rPr>
        <w:t xml:space="preserve"> </w:t>
      </w:r>
      <w:r w:rsidR="00D358E3" w:rsidRPr="00A54DED">
        <w:rPr>
          <w:rFonts w:eastAsia="Liberation Serif"/>
          <w:bCs/>
          <w:color w:val="000000" w:themeColor="text1"/>
        </w:rPr>
        <w:t>other,</w:t>
      </w:r>
      <w:r w:rsidR="00F2118B">
        <w:rPr>
          <w:rFonts w:eastAsia="Liberation Serif"/>
          <w:bCs/>
          <w:color w:val="000000" w:themeColor="text1"/>
        </w:rPr>
        <w:t xml:space="preserve"> and</w:t>
      </w:r>
      <w:r w:rsidR="00A54DED" w:rsidRPr="00A54DED">
        <w:rPr>
          <w:rFonts w:eastAsia="Liberation Serif"/>
          <w:bCs/>
          <w:color w:val="000000" w:themeColor="text1"/>
        </w:rPr>
        <w:t xml:space="preserve"> </w:t>
      </w:r>
      <w:r w:rsidR="00F2118B">
        <w:rPr>
          <w:rFonts w:eastAsia="Liberation Serif"/>
          <w:bCs/>
          <w:color w:val="000000" w:themeColor="text1"/>
        </w:rPr>
        <w:t>deep dominance (</w:t>
      </w:r>
      <w:r w:rsidR="00F2118B" w:rsidRPr="00F2118B">
        <w:rPr>
          <w:rFonts w:eastAsia="Liberation Serif"/>
          <w:bCs/>
          <w:color w:val="000000" w:themeColor="text1"/>
        </w:rPr>
        <w:t>ϵ</w:t>
      </w:r>
      <w:r w:rsidR="00F2118B">
        <w:rPr>
          <w:rFonts w:eastAsia="Liberation Serif"/>
          <w:bCs/>
          <w:color w:val="000000" w:themeColor="text1"/>
        </w:rPr>
        <w:t>) was</w:t>
      </w:r>
      <w:r w:rsidR="00F2118B" w:rsidRPr="00A54DED">
        <w:rPr>
          <w:rFonts w:eastAsia="Liberation Serif"/>
          <w:bCs/>
          <w:color w:val="000000" w:themeColor="text1"/>
        </w:rPr>
        <w:t xml:space="preserve"> </w:t>
      </w:r>
      <w:r w:rsidR="00A54DED" w:rsidRPr="00A54DED">
        <w:rPr>
          <w:rFonts w:eastAsia="Liberation Serif"/>
          <w:bCs/>
          <w:color w:val="000000" w:themeColor="text1"/>
        </w:rPr>
        <w:t>measured between 0 to 1.0</w:t>
      </w:r>
      <w:r w:rsidR="00F2118B">
        <w:rPr>
          <w:rFonts w:eastAsia="Liberation Serif"/>
          <w:bCs/>
          <w:color w:val="000000" w:themeColor="text1"/>
        </w:rPr>
        <w:t>. 0</w:t>
      </w:r>
      <w:r w:rsidR="00A54DED" w:rsidRPr="00A54DED">
        <w:rPr>
          <w:rFonts w:eastAsia="Liberation Serif"/>
          <w:bCs/>
          <w:color w:val="000000" w:themeColor="text1"/>
        </w:rPr>
        <w:t xml:space="preserve"> corresponds to perfect stochastic dominance of one algorithm (X) over another (Y) and 1 corresponds to perfect stochastic dominance of Y over X.</w:t>
      </w:r>
      <w:r w:rsidR="00A267BE">
        <w:rPr>
          <w:rFonts w:eastAsia="Liberation Serif"/>
          <w:bCs/>
          <w:color w:val="000000" w:themeColor="text1"/>
        </w:rPr>
        <w:t xml:space="preserve"> Table </w:t>
      </w:r>
      <w:r w:rsidR="00F2118B">
        <w:rPr>
          <w:rFonts w:eastAsia="Liberation Serif"/>
          <w:bCs/>
          <w:color w:val="000000" w:themeColor="text1"/>
        </w:rPr>
        <w:t>7 shows</w:t>
      </w:r>
      <w:r w:rsidR="00A267BE">
        <w:rPr>
          <w:rFonts w:eastAsia="Liberation Serif"/>
          <w:bCs/>
          <w:color w:val="000000" w:themeColor="text1"/>
        </w:rPr>
        <w:t xml:space="preserve"> the results from the Deep Dominance test.</w:t>
      </w:r>
    </w:p>
    <w:p w14:paraId="69D7C731" w14:textId="4145280F" w:rsidR="005B0CB3" w:rsidRDefault="00F82A93" w:rsidP="00F82A93">
      <w:pPr>
        <w:jc w:val="center"/>
        <w:rPr>
          <w:rFonts w:eastAsia="Liberation Serif"/>
          <w:bCs/>
          <w:color w:val="000000" w:themeColor="text1"/>
        </w:rPr>
      </w:pPr>
      <w:r>
        <w:rPr>
          <w:rFonts w:eastAsia="Liberation Serif"/>
          <w:b/>
          <w:i/>
          <w:iCs/>
          <w:color w:val="000000" w:themeColor="text1"/>
        </w:rPr>
        <w:t xml:space="preserve">                                                                                                                                               </w:t>
      </w:r>
    </w:p>
    <w:p w14:paraId="4755E1F5" w14:textId="237A4EE0" w:rsidR="00A267BE" w:rsidRPr="00A267BE" w:rsidRDefault="00A267BE" w:rsidP="00A267BE">
      <w:pPr>
        <w:pStyle w:val="Caption"/>
        <w:keepNext/>
        <w:spacing w:line="240" w:lineRule="auto"/>
        <w:rPr>
          <w:i w:val="0"/>
          <w:iCs w:val="0"/>
        </w:rPr>
      </w:pPr>
      <w:r w:rsidRPr="00A267BE">
        <w:rPr>
          <w:i w:val="0"/>
          <w:iCs w:val="0"/>
        </w:rPr>
        <w:lastRenderedPageBreak/>
        <w:t xml:space="preserve">Table </w:t>
      </w:r>
      <w:r w:rsidRPr="00A267BE">
        <w:rPr>
          <w:i w:val="0"/>
          <w:iCs w:val="0"/>
        </w:rPr>
        <w:fldChar w:fldCharType="begin"/>
      </w:r>
      <w:r w:rsidRPr="00A267BE">
        <w:rPr>
          <w:i w:val="0"/>
          <w:iCs w:val="0"/>
        </w:rPr>
        <w:instrText xml:space="preserve"> SEQ Table \* ARABIC </w:instrText>
      </w:r>
      <w:r w:rsidRPr="00A267BE">
        <w:rPr>
          <w:i w:val="0"/>
          <w:iCs w:val="0"/>
        </w:rPr>
        <w:fldChar w:fldCharType="separate"/>
      </w:r>
      <w:r w:rsidR="00E33931">
        <w:rPr>
          <w:i w:val="0"/>
          <w:iCs w:val="0"/>
          <w:noProof/>
        </w:rPr>
        <w:t>6</w:t>
      </w:r>
      <w:r w:rsidRPr="00A267BE">
        <w:rPr>
          <w:i w:val="0"/>
          <w:iCs w:val="0"/>
        </w:rPr>
        <w:fldChar w:fldCharType="end"/>
      </w:r>
      <w:r w:rsidRPr="00A267BE">
        <w:rPr>
          <w:i w:val="0"/>
          <w:iCs w:val="0"/>
        </w:rPr>
        <w:t>. Deep Dominance test results</w:t>
      </w:r>
      <w:r>
        <w:rPr>
          <w:i w:val="0"/>
          <w:iCs w:val="0"/>
        </w:rPr>
        <w:t xml:space="preserve">                                                                                 </w:t>
      </w:r>
      <w:r w:rsidRPr="00A267BE">
        <w:rPr>
          <w:rFonts w:eastAsia="Liberation Serif"/>
          <w:b/>
          <w:color w:val="000000" w:themeColor="text1"/>
        </w:rPr>
        <w:t xml:space="preserve"> </w:t>
      </w:r>
    </w:p>
    <w:tbl>
      <w:tblPr>
        <w:tblStyle w:val="TableGrid"/>
        <w:tblW w:w="8813" w:type="dxa"/>
        <w:jc w:val="center"/>
        <w:tblLook w:val="04A0" w:firstRow="1" w:lastRow="0" w:firstColumn="1" w:lastColumn="0" w:noHBand="0" w:noVBand="1"/>
      </w:tblPr>
      <w:tblGrid>
        <w:gridCol w:w="1094"/>
        <w:gridCol w:w="986"/>
        <w:gridCol w:w="1106"/>
        <w:gridCol w:w="1261"/>
        <w:gridCol w:w="964"/>
        <w:gridCol w:w="1180"/>
        <w:gridCol w:w="1095"/>
        <w:gridCol w:w="1127"/>
      </w:tblGrid>
      <w:tr w:rsidR="00A54DED" w14:paraId="7ED76FC7" w14:textId="4DC23260" w:rsidTr="00E806BC">
        <w:trPr>
          <w:jc w:val="center"/>
        </w:trPr>
        <w:tc>
          <w:tcPr>
            <w:tcW w:w="1094" w:type="dxa"/>
            <w:vAlign w:val="center"/>
          </w:tcPr>
          <w:p w14:paraId="16019C90" w14:textId="1D7C10CD" w:rsidR="003F6819" w:rsidRPr="009D3D98" w:rsidRDefault="003F6819" w:rsidP="009D3D98">
            <w:pPr>
              <w:spacing w:line="276" w:lineRule="auto"/>
              <w:jc w:val="center"/>
              <w:rPr>
                <w:rFonts w:eastAsia="Liberation Serif"/>
                <w:bCs/>
                <w:color w:val="000000" w:themeColor="text1"/>
                <w:sz w:val="16"/>
                <w:szCs w:val="16"/>
              </w:rPr>
            </w:pPr>
            <w:r w:rsidRPr="009D3D98">
              <w:rPr>
                <w:sz w:val="16"/>
                <w:szCs w:val="16"/>
              </w:rPr>
              <w:t>Models</w:t>
            </w:r>
          </w:p>
        </w:tc>
        <w:tc>
          <w:tcPr>
            <w:tcW w:w="986" w:type="dxa"/>
            <w:vAlign w:val="center"/>
          </w:tcPr>
          <w:p w14:paraId="56DFFA28" w14:textId="39DA49EE"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ANN</w:t>
            </w:r>
            <w:r w:rsidR="009D3D98">
              <w:rPr>
                <w:rFonts w:eastAsia="Liberation Serif"/>
                <w:bCs/>
                <w:color w:val="000000" w:themeColor="text1"/>
                <w:sz w:val="16"/>
                <w:szCs w:val="16"/>
              </w:rPr>
              <w:t xml:space="preserve"> (A)</w:t>
            </w:r>
          </w:p>
        </w:tc>
        <w:tc>
          <w:tcPr>
            <w:tcW w:w="1106" w:type="dxa"/>
            <w:vAlign w:val="center"/>
          </w:tcPr>
          <w:p w14:paraId="698CB30F" w14:textId="588CFCB6"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LSTM</w:t>
            </w:r>
            <w:r w:rsidR="009D3D98">
              <w:rPr>
                <w:rFonts w:eastAsia="Liberation Serif"/>
                <w:bCs/>
                <w:color w:val="000000" w:themeColor="text1"/>
                <w:sz w:val="16"/>
                <w:szCs w:val="16"/>
              </w:rPr>
              <w:t xml:space="preserve"> </w:t>
            </w:r>
            <w:r w:rsidR="00A54DED" w:rsidRPr="009D3D98">
              <w:rPr>
                <w:rFonts w:eastAsia="Liberation Serif"/>
                <w:bCs/>
                <w:color w:val="000000" w:themeColor="text1"/>
                <w:sz w:val="16"/>
                <w:szCs w:val="16"/>
              </w:rPr>
              <w:t>(B)</w:t>
            </w:r>
          </w:p>
        </w:tc>
        <w:tc>
          <w:tcPr>
            <w:tcW w:w="1261" w:type="dxa"/>
            <w:vAlign w:val="center"/>
          </w:tcPr>
          <w:p w14:paraId="55BE412E" w14:textId="0A1B68B7"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Bidirectional LSTM</w:t>
            </w:r>
            <w:r w:rsidR="009D3D98">
              <w:rPr>
                <w:rFonts w:eastAsia="Liberation Serif"/>
                <w:bCs/>
                <w:color w:val="000000" w:themeColor="text1"/>
                <w:sz w:val="16"/>
                <w:szCs w:val="16"/>
              </w:rPr>
              <w:t xml:space="preserve"> </w:t>
            </w:r>
            <w:r w:rsidR="00A54DED" w:rsidRPr="009D3D98">
              <w:rPr>
                <w:rFonts w:eastAsia="Liberation Serif"/>
                <w:bCs/>
                <w:color w:val="000000" w:themeColor="text1"/>
                <w:sz w:val="16"/>
                <w:szCs w:val="16"/>
              </w:rPr>
              <w:t>(C)</w:t>
            </w:r>
          </w:p>
        </w:tc>
        <w:tc>
          <w:tcPr>
            <w:tcW w:w="964" w:type="dxa"/>
            <w:vAlign w:val="center"/>
          </w:tcPr>
          <w:p w14:paraId="01C63AC4" w14:textId="60C26CF1"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GRU</w:t>
            </w:r>
            <w:r w:rsidR="00A54DED" w:rsidRPr="009D3D98">
              <w:rPr>
                <w:rFonts w:eastAsia="Liberation Serif"/>
                <w:bCs/>
                <w:color w:val="000000" w:themeColor="text1"/>
                <w:sz w:val="16"/>
                <w:szCs w:val="16"/>
              </w:rPr>
              <w:t xml:space="preserve"> (D)</w:t>
            </w:r>
          </w:p>
        </w:tc>
        <w:tc>
          <w:tcPr>
            <w:tcW w:w="1180" w:type="dxa"/>
            <w:vAlign w:val="center"/>
          </w:tcPr>
          <w:p w14:paraId="6951BFFE" w14:textId="69D033A3"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Bidirectional GRU</w:t>
            </w:r>
            <w:r w:rsidR="009D3D98">
              <w:rPr>
                <w:rFonts w:eastAsia="Liberation Serif"/>
                <w:bCs/>
                <w:color w:val="000000" w:themeColor="text1"/>
                <w:sz w:val="16"/>
                <w:szCs w:val="16"/>
              </w:rPr>
              <w:t xml:space="preserve"> (E)</w:t>
            </w:r>
          </w:p>
        </w:tc>
        <w:tc>
          <w:tcPr>
            <w:tcW w:w="1095" w:type="dxa"/>
            <w:vAlign w:val="center"/>
          </w:tcPr>
          <w:p w14:paraId="297897A3" w14:textId="702F3499"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Simple RNN</w:t>
            </w:r>
            <w:r w:rsidR="009D3D98">
              <w:rPr>
                <w:rFonts w:eastAsia="Liberation Serif"/>
                <w:bCs/>
                <w:color w:val="000000" w:themeColor="text1"/>
                <w:sz w:val="16"/>
                <w:szCs w:val="16"/>
              </w:rPr>
              <w:t xml:space="preserve"> (F)</w:t>
            </w:r>
          </w:p>
        </w:tc>
        <w:tc>
          <w:tcPr>
            <w:tcW w:w="1127" w:type="dxa"/>
            <w:vAlign w:val="center"/>
          </w:tcPr>
          <w:p w14:paraId="2E137986" w14:textId="2EF40E05" w:rsidR="003F6819" w:rsidRPr="009D3D98" w:rsidRDefault="003F6819"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MLP</w:t>
            </w:r>
            <w:r w:rsidR="009D3D98">
              <w:rPr>
                <w:rFonts w:eastAsia="Liberation Serif"/>
                <w:bCs/>
                <w:color w:val="000000" w:themeColor="text1"/>
                <w:sz w:val="16"/>
                <w:szCs w:val="16"/>
              </w:rPr>
              <w:t xml:space="preserve"> (G)</w:t>
            </w:r>
          </w:p>
        </w:tc>
      </w:tr>
      <w:tr w:rsidR="00A54DED" w14:paraId="54A7D347" w14:textId="3C29CBB1" w:rsidTr="00E806BC">
        <w:trPr>
          <w:trHeight w:val="431"/>
          <w:jc w:val="center"/>
        </w:trPr>
        <w:tc>
          <w:tcPr>
            <w:tcW w:w="1094" w:type="dxa"/>
            <w:vAlign w:val="center"/>
          </w:tcPr>
          <w:p w14:paraId="29E81EFA" w14:textId="3DFAEA15" w:rsidR="003F6819" w:rsidRPr="009D3D98" w:rsidRDefault="003F6819" w:rsidP="009D3D98">
            <w:pPr>
              <w:spacing w:line="276" w:lineRule="auto"/>
              <w:jc w:val="center"/>
              <w:rPr>
                <w:rFonts w:eastAsia="Liberation Serif"/>
                <w:bCs/>
                <w:color w:val="000000" w:themeColor="text1"/>
                <w:sz w:val="16"/>
                <w:szCs w:val="16"/>
              </w:rPr>
            </w:pPr>
            <w:r w:rsidRPr="009D3D98">
              <w:rPr>
                <w:sz w:val="16"/>
                <w:szCs w:val="16"/>
              </w:rPr>
              <w:t>ANN</w:t>
            </w:r>
            <w:r w:rsidR="00A54DED" w:rsidRPr="009D3D98">
              <w:rPr>
                <w:sz w:val="16"/>
                <w:szCs w:val="16"/>
              </w:rPr>
              <w:t>(A)</w:t>
            </w:r>
          </w:p>
        </w:tc>
        <w:tc>
          <w:tcPr>
            <w:tcW w:w="986" w:type="dxa"/>
            <w:shd w:val="clear" w:color="auto" w:fill="F2F2F2" w:themeFill="background1" w:themeFillShade="F2"/>
            <w:vAlign w:val="center"/>
          </w:tcPr>
          <w:p w14:paraId="48F9360F" w14:textId="6E316ECA"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06" w:type="dxa"/>
            <w:shd w:val="clear" w:color="auto" w:fill="F2F2F2" w:themeFill="background1" w:themeFillShade="F2"/>
            <w:vAlign w:val="center"/>
          </w:tcPr>
          <w:p w14:paraId="1B9BC41B" w14:textId="7974336A"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261" w:type="dxa"/>
            <w:shd w:val="clear" w:color="auto" w:fill="F2F2F2" w:themeFill="background1" w:themeFillShade="F2"/>
            <w:vAlign w:val="center"/>
          </w:tcPr>
          <w:p w14:paraId="41BEED71" w14:textId="7109BD61"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964" w:type="dxa"/>
            <w:shd w:val="clear" w:color="auto" w:fill="F2F2F2" w:themeFill="background1" w:themeFillShade="F2"/>
            <w:vAlign w:val="center"/>
          </w:tcPr>
          <w:p w14:paraId="39F30B82" w14:textId="6AFA12C5"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80" w:type="dxa"/>
            <w:shd w:val="clear" w:color="auto" w:fill="F2F2F2" w:themeFill="background1" w:themeFillShade="F2"/>
            <w:vAlign w:val="center"/>
          </w:tcPr>
          <w:p w14:paraId="19B469BC" w14:textId="14BFF2FA"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095" w:type="dxa"/>
            <w:shd w:val="clear" w:color="auto" w:fill="F2F2F2" w:themeFill="background1" w:themeFillShade="F2"/>
            <w:vAlign w:val="center"/>
          </w:tcPr>
          <w:p w14:paraId="3E591B43" w14:textId="1EFD353B"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27" w:type="dxa"/>
            <w:shd w:val="clear" w:color="auto" w:fill="F2F2F2" w:themeFill="background1" w:themeFillShade="F2"/>
            <w:vAlign w:val="center"/>
          </w:tcPr>
          <w:p w14:paraId="2A78201E" w14:textId="54C988CB"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r w:rsidR="00A54DED" w14:paraId="4DBE8E54" w14:textId="5D74D811" w:rsidTr="00E806BC">
        <w:trPr>
          <w:jc w:val="center"/>
        </w:trPr>
        <w:tc>
          <w:tcPr>
            <w:tcW w:w="1094" w:type="dxa"/>
            <w:vAlign w:val="center"/>
          </w:tcPr>
          <w:p w14:paraId="456132B8" w14:textId="0116A568" w:rsidR="003F6819" w:rsidRPr="009D3D98" w:rsidRDefault="003F6819" w:rsidP="009D3D98">
            <w:pPr>
              <w:spacing w:line="276" w:lineRule="auto"/>
              <w:jc w:val="center"/>
              <w:rPr>
                <w:rFonts w:eastAsia="Liberation Serif"/>
                <w:bCs/>
                <w:color w:val="000000" w:themeColor="text1"/>
                <w:sz w:val="16"/>
                <w:szCs w:val="16"/>
              </w:rPr>
            </w:pPr>
            <w:r w:rsidRPr="009D3D98">
              <w:rPr>
                <w:sz w:val="16"/>
                <w:szCs w:val="16"/>
              </w:rPr>
              <w:t>LSTM</w:t>
            </w:r>
            <w:r w:rsidR="009D3D98" w:rsidRPr="009D3D98">
              <w:rPr>
                <w:sz w:val="16"/>
                <w:szCs w:val="16"/>
              </w:rPr>
              <w:t xml:space="preserve"> (B)</w:t>
            </w:r>
          </w:p>
        </w:tc>
        <w:tc>
          <w:tcPr>
            <w:tcW w:w="986" w:type="dxa"/>
            <w:vAlign w:val="center"/>
          </w:tcPr>
          <w:p w14:paraId="3CE39436" w14:textId="5C21629D" w:rsidR="003F6819" w:rsidRPr="009D3D98" w:rsidRDefault="009D3D98"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oMath>
            <w:r w:rsidRPr="009D3D98">
              <w:rPr>
                <w:rFonts w:eastAsia="Liberation Serif"/>
                <w:bCs/>
                <w:color w:val="000000" w:themeColor="text1"/>
                <w:sz w:val="16"/>
                <w:szCs w:val="16"/>
              </w:rPr>
              <w:t>, A^B</w:t>
            </w:r>
          </w:p>
        </w:tc>
        <w:tc>
          <w:tcPr>
            <w:tcW w:w="1106" w:type="dxa"/>
            <w:shd w:val="clear" w:color="auto" w:fill="F2F2F2" w:themeFill="background1" w:themeFillShade="F2"/>
            <w:vAlign w:val="center"/>
          </w:tcPr>
          <w:p w14:paraId="01B9AD85" w14:textId="79E56968"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261" w:type="dxa"/>
            <w:shd w:val="clear" w:color="auto" w:fill="F2F2F2" w:themeFill="background1" w:themeFillShade="F2"/>
            <w:vAlign w:val="center"/>
          </w:tcPr>
          <w:p w14:paraId="4B4268E2" w14:textId="1DB32328"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964" w:type="dxa"/>
            <w:shd w:val="clear" w:color="auto" w:fill="F2F2F2" w:themeFill="background1" w:themeFillShade="F2"/>
            <w:vAlign w:val="center"/>
          </w:tcPr>
          <w:p w14:paraId="66B23E18" w14:textId="16AF007C"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80" w:type="dxa"/>
            <w:shd w:val="clear" w:color="auto" w:fill="F2F2F2" w:themeFill="background1" w:themeFillShade="F2"/>
            <w:vAlign w:val="center"/>
          </w:tcPr>
          <w:p w14:paraId="40492B7B" w14:textId="22D92276"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095" w:type="dxa"/>
            <w:shd w:val="clear" w:color="auto" w:fill="F2F2F2" w:themeFill="background1" w:themeFillShade="F2"/>
            <w:vAlign w:val="center"/>
          </w:tcPr>
          <w:p w14:paraId="384A5298" w14:textId="72EFD3ED"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27" w:type="dxa"/>
            <w:shd w:val="clear" w:color="auto" w:fill="F2F2F2" w:themeFill="background1" w:themeFillShade="F2"/>
            <w:vAlign w:val="center"/>
          </w:tcPr>
          <w:p w14:paraId="6691F4B7" w14:textId="5291BA2C"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r w:rsidR="00A54DED" w14:paraId="230FD770" w14:textId="086609F1" w:rsidTr="00E806BC">
        <w:trPr>
          <w:jc w:val="center"/>
        </w:trPr>
        <w:tc>
          <w:tcPr>
            <w:tcW w:w="1094" w:type="dxa"/>
            <w:vAlign w:val="center"/>
          </w:tcPr>
          <w:p w14:paraId="22671066" w14:textId="72E1579E" w:rsidR="003F6819" w:rsidRPr="009D3D98" w:rsidRDefault="003F6819" w:rsidP="009D3D98">
            <w:pPr>
              <w:spacing w:line="276" w:lineRule="auto"/>
              <w:jc w:val="center"/>
              <w:rPr>
                <w:rFonts w:eastAsia="Liberation Serif"/>
                <w:bCs/>
                <w:color w:val="000000" w:themeColor="text1"/>
                <w:sz w:val="16"/>
                <w:szCs w:val="16"/>
              </w:rPr>
            </w:pPr>
            <w:r w:rsidRPr="009D3D98">
              <w:rPr>
                <w:sz w:val="16"/>
                <w:szCs w:val="16"/>
              </w:rPr>
              <w:t>Bidirectional LSTM</w:t>
            </w:r>
            <w:r w:rsidR="00A54DED" w:rsidRPr="009D3D98">
              <w:rPr>
                <w:sz w:val="16"/>
                <w:szCs w:val="16"/>
              </w:rPr>
              <w:t>(C)</w:t>
            </w:r>
          </w:p>
        </w:tc>
        <w:tc>
          <w:tcPr>
            <w:tcW w:w="986" w:type="dxa"/>
            <w:vAlign w:val="center"/>
          </w:tcPr>
          <w:p w14:paraId="66ECD166" w14:textId="0BD692B3" w:rsidR="003F6819" w:rsidRPr="009D3D98" w:rsidRDefault="00A54DED"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oMath>
            <w:r w:rsidRPr="009D3D98">
              <w:rPr>
                <w:rFonts w:eastAsia="Liberation Serif"/>
                <w:bCs/>
                <w:color w:val="000000" w:themeColor="text1"/>
                <w:sz w:val="16"/>
                <w:szCs w:val="16"/>
              </w:rPr>
              <w:t>, A^C</w:t>
            </w:r>
          </w:p>
        </w:tc>
        <w:tc>
          <w:tcPr>
            <w:tcW w:w="1106" w:type="dxa"/>
            <w:vAlign w:val="center"/>
          </w:tcPr>
          <w:p w14:paraId="262A26AC" w14:textId="282D9121" w:rsidR="003F6819" w:rsidRPr="009D3D98" w:rsidRDefault="009D3D98"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r>
                <w:ins w:id="3500" w:author="Shamima Akter" w:date="2021-10-21T22:36:00Z">
                  <w:rPr>
                    <w:rFonts w:ascii="Cambria Math" w:eastAsia="Liberation Serif" w:hAnsi="Cambria Math"/>
                    <w:color w:val="000000" w:themeColor="text1"/>
                    <w:sz w:val="16"/>
                    <w:szCs w:val="16"/>
                  </w:rPr>
                  <m:t>710</m:t>
                </w:ins>
              </m:r>
              <m:r>
                <w:del w:id="3501" w:author="Shamima Akter" w:date="2021-10-21T22:36:00Z">
                  <w:rPr>
                    <w:rFonts w:ascii="Cambria Math" w:eastAsia="Liberation Serif" w:hAnsi="Cambria Math"/>
                    <w:color w:val="000000" w:themeColor="text1"/>
                    <w:sz w:val="16"/>
                    <w:szCs w:val="16"/>
                  </w:rPr>
                  <m:t>0094</m:t>
                </w:del>
              </m:r>
              <m:r>
                <w:rPr>
                  <w:rFonts w:ascii="Cambria Math" w:eastAsia="Liberation Serif" w:hAnsi="Cambria Math"/>
                  <w:color w:val="000000" w:themeColor="text1"/>
                  <w:sz w:val="16"/>
                  <w:szCs w:val="16"/>
                </w:rPr>
                <m:t xml:space="preserve"> </m:t>
              </m:r>
            </m:oMath>
            <w:r w:rsidRPr="009D3D98">
              <w:rPr>
                <w:rFonts w:eastAsia="Liberation Serif"/>
                <w:bCs/>
                <w:color w:val="000000" w:themeColor="text1"/>
                <w:sz w:val="16"/>
                <w:szCs w:val="16"/>
              </w:rPr>
              <w:t>,</w:t>
            </w:r>
            <w:r>
              <w:rPr>
                <w:rFonts w:eastAsia="Liberation Serif"/>
                <w:bCs/>
                <w:color w:val="000000" w:themeColor="text1"/>
                <w:sz w:val="16"/>
                <w:szCs w:val="16"/>
              </w:rPr>
              <w:t xml:space="preserve"> B</w:t>
            </w:r>
            <w:r w:rsidR="00F82A93">
              <w:rPr>
                <w:rFonts w:eastAsia="Liberation Serif"/>
                <w:bCs/>
                <w:color w:val="000000" w:themeColor="text1"/>
                <w:sz w:val="16"/>
                <w:szCs w:val="16"/>
              </w:rPr>
              <w:t xml:space="preserve"> </w:t>
            </w:r>
            <w:proofErr w:type="spellStart"/>
            <w:r w:rsidR="00F82A93" w:rsidRPr="00F82A93">
              <w:rPr>
                <w:rFonts w:eastAsia="Liberation Serif"/>
                <w:b/>
                <w:i/>
                <w:iCs/>
                <w:color w:val="000000" w:themeColor="text1"/>
                <w:sz w:val="16"/>
                <w:szCs w:val="16"/>
              </w:rPr>
              <w:t>nbt</w:t>
            </w:r>
            <w:proofErr w:type="spellEnd"/>
            <w:r w:rsidR="00F82A93">
              <w:rPr>
                <w:rFonts w:eastAsia="Liberation Serif"/>
                <w:b/>
                <w:i/>
                <w:iCs/>
                <w:color w:val="000000" w:themeColor="text1"/>
                <w:sz w:val="16"/>
                <w:szCs w:val="16"/>
              </w:rPr>
              <w:t xml:space="preserve"> </w:t>
            </w:r>
            <w:r>
              <w:rPr>
                <w:rFonts w:eastAsia="Liberation Serif"/>
                <w:bCs/>
                <w:color w:val="000000" w:themeColor="text1"/>
                <w:sz w:val="16"/>
                <w:szCs w:val="16"/>
              </w:rPr>
              <w:t>C</w:t>
            </w:r>
          </w:p>
        </w:tc>
        <w:tc>
          <w:tcPr>
            <w:tcW w:w="1261" w:type="dxa"/>
            <w:shd w:val="clear" w:color="auto" w:fill="F2F2F2" w:themeFill="background1" w:themeFillShade="F2"/>
            <w:vAlign w:val="center"/>
          </w:tcPr>
          <w:p w14:paraId="3A1A6E8D" w14:textId="7C58852D"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964" w:type="dxa"/>
            <w:shd w:val="clear" w:color="auto" w:fill="F2F2F2" w:themeFill="background1" w:themeFillShade="F2"/>
            <w:vAlign w:val="center"/>
          </w:tcPr>
          <w:p w14:paraId="61C53DD0" w14:textId="52B264B2"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80" w:type="dxa"/>
            <w:shd w:val="clear" w:color="auto" w:fill="F2F2F2" w:themeFill="background1" w:themeFillShade="F2"/>
            <w:vAlign w:val="center"/>
          </w:tcPr>
          <w:p w14:paraId="2B3DA9ED" w14:textId="7F0BC0D6"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095" w:type="dxa"/>
            <w:shd w:val="clear" w:color="auto" w:fill="F2F2F2" w:themeFill="background1" w:themeFillShade="F2"/>
            <w:vAlign w:val="center"/>
          </w:tcPr>
          <w:p w14:paraId="7D8C09FC" w14:textId="75A20D7A"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27" w:type="dxa"/>
            <w:shd w:val="clear" w:color="auto" w:fill="F2F2F2" w:themeFill="background1" w:themeFillShade="F2"/>
            <w:vAlign w:val="center"/>
          </w:tcPr>
          <w:p w14:paraId="4D9826E3" w14:textId="3BA00F70"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r w:rsidR="00A54DED" w14:paraId="386E3E8F" w14:textId="61189F1D" w:rsidTr="00E806BC">
        <w:trPr>
          <w:jc w:val="center"/>
        </w:trPr>
        <w:tc>
          <w:tcPr>
            <w:tcW w:w="1094" w:type="dxa"/>
            <w:vAlign w:val="center"/>
          </w:tcPr>
          <w:p w14:paraId="31C8B0B7" w14:textId="4E10E42E" w:rsidR="003F6819" w:rsidRPr="009D3D98" w:rsidRDefault="003F6819" w:rsidP="009D3D98">
            <w:pPr>
              <w:spacing w:line="276" w:lineRule="auto"/>
              <w:jc w:val="center"/>
              <w:rPr>
                <w:rFonts w:eastAsia="Liberation Serif"/>
                <w:bCs/>
                <w:color w:val="000000" w:themeColor="text1"/>
                <w:sz w:val="16"/>
                <w:szCs w:val="16"/>
              </w:rPr>
            </w:pPr>
            <w:r w:rsidRPr="009D3D98">
              <w:rPr>
                <w:sz w:val="16"/>
                <w:szCs w:val="16"/>
              </w:rPr>
              <w:t>GRU</w:t>
            </w:r>
            <w:r w:rsidR="00A54DED" w:rsidRPr="009D3D98">
              <w:rPr>
                <w:sz w:val="16"/>
                <w:szCs w:val="16"/>
              </w:rPr>
              <w:t xml:space="preserve"> (D)</w:t>
            </w:r>
          </w:p>
        </w:tc>
        <w:tc>
          <w:tcPr>
            <w:tcW w:w="986" w:type="dxa"/>
            <w:vAlign w:val="center"/>
          </w:tcPr>
          <w:p w14:paraId="7B302BD4" w14:textId="2FB9B368" w:rsidR="003F6819" w:rsidRPr="009D3D98" w:rsidRDefault="009D3D98"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oMath>
            <w:r w:rsidRPr="009D3D98">
              <w:rPr>
                <w:rFonts w:eastAsia="Liberation Serif"/>
                <w:bCs/>
                <w:color w:val="000000" w:themeColor="text1"/>
                <w:sz w:val="16"/>
                <w:szCs w:val="16"/>
              </w:rPr>
              <w:t>, A^</w:t>
            </w:r>
            <w:r w:rsidR="008D692D">
              <w:rPr>
                <w:rFonts w:eastAsia="Liberation Serif"/>
                <w:bCs/>
                <w:color w:val="000000" w:themeColor="text1"/>
                <w:sz w:val="16"/>
                <w:szCs w:val="16"/>
              </w:rPr>
              <w:t>D</w:t>
            </w:r>
          </w:p>
        </w:tc>
        <w:tc>
          <w:tcPr>
            <w:tcW w:w="1106" w:type="dxa"/>
            <w:vAlign w:val="center"/>
          </w:tcPr>
          <w:p w14:paraId="54B1AC35" w14:textId="6FF018D8" w:rsidR="009D3D98" w:rsidRDefault="009D3D98"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m:t>
              </m:r>
              <m:r>
                <w:del w:id="3502" w:author="Shamima Akter" w:date="2021-10-21T22:38:00Z">
                  <w:rPr>
                    <w:rFonts w:ascii="Cambria Math" w:eastAsia="Liberation Serif" w:hAnsi="Cambria Math"/>
                    <w:color w:val="000000" w:themeColor="text1"/>
                    <w:sz w:val="16"/>
                    <w:szCs w:val="16"/>
                  </w:rPr>
                  <m:t>1</m:t>
                </w:del>
              </m:r>
              <m:r>
                <w:ins w:id="3503" w:author="Shamima Akter" w:date="2021-10-21T22:38:00Z">
                  <w:rPr>
                    <w:rFonts w:ascii="Cambria Math" w:eastAsia="Liberation Serif" w:hAnsi="Cambria Math"/>
                    <w:color w:val="000000" w:themeColor="text1"/>
                    <w:sz w:val="16"/>
                    <w:szCs w:val="16"/>
                  </w:rPr>
                  <m:t>0</m:t>
                </w:ins>
              </m:r>
            </m:oMath>
            <w:r w:rsidRPr="009D3D98">
              <w:rPr>
                <w:rFonts w:eastAsia="Liberation Serif"/>
                <w:bCs/>
                <w:color w:val="000000" w:themeColor="text1"/>
                <w:sz w:val="16"/>
                <w:szCs w:val="16"/>
              </w:rPr>
              <w:t>,</w:t>
            </w:r>
          </w:p>
          <w:p w14:paraId="020E4B92" w14:textId="038F1CD8" w:rsidR="003F6819" w:rsidRPr="009D3D98" w:rsidRDefault="009D3D98" w:rsidP="009D3D98">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B</w:t>
            </w:r>
            <w:ins w:id="3504" w:author="Shamima Akter" w:date="2021-10-21T22:38:00Z">
              <w:r w:rsidR="00EB66C8">
                <w:rPr>
                  <w:rFonts w:eastAsia="Liberation Serif"/>
                  <w:bCs/>
                  <w:color w:val="000000" w:themeColor="text1"/>
                  <w:sz w:val="16"/>
                  <w:szCs w:val="16"/>
                </w:rPr>
                <w:t>^</w:t>
              </w:r>
            </w:ins>
            <w:del w:id="3505" w:author="Shamima Akter" w:date="2021-10-21T22:38:00Z">
              <w:r w:rsidR="00F82A93" w:rsidRPr="00F82A93" w:rsidDel="00EB66C8">
                <w:rPr>
                  <w:rFonts w:eastAsia="Liberation Serif"/>
                  <w:b/>
                  <w:i/>
                  <w:iCs/>
                  <w:color w:val="000000" w:themeColor="text1"/>
                  <w:sz w:val="16"/>
                  <w:szCs w:val="16"/>
                </w:rPr>
                <w:delText xml:space="preserve"> nbt</w:delText>
              </w:r>
            </w:del>
            <w:r w:rsidR="00F82A93">
              <w:rPr>
                <w:rFonts w:eastAsia="Liberation Serif"/>
                <w:bCs/>
                <w:color w:val="000000" w:themeColor="text1"/>
                <w:sz w:val="16"/>
                <w:szCs w:val="16"/>
              </w:rPr>
              <w:t xml:space="preserve"> </w:t>
            </w:r>
            <w:r w:rsidR="000F3BB8">
              <w:rPr>
                <w:rFonts w:eastAsia="Liberation Serif"/>
                <w:bCs/>
                <w:color w:val="000000" w:themeColor="text1"/>
                <w:sz w:val="16"/>
                <w:szCs w:val="16"/>
              </w:rPr>
              <w:t>D</w:t>
            </w:r>
          </w:p>
        </w:tc>
        <w:tc>
          <w:tcPr>
            <w:tcW w:w="1261" w:type="dxa"/>
            <w:vAlign w:val="center"/>
          </w:tcPr>
          <w:p w14:paraId="40C6E1EA" w14:textId="3F5E3CD0" w:rsidR="008D692D" w:rsidRDefault="008D692D" w:rsidP="008D692D">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m:t>
              </m:r>
              <m:r>
                <w:del w:id="3506" w:author="Shamima Akter" w:date="2021-10-21T22:43:00Z">
                  <w:rPr>
                    <w:rFonts w:ascii="Cambria Math" w:eastAsia="Liberation Serif" w:hAnsi="Cambria Math"/>
                    <w:color w:val="000000" w:themeColor="text1"/>
                    <w:sz w:val="16"/>
                    <w:szCs w:val="16"/>
                  </w:rPr>
                  <m:t>1</m:t>
                </w:del>
              </m:r>
              <m:r>
                <w:ins w:id="3507" w:author="Shamima Akter" w:date="2021-10-21T22:43:00Z">
                  <w:rPr>
                    <w:rFonts w:ascii="Cambria Math" w:eastAsia="Liberation Serif" w:hAnsi="Cambria Math"/>
                    <w:color w:val="000000" w:themeColor="text1"/>
                    <w:sz w:val="16"/>
                    <w:szCs w:val="16"/>
                  </w:rPr>
                  <m:t>0</m:t>
                </w:ins>
              </m:r>
            </m:oMath>
            <w:r w:rsidRPr="009D3D98">
              <w:rPr>
                <w:rFonts w:eastAsia="Liberation Serif"/>
                <w:bCs/>
                <w:color w:val="000000" w:themeColor="text1"/>
                <w:sz w:val="16"/>
                <w:szCs w:val="16"/>
              </w:rPr>
              <w:t>,</w:t>
            </w:r>
          </w:p>
          <w:p w14:paraId="7975D4B6" w14:textId="1C35521A" w:rsidR="003F6819" w:rsidRPr="009D3D98" w:rsidRDefault="008D692D" w:rsidP="008D692D">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C</w:t>
            </w:r>
            <w:r w:rsidR="00F82A93" w:rsidRPr="00F82A93">
              <w:rPr>
                <w:rFonts w:eastAsia="Liberation Serif"/>
                <w:b/>
                <w:i/>
                <w:iCs/>
                <w:color w:val="000000" w:themeColor="text1"/>
                <w:sz w:val="16"/>
                <w:szCs w:val="16"/>
              </w:rPr>
              <w:t xml:space="preserve"> </w:t>
            </w:r>
            <w:del w:id="3508" w:author="Shamima Akter" w:date="2021-10-21T22:43:00Z">
              <w:r w:rsidR="00F82A93" w:rsidRPr="00F82A93" w:rsidDel="00EB66C8">
                <w:rPr>
                  <w:rFonts w:eastAsia="Liberation Serif"/>
                  <w:b/>
                  <w:i/>
                  <w:iCs/>
                  <w:color w:val="000000" w:themeColor="text1"/>
                  <w:sz w:val="16"/>
                  <w:szCs w:val="16"/>
                </w:rPr>
                <w:delText>nbt</w:delText>
              </w:r>
              <w:r w:rsidR="00F82A93" w:rsidDel="00EB66C8">
                <w:rPr>
                  <w:rFonts w:eastAsia="Liberation Serif"/>
                  <w:bCs/>
                  <w:color w:val="000000" w:themeColor="text1"/>
                  <w:sz w:val="16"/>
                  <w:szCs w:val="16"/>
                </w:rPr>
                <w:delText xml:space="preserve"> </w:delText>
              </w:r>
            </w:del>
            <w:ins w:id="3509" w:author="Shamima Akter" w:date="2021-10-21T22:43:00Z">
              <w:r w:rsidR="00EB66C8">
                <w:rPr>
                  <w:rFonts w:eastAsia="Liberation Serif"/>
                  <w:b/>
                  <w:i/>
                  <w:iCs/>
                  <w:color w:val="000000" w:themeColor="text1"/>
                  <w:sz w:val="16"/>
                  <w:szCs w:val="16"/>
                </w:rPr>
                <w:t xml:space="preserve">^ </w:t>
              </w:r>
            </w:ins>
            <w:r>
              <w:rPr>
                <w:rFonts w:eastAsia="Liberation Serif"/>
                <w:bCs/>
                <w:color w:val="000000" w:themeColor="text1"/>
                <w:sz w:val="16"/>
                <w:szCs w:val="16"/>
              </w:rPr>
              <w:t>D</w:t>
            </w:r>
          </w:p>
        </w:tc>
        <w:tc>
          <w:tcPr>
            <w:tcW w:w="964" w:type="dxa"/>
            <w:shd w:val="clear" w:color="auto" w:fill="F2F2F2" w:themeFill="background1" w:themeFillShade="F2"/>
            <w:vAlign w:val="center"/>
          </w:tcPr>
          <w:p w14:paraId="6792D907" w14:textId="20CDDDBA"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80" w:type="dxa"/>
            <w:shd w:val="clear" w:color="auto" w:fill="F2F2F2" w:themeFill="background1" w:themeFillShade="F2"/>
            <w:vAlign w:val="center"/>
          </w:tcPr>
          <w:p w14:paraId="3649EAB1" w14:textId="00F1C5E3"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095" w:type="dxa"/>
            <w:shd w:val="clear" w:color="auto" w:fill="F2F2F2" w:themeFill="background1" w:themeFillShade="F2"/>
            <w:vAlign w:val="center"/>
          </w:tcPr>
          <w:p w14:paraId="2F1C626B" w14:textId="64EBEE30"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27" w:type="dxa"/>
            <w:shd w:val="clear" w:color="auto" w:fill="F2F2F2" w:themeFill="background1" w:themeFillShade="F2"/>
            <w:vAlign w:val="center"/>
          </w:tcPr>
          <w:p w14:paraId="089D14C6" w14:textId="067D1348"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r w:rsidR="00A54DED" w14:paraId="02931BBA" w14:textId="0D329F5D" w:rsidTr="00E806BC">
        <w:trPr>
          <w:jc w:val="center"/>
        </w:trPr>
        <w:tc>
          <w:tcPr>
            <w:tcW w:w="1094" w:type="dxa"/>
            <w:vAlign w:val="center"/>
          </w:tcPr>
          <w:p w14:paraId="7862C8D7" w14:textId="6227476C" w:rsidR="003F6819" w:rsidRPr="009D3D98" w:rsidRDefault="003F6819" w:rsidP="009D3D98">
            <w:pPr>
              <w:spacing w:line="276" w:lineRule="auto"/>
              <w:jc w:val="center"/>
              <w:rPr>
                <w:rFonts w:eastAsia="Liberation Serif"/>
                <w:bCs/>
                <w:color w:val="000000" w:themeColor="text1"/>
                <w:sz w:val="16"/>
                <w:szCs w:val="16"/>
              </w:rPr>
            </w:pPr>
            <w:r w:rsidRPr="009D3D98">
              <w:rPr>
                <w:sz w:val="16"/>
                <w:szCs w:val="16"/>
              </w:rPr>
              <w:t>Bidirectional GRU</w:t>
            </w:r>
            <w:r w:rsidR="00A54DED" w:rsidRPr="009D3D98">
              <w:rPr>
                <w:sz w:val="16"/>
                <w:szCs w:val="16"/>
              </w:rPr>
              <w:t xml:space="preserve"> (E)</w:t>
            </w:r>
          </w:p>
        </w:tc>
        <w:tc>
          <w:tcPr>
            <w:tcW w:w="986" w:type="dxa"/>
            <w:vAlign w:val="center"/>
          </w:tcPr>
          <w:p w14:paraId="00BFD898" w14:textId="4C4C1EE8" w:rsidR="003F6819" w:rsidRPr="009D3D98" w:rsidRDefault="009D3D98"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oMath>
            <w:r w:rsidRPr="009D3D98">
              <w:rPr>
                <w:rFonts w:eastAsia="Liberation Serif"/>
                <w:bCs/>
                <w:color w:val="000000" w:themeColor="text1"/>
                <w:sz w:val="16"/>
                <w:szCs w:val="16"/>
              </w:rPr>
              <w:t>, A^</w:t>
            </w:r>
            <w:r w:rsidR="008D692D">
              <w:rPr>
                <w:rFonts w:eastAsia="Liberation Serif"/>
                <w:bCs/>
                <w:color w:val="000000" w:themeColor="text1"/>
                <w:sz w:val="16"/>
                <w:szCs w:val="16"/>
              </w:rPr>
              <w:t>E</w:t>
            </w:r>
          </w:p>
        </w:tc>
        <w:tc>
          <w:tcPr>
            <w:tcW w:w="1106" w:type="dxa"/>
            <w:vAlign w:val="center"/>
          </w:tcPr>
          <w:p w14:paraId="5AE4F5B1" w14:textId="44B3A521" w:rsidR="003F6819" w:rsidRPr="009D3D98" w:rsidRDefault="000F3BB8" w:rsidP="009D3D98">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r>
                <w:ins w:id="3510" w:author="Shamima Akter" w:date="2021-10-21T22:42:00Z">
                  <w:rPr>
                    <w:rFonts w:ascii="Cambria Math" w:eastAsia="Liberation Serif" w:hAnsi="Cambria Math"/>
                    <w:color w:val="000000" w:themeColor="text1"/>
                    <w:sz w:val="16"/>
                    <w:szCs w:val="16"/>
                  </w:rPr>
                  <m:t>671</m:t>
                </w:ins>
              </m:r>
              <m:r>
                <w:del w:id="3511" w:author="Shamima Akter" w:date="2021-10-21T22:42:00Z">
                  <w:rPr>
                    <w:rFonts w:ascii="Cambria Math" w:eastAsia="Liberation Serif" w:hAnsi="Cambria Math"/>
                    <w:color w:val="000000" w:themeColor="text1"/>
                    <w:sz w:val="16"/>
                    <w:szCs w:val="16"/>
                  </w:rPr>
                  <m:t xml:space="preserve">93 </m:t>
                </w:del>
              </m:r>
            </m:oMath>
            <w:r w:rsidRPr="009D3D98">
              <w:rPr>
                <w:rFonts w:eastAsia="Liberation Serif"/>
                <w:bCs/>
                <w:color w:val="000000" w:themeColor="text1"/>
                <w:sz w:val="16"/>
                <w:szCs w:val="16"/>
              </w:rPr>
              <w:t>,</w:t>
            </w:r>
            <w:r>
              <w:rPr>
                <w:rFonts w:eastAsia="Liberation Serif"/>
                <w:bCs/>
                <w:color w:val="000000" w:themeColor="text1"/>
                <w:sz w:val="16"/>
                <w:szCs w:val="16"/>
              </w:rPr>
              <w:t xml:space="preserve"> B</w:t>
            </w:r>
            <w:ins w:id="3512" w:author="Shamima Akter" w:date="2021-10-21T22:42:00Z">
              <w:r w:rsidR="00EB66C8">
                <w:rPr>
                  <w:rFonts w:eastAsia="Liberation Serif"/>
                  <w:bCs/>
                  <w:color w:val="000000" w:themeColor="text1"/>
                  <w:sz w:val="16"/>
                  <w:szCs w:val="16"/>
                </w:rPr>
                <w:t xml:space="preserve"> </w:t>
              </w:r>
              <w:proofErr w:type="spellStart"/>
              <w:r w:rsidR="00EB66C8" w:rsidRPr="00EB66C8">
                <w:rPr>
                  <w:rFonts w:eastAsia="Liberation Serif"/>
                  <w:b/>
                  <w:i/>
                  <w:iCs/>
                  <w:color w:val="000000" w:themeColor="text1"/>
                  <w:sz w:val="16"/>
                  <w:szCs w:val="16"/>
                  <w:rPrChange w:id="3513" w:author="Shamima Akter" w:date="2021-10-21T22:42:00Z">
                    <w:rPr>
                      <w:rFonts w:eastAsia="Liberation Serif"/>
                      <w:bCs/>
                      <w:color w:val="000000" w:themeColor="text1"/>
                      <w:sz w:val="16"/>
                      <w:szCs w:val="16"/>
                    </w:rPr>
                  </w:rPrChange>
                </w:rPr>
                <w:t>nbt</w:t>
              </w:r>
              <w:proofErr w:type="spellEnd"/>
              <w:r w:rsidR="00EB66C8">
                <w:rPr>
                  <w:rFonts w:eastAsia="Liberation Serif"/>
                  <w:b/>
                  <w:i/>
                  <w:iCs/>
                  <w:color w:val="000000" w:themeColor="text1"/>
                  <w:sz w:val="16"/>
                  <w:szCs w:val="16"/>
                </w:rPr>
                <w:t xml:space="preserve"> </w:t>
              </w:r>
            </w:ins>
            <w:del w:id="3514" w:author="Shamima Akter" w:date="2021-10-21T22:42:00Z">
              <w:r w:rsidDel="00EB66C8">
                <w:rPr>
                  <w:rFonts w:eastAsia="Liberation Serif"/>
                  <w:bCs/>
                  <w:color w:val="000000" w:themeColor="text1"/>
                  <w:sz w:val="16"/>
                  <w:szCs w:val="16"/>
                </w:rPr>
                <w:delText>^</w:delText>
              </w:r>
            </w:del>
            <w:r>
              <w:rPr>
                <w:rFonts w:eastAsia="Liberation Serif"/>
                <w:bCs/>
                <w:color w:val="000000" w:themeColor="text1"/>
                <w:sz w:val="16"/>
                <w:szCs w:val="16"/>
              </w:rPr>
              <w:t>E</w:t>
            </w:r>
          </w:p>
        </w:tc>
        <w:tc>
          <w:tcPr>
            <w:tcW w:w="1261" w:type="dxa"/>
            <w:vAlign w:val="center"/>
          </w:tcPr>
          <w:p w14:paraId="1B562B57" w14:textId="732900BC" w:rsidR="008D692D" w:rsidRDefault="008D692D" w:rsidP="008D692D">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m:t>
              </m:r>
              <m:r>
                <w:ins w:id="3515" w:author="Shamima Akter" w:date="2021-10-21T22:44:00Z">
                  <w:rPr>
                    <w:rFonts w:ascii="Cambria Math" w:eastAsia="Liberation Serif" w:hAnsi="Cambria Math"/>
                    <w:color w:val="000000" w:themeColor="text1"/>
                    <w:sz w:val="16"/>
                    <w:szCs w:val="16"/>
                  </w:rPr>
                  <m:t>0.</m:t>
                </w:ins>
              </m:r>
              <m:r>
                <w:del w:id="3516" w:author="Shamima Akter" w:date="2021-10-21T22:44:00Z">
                  <w:rPr>
                    <w:rFonts w:ascii="Cambria Math" w:eastAsia="Liberation Serif" w:hAnsi="Cambria Math"/>
                    <w:color w:val="000000" w:themeColor="text1"/>
                    <w:sz w:val="16"/>
                    <w:szCs w:val="16"/>
                  </w:rPr>
                  <m:t>1</m:t>
                </w:del>
              </m:r>
              <m:r>
                <w:ins w:id="3517" w:author="Shamima Akter" w:date="2021-10-21T22:44:00Z">
                  <w:rPr>
                    <w:rFonts w:ascii="Cambria Math" w:eastAsia="Liberation Serif" w:hAnsi="Cambria Math"/>
                    <w:color w:val="000000" w:themeColor="text1"/>
                    <w:sz w:val="16"/>
                    <w:szCs w:val="16"/>
                  </w:rPr>
                  <m:t>269</m:t>
                </w:ins>
              </m:r>
            </m:oMath>
            <w:r w:rsidRPr="009D3D98">
              <w:rPr>
                <w:rFonts w:eastAsia="Liberation Serif"/>
                <w:bCs/>
                <w:color w:val="000000" w:themeColor="text1"/>
                <w:sz w:val="16"/>
                <w:szCs w:val="16"/>
              </w:rPr>
              <w:t>,</w:t>
            </w:r>
          </w:p>
          <w:p w14:paraId="1CB2632B" w14:textId="516AC47D" w:rsidR="003F6819" w:rsidRPr="009D3D98" w:rsidRDefault="008D692D" w:rsidP="008D692D">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C</w:t>
            </w:r>
            <w:r w:rsidR="00F82A93" w:rsidRPr="00F82A93">
              <w:rPr>
                <w:rFonts w:eastAsia="Liberation Serif"/>
                <w:b/>
                <w:i/>
                <w:iCs/>
                <w:color w:val="000000" w:themeColor="text1"/>
                <w:sz w:val="16"/>
                <w:szCs w:val="16"/>
              </w:rPr>
              <w:t xml:space="preserve"> </w:t>
            </w:r>
            <w:ins w:id="3518" w:author="Shamima Akter" w:date="2021-10-21T22:45:00Z">
              <w:r w:rsidR="00EB66C8">
                <w:rPr>
                  <w:rFonts w:eastAsia="Liberation Serif"/>
                  <w:bCs/>
                  <w:color w:val="000000" w:themeColor="text1"/>
                  <w:sz w:val="16"/>
                  <w:szCs w:val="16"/>
                </w:rPr>
                <w:t xml:space="preserve">^ </w:t>
              </w:r>
            </w:ins>
            <w:del w:id="3519" w:author="Shamima Akter" w:date="2021-10-21T22:44:00Z">
              <w:r w:rsidR="00F82A93" w:rsidRPr="00F82A93" w:rsidDel="00EB66C8">
                <w:rPr>
                  <w:rFonts w:eastAsia="Liberation Serif"/>
                  <w:b/>
                  <w:i/>
                  <w:iCs/>
                  <w:color w:val="000000" w:themeColor="text1"/>
                  <w:sz w:val="16"/>
                  <w:szCs w:val="16"/>
                </w:rPr>
                <w:delText>nbt</w:delText>
              </w:r>
              <w:r w:rsidR="00F82A93" w:rsidDel="00EB66C8">
                <w:rPr>
                  <w:rFonts w:eastAsia="Liberation Serif"/>
                  <w:bCs/>
                  <w:color w:val="000000" w:themeColor="text1"/>
                  <w:sz w:val="16"/>
                  <w:szCs w:val="16"/>
                </w:rPr>
                <w:delText xml:space="preserve"> </w:delText>
              </w:r>
            </w:del>
            <w:r>
              <w:rPr>
                <w:rFonts w:eastAsia="Liberation Serif"/>
                <w:bCs/>
                <w:color w:val="000000" w:themeColor="text1"/>
                <w:sz w:val="16"/>
                <w:szCs w:val="16"/>
              </w:rPr>
              <w:t>E</w:t>
            </w:r>
          </w:p>
        </w:tc>
        <w:tc>
          <w:tcPr>
            <w:tcW w:w="964" w:type="dxa"/>
            <w:vAlign w:val="center"/>
          </w:tcPr>
          <w:p w14:paraId="074A6D3E" w14:textId="77777777" w:rsidR="00EB66C8" w:rsidRDefault="009203A6" w:rsidP="009D3D98">
            <w:pPr>
              <w:spacing w:line="276" w:lineRule="auto"/>
              <w:jc w:val="center"/>
              <w:rPr>
                <w:ins w:id="3520" w:author="Shamima Akter" w:date="2021-10-21T22:45:00Z"/>
                <w:rFonts w:eastAsia="Liberation Serif"/>
                <w:bCs/>
                <w:color w:val="000000" w:themeColor="text1"/>
                <w:sz w:val="16"/>
                <w:szCs w:val="16"/>
              </w:rPr>
            </w:pPr>
            <m:oMath>
              <m:r>
                <w:rPr>
                  <w:rFonts w:ascii="Cambria Math" w:eastAsia="Liberation Serif" w:hAnsi="Cambria Math"/>
                  <w:color w:val="000000" w:themeColor="text1"/>
                  <w:sz w:val="16"/>
                  <w:szCs w:val="16"/>
                </w:rPr>
                <m:t>ϵ =</m:t>
              </m:r>
              <m:r>
                <w:del w:id="3521" w:author="Shamima Akter" w:date="2021-10-21T22:45:00Z">
                  <w:rPr>
                    <w:rFonts w:ascii="Cambria Math" w:eastAsia="Liberation Serif" w:hAnsi="Cambria Math"/>
                    <w:color w:val="000000" w:themeColor="text1"/>
                    <w:sz w:val="16"/>
                    <w:szCs w:val="16"/>
                  </w:rPr>
                  <m:t>0</m:t>
                </w:del>
              </m:r>
              <m:r>
                <w:ins w:id="3522" w:author="Shamima Akter" w:date="2021-10-21T22:45:00Z">
                  <w:rPr>
                    <w:rFonts w:ascii="Cambria Math" w:eastAsia="Liberation Serif" w:hAnsi="Cambria Math"/>
                    <w:color w:val="000000" w:themeColor="text1"/>
                    <w:sz w:val="16"/>
                    <w:szCs w:val="16"/>
                  </w:rPr>
                  <m:t>1</m:t>
                </w:ins>
              </m:r>
            </m:oMath>
            <w:r w:rsidRPr="009D3D98">
              <w:rPr>
                <w:rFonts w:eastAsia="Liberation Serif"/>
                <w:bCs/>
                <w:color w:val="000000" w:themeColor="text1"/>
                <w:sz w:val="16"/>
                <w:szCs w:val="16"/>
              </w:rPr>
              <w:t xml:space="preserve">, </w:t>
            </w:r>
          </w:p>
          <w:p w14:paraId="263FE892" w14:textId="35B4E084" w:rsidR="003F6819" w:rsidRPr="009D3D98" w:rsidRDefault="009203A6"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D</w:t>
            </w:r>
            <w:ins w:id="3523" w:author="Shamima Akter" w:date="2021-10-21T22:45:00Z">
              <w:r w:rsidR="00EB66C8">
                <w:rPr>
                  <w:rFonts w:eastAsia="Liberation Serif"/>
                  <w:bCs/>
                  <w:color w:val="000000" w:themeColor="text1"/>
                  <w:sz w:val="16"/>
                  <w:szCs w:val="16"/>
                </w:rPr>
                <w:t xml:space="preserve"> </w:t>
              </w:r>
              <w:proofErr w:type="spellStart"/>
              <w:r w:rsidR="00EB66C8" w:rsidRPr="00EB66C8">
                <w:rPr>
                  <w:rFonts w:eastAsia="Liberation Serif"/>
                  <w:b/>
                  <w:color w:val="000000" w:themeColor="text1"/>
                  <w:sz w:val="16"/>
                  <w:szCs w:val="16"/>
                  <w:rPrChange w:id="3524" w:author="Shamima Akter" w:date="2021-10-21T22:45:00Z">
                    <w:rPr>
                      <w:rFonts w:eastAsia="Liberation Serif"/>
                      <w:bCs/>
                      <w:color w:val="000000" w:themeColor="text1"/>
                      <w:sz w:val="16"/>
                      <w:szCs w:val="16"/>
                    </w:rPr>
                  </w:rPrChange>
                </w:rPr>
                <w:t>nbt</w:t>
              </w:r>
            </w:ins>
            <w:proofErr w:type="spellEnd"/>
            <w:del w:id="3525" w:author="Shamima Akter" w:date="2021-10-21T22:45:00Z">
              <w:r w:rsidRPr="009D3D98" w:rsidDel="00EB66C8">
                <w:rPr>
                  <w:rFonts w:eastAsia="Liberation Serif"/>
                  <w:bCs/>
                  <w:color w:val="000000" w:themeColor="text1"/>
                  <w:sz w:val="16"/>
                  <w:szCs w:val="16"/>
                </w:rPr>
                <w:delText>^</w:delText>
              </w:r>
            </w:del>
            <w:ins w:id="3526" w:author="Shamima Akter" w:date="2021-10-21T22:45:00Z">
              <w:r w:rsidR="00EB66C8">
                <w:rPr>
                  <w:rFonts w:eastAsia="Liberation Serif"/>
                  <w:bCs/>
                  <w:color w:val="000000" w:themeColor="text1"/>
                  <w:sz w:val="16"/>
                  <w:szCs w:val="16"/>
                </w:rPr>
                <w:t xml:space="preserve"> </w:t>
              </w:r>
            </w:ins>
            <w:r>
              <w:rPr>
                <w:rFonts w:eastAsia="Liberation Serif"/>
                <w:bCs/>
                <w:color w:val="000000" w:themeColor="text1"/>
                <w:sz w:val="16"/>
                <w:szCs w:val="16"/>
              </w:rPr>
              <w:t>E</w:t>
            </w:r>
          </w:p>
        </w:tc>
        <w:tc>
          <w:tcPr>
            <w:tcW w:w="1180" w:type="dxa"/>
            <w:shd w:val="clear" w:color="auto" w:fill="F2F2F2" w:themeFill="background1" w:themeFillShade="F2"/>
            <w:vAlign w:val="center"/>
          </w:tcPr>
          <w:p w14:paraId="18DDCB94" w14:textId="5641378E"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095" w:type="dxa"/>
            <w:shd w:val="clear" w:color="auto" w:fill="F2F2F2" w:themeFill="background1" w:themeFillShade="F2"/>
            <w:vAlign w:val="center"/>
          </w:tcPr>
          <w:p w14:paraId="491548E1" w14:textId="4A1DA4CB"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27" w:type="dxa"/>
            <w:shd w:val="clear" w:color="auto" w:fill="F2F2F2" w:themeFill="background1" w:themeFillShade="F2"/>
            <w:vAlign w:val="center"/>
          </w:tcPr>
          <w:p w14:paraId="6A18656F" w14:textId="07597199" w:rsidR="003F6819" w:rsidRPr="009D3D98" w:rsidRDefault="00613269" w:rsidP="009D3D98">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r w:rsidR="009203A6" w14:paraId="0E9F020E" w14:textId="44F84B6F" w:rsidTr="00E806BC">
        <w:trPr>
          <w:jc w:val="center"/>
        </w:trPr>
        <w:tc>
          <w:tcPr>
            <w:tcW w:w="1094" w:type="dxa"/>
            <w:vAlign w:val="center"/>
          </w:tcPr>
          <w:p w14:paraId="609B5D66" w14:textId="39C9A9F5" w:rsidR="009203A6" w:rsidRPr="009D3D98" w:rsidRDefault="009203A6" w:rsidP="009203A6">
            <w:pPr>
              <w:spacing w:line="276" w:lineRule="auto"/>
              <w:jc w:val="center"/>
              <w:rPr>
                <w:rFonts w:eastAsia="Liberation Serif"/>
                <w:bCs/>
                <w:color w:val="000000" w:themeColor="text1"/>
                <w:sz w:val="16"/>
                <w:szCs w:val="16"/>
              </w:rPr>
            </w:pPr>
            <w:r w:rsidRPr="009D3D98">
              <w:rPr>
                <w:sz w:val="16"/>
                <w:szCs w:val="16"/>
              </w:rPr>
              <w:t>Simple RNN (</w:t>
            </w:r>
            <w:r>
              <w:rPr>
                <w:sz w:val="16"/>
                <w:szCs w:val="16"/>
              </w:rPr>
              <w:t>F)</w:t>
            </w:r>
          </w:p>
        </w:tc>
        <w:tc>
          <w:tcPr>
            <w:tcW w:w="986" w:type="dxa"/>
            <w:vAlign w:val="center"/>
          </w:tcPr>
          <w:p w14:paraId="435B000D" w14:textId="15294F1A" w:rsidR="009203A6" w:rsidRPr="009D3D98"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=0</m:t>
              </m:r>
            </m:oMath>
            <w:r w:rsidRPr="009D3D98">
              <w:rPr>
                <w:rFonts w:eastAsia="Liberation Serif"/>
                <w:bCs/>
                <w:color w:val="000000" w:themeColor="text1"/>
                <w:sz w:val="16"/>
                <w:szCs w:val="16"/>
              </w:rPr>
              <w:t>, A^</w:t>
            </w:r>
            <w:r w:rsidR="00627DB0">
              <w:rPr>
                <w:rFonts w:eastAsia="Liberation Serif"/>
                <w:bCs/>
                <w:color w:val="000000" w:themeColor="text1"/>
                <w:sz w:val="16"/>
                <w:szCs w:val="16"/>
              </w:rPr>
              <w:t>F</w:t>
            </w:r>
          </w:p>
        </w:tc>
        <w:tc>
          <w:tcPr>
            <w:tcW w:w="1106" w:type="dxa"/>
            <w:vAlign w:val="center"/>
          </w:tcPr>
          <w:p w14:paraId="78127711"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151DD615" w14:textId="354926CB"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B</w:t>
            </w:r>
            <w:r w:rsidR="00627DB0">
              <w:rPr>
                <w:rFonts w:eastAsia="Liberation Serif"/>
                <w:bCs/>
                <w:color w:val="000000" w:themeColor="text1"/>
                <w:sz w:val="16"/>
                <w:szCs w:val="16"/>
              </w:rPr>
              <w:t xml:space="preserve"> </w:t>
            </w:r>
            <w:proofErr w:type="spellStart"/>
            <w:r w:rsidR="00627DB0" w:rsidRPr="00EB66C8">
              <w:rPr>
                <w:rFonts w:eastAsia="Liberation Serif"/>
                <w:b/>
                <w:i/>
                <w:iCs/>
                <w:color w:val="000000" w:themeColor="text1"/>
                <w:sz w:val="16"/>
                <w:szCs w:val="16"/>
                <w:rPrChange w:id="3527" w:author="Shamima Akter" w:date="2021-10-21T22:42:00Z">
                  <w:rPr>
                    <w:rFonts w:eastAsia="Liberation Serif"/>
                    <w:bCs/>
                    <w:color w:val="000000" w:themeColor="text1"/>
                    <w:sz w:val="16"/>
                    <w:szCs w:val="16"/>
                  </w:rPr>
                </w:rPrChange>
              </w:rPr>
              <w:t>nbt</w:t>
            </w:r>
            <w:proofErr w:type="spellEnd"/>
            <w:r w:rsidR="00627DB0">
              <w:rPr>
                <w:rFonts w:eastAsia="Liberation Serif"/>
                <w:bCs/>
                <w:color w:val="000000" w:themeColor="text1"/>
                <w:sz w:val="16"/>
                <w:szCs w:val="16"/>
              </w:rPr>
              <w:t xml:space="preserve"> </w:t>
            </w:r>
            <w:r>
              <w:rPr>
                <w:rFonts w:eastAsia="Liberation Serif"/>
                <w:bCs/>
                <w:color w:val="000000" w:themeColor="text1"/>
                <w:sz w:val="16"/>
                <w:szCs w:val="16"/>
              </w:rPr>
              <w:t>F</w:t>
            </w:r>
          </w:p>
        </w:tc>
        <w:tc>
          <w:tcPr>
            <w:tcW w:w="1261" w:type="dxa"/>
            <w:vAlign w:val="center"/>
          </w:tcPr>
          <w:p w14:paraId="6E37AACD"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34AA9190" w14:textId="462B9485"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C</w:t>
            </w:r>
            <w:r w:rsidR="00627DB0">
              <w:rPr>
                <w:rFonts w:eastAsia="Liberation Serif"/>
                <w:bCs/>
                <w:color w:val="000000" w:themeColor="text1"/>
                <w:sz w:val="16"/>
                <w:szCs w:val="16"/>
              </w:rPr>
              <w:t xml:space="preserve"> </w:t>
            </w:r>
            <w:proofErr w:type="spellStart"/>
            <w:r w:rsidR="00627DB0">
              <w:rPr>
                <w:rFonts w:eastAsia="Liberation Serif"/>
                <w:bCs/>
                <w:color w:val="000000" w:themeColor="text1"/>
                <w:sz w:val="16"/>
                <w:szCs w:val="16"/>
              </w:rPr>
              <w:t>nbt</w:t>
            </w:r>
            <w:proofErr w:type="spellEnd"/>
            <w:r w:rsidR="00627DB0">
              <w:rPr>
                <w:rFonts w:eastAsia="Liberation Serif"/>
                <w:bCs/>
                <w:color w:val="000000" w:themeColor="text1"/>
                <w:sz w:val="16"/>
                <w:szCs w:val="16"/>
              </w:rPr>
              <w:t xml:space="preserve"> </w:t>
            </w:r>
            <w:r>
              <w:rPr>
                <w:rFonts w:eastAsia="Liberation Serif"/>
                <w:bCs/>
                <w:color w:val="000000" w:themeColor="text1"/>
                <w:sz w:val="16"/>
                <w:szCs w:val="16"/>
              </w:rPr>
              <w:t>F</w:t>
            </w:r>
          </w:p>
        </w:tc>
        <w:tc>
          <w:tcPr>
            <w:tcW w:w="964" w:type="dxa"/>
            <w:vAlign w:val="center"/>
          </w:tcPr>
          <w:p w14:paraId="7597DEE9"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6CEBA2C3" w14:textId="0690B067"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D</w:t>
            </w:r>
            <w:r w:rsidR="00627DB0">
              <w:rPr>
                <w:rFonts w:eastAsia="Liberation Serif"/>
                <w:bCs/>
                <w:color w:val="000000" w:themeColor="text1"/>
                <w:sz w:val="16"/>
                <w:szCs w:val="16"/>
              </w:rPr>
              <w:t xml:space="preserve"> </w:t>
            </w:r>
            <w:proofErr w:type="spellStart"/>
            <w:r w:rsidR="00627DB0" w:rsidRPr="00FD730D">
              <w:rPr>
                <w:rFonts w:eastAsia="Liberation Serif"/>
                <w:b/>
                <w:i/>
                <w:iCs/>
                <w:color w:val="000000" w:themeColor="text1"/>
                <w:sz w:val="16"/>
                <w:szCs w:val="16"/>
                <w:rPrChange w:id="3528" w:author="Shamima Akter" w:date="2021-10-21T22:46:00Z">
                  <w:rPr>
                    <w:rFonts w:eastAsia="Liberation Serif"/>
                    <w:bCs/>
                    <w:color w:val="000000" w:themeColor="text1"/>
                    <w:sz w:val="16"/>
                    <w:szCs w:val="16"/>
                  </w:rPr>
                </w:rPrChange>
              </w:rPr>
              <w:t>nbt</w:t>
            </w:r>
            <w:proofErr w:type="spellEnd"/>
            <w:r w:rsidR="00627DB0">
              <w:rPr>
                <w:rFonts w:eastAsia="Liberation Serif"/>
                <w:bCs/>
                <w:color w:val="000000" w:themeColor="text1"/>
                <w:sz w:val="16"/>
                <w:szCs w:val="16"/>
              </w:rPr>
              <w:t xml:space="preserve"> </w:t>
            </w:r>
            <w:r>
              <w:rPr>
                <w:rFonts w:eastAsia="Liberation Serif"/>
                <w:bCs/>
                <w:color w:val="000000" w:themeColor="text1"/>
                <w:sz w:val="16"/>
                <w:szCs w:val="16"/>
              </w:rPr>
              <w:t>F</w:t>
            </w:r>
          </w:p>
        </w:tc>
        <w:tc>
          <w:tcPr>
            <w:tcW w:w="1180" w:type="dxa"/>
            <w:vAlign w:val="center"/>
          </w:tcPr>
          <w:p w14:paraId="204B5BB0"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6224CE6A" w14:textId="22C12B9A"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E</w:t>
            </w:r>
            <w:r w:rsidR="00F82A93" w:rsidRPr="00F82A93">
              <w:rPr>
                <w:rFonts w:eastAsia="Liberation Serif"/>
                <w:b/>
                <w:i/>
                <w:iCs/>
                <w:color w:val="000000" w:themeColor="text1"/>
                <w:sz w:val="16"/>
                <w:szCs w:val="16"/>
              </w:rPr>
              <w:t xml:space="preserve"> </w:t>
            </w:r>
            <w:proofErr w:type="spellStart"/>
            <w:r w:rsidR="00F82A93" w:rsidRPr="00F82A93">
              <w:rPr>
                <w:rFonts w:eastAsia="Liberation Serif"/>
                <w:b/>
                <w:i/>
                <w:iCs/>
                <w:color w:val="000000" w:themeColor="text1"/>
                <w:sz w:val="16"/>
                <w:szCs w:val="16"/>
              </w:rPr>
              <w:t>nbt</w:t>
            </w:r>
            <w:proofErr w:type="spellEnd"/>
            <w:r w:rsidR="00F82A93">
              <w:rPr>
                <w:rFonts w:eastAsia="Liberation Serif"/>
                <w:bCs/>
                <w:color w:val="000000" w:themeColor="text1"/>
                <w:sz w:val="16"/>
                <w:szCs w:val="16"/>
              </w:rPr>
              <w:t xml:space="preserve"> </w:t>
            </w:r>
            <w:r>
              <w:rPr>
                <w:rFonts w:eastAsia="Liberation Serif"/>
                <w:bCs/>
                <w:color w:val="000000" w:themeColor="text1"/>
                <w:sz w:val="16"/>
                <w:szCs w:val="16"/>
              </w:rPr>
              <w:t>F</w:t>
            </w:r>
          </w:p>
        </w:tc>
        <w:tc>
          <w:tcPr>
            <w:tcW w:w="1095" w:type="dxa"/>
            <w:shd w:val="clear" w:color="auto" w:fill="F2F2F2" w:themeFill="background1" w:themeFillShade="F2"/>
            <w:vAlign w:val="center"/>
          </w:tcPr>
          <w:p w14:paraId="3631A043" w14:textId="6E47D529" w:rsidR="009203A6" w:rsidRPr="009D3D98" w:rsidRDefault="00613269" w:rsidP="009203A6">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c>
          <w:tcPr>
            <w:tcW w:w="1127" w:type="dxa"/>
            <w:shd w:val="clear" w:color="auto" w:fill="F2F2F2" w:themeFill="background1" w:themeFillShade="F2"/>
            <w:vAlign w:val="center"/>
          </w:tcPr>
          <w:p w14:paraId="0472C1B0" w14:textId="0D67B627" w:rsidR="009203A6" w:rsidRPr="009D3D98" w:rsidRDefault="00613269" w:rsidP="009203A6">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r w:rsidR="009203A6" w14:paraId="79033F0A" w14:textId="417D20AE" w:rsidTr="00E806BC">
        <w:trPr>
          <w:jc w:val="center"/>
        </w:trPr>
        <w:tc>
          <w:tcPr>
            <w:tcW w:w="1094" w:type="dxa"/>
            <w:vAlign w:val="center"/>
          </w:tcPr>
          <w:p w14:paraId="29512ECD" w14:textId="35A34C07" w:rsidR="009203A6" w:rsidRPr="009D3D98" w:rsidRDefault="009203A6" w:rsidP="009203A6">
            <w:pPr>
              <w:spacing w:line="276" w:lineRule="auto"/>
              <w:jc w:val="center"/>
              <w:rPr>
                <w:rFonts w:eastAsia="Liberation Serif"/>
                <w:bCs/>
                <w:color w:val="000000" w:themeColor="text1"/>
                <w:sz w:val="16"/>
                <w:szCs w:val="16"/>
              </w:rPr>
            </w:pPr>
            <w:r w:rsidRPr="009D3D98">
              <w:rPr>
                <w:sz w:val="16"/>
                <w:szCs w:val="16"/>
              </w:rPr>
              <w:t>MLP</w:t>
            </w:r>
            <w:r>
              <w:rPr>
                <w:sz w:val="16"/>
                <w:szCs w:val="16"/>
              </w:rPr>
              <w:t xml:space="preserve"> (G)</w:t>
            </w:r>
          </w:p>
        </w:tc>
        <w:tc>
          <w:tcPr>
            <w:tcW w:w="986" w:type="dxa"/>
            <w:vAlign w:val="center"/>
          </w:tcPr>
          <w:p w14:paraId="505FBBB3" w14:textId="73D1F065" w:rsidR="00DA2CE0"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m:t>
              </m:r>
              <m:r>
                <w:del w:id="3529" w:author="Shamima Akter" w:date="2021-10-21T22:35:00Z">
                  <w:rPr>
                    <w:rFonts w:ascii="Cambria Math" w:eastAsia="Liberation Serif" w:hAnsi="Cambria Math"/>
                    <w:color w:val="000000" w:themeColor="text1"/>
                    <w:sz w:val="16"/>
                    <w:szCs w:val="16"/>
                  </w:rPr>
                  <m:t>1</m:t>
                </w:del>
              </m:r>
              <m:r>
                <w:ins w:id="3530" w:author="Shamima Akter" w:date="2021-10-21T22:35:00Z">
                  <w:rPr>
                    <w:rFonts w:ascii="Cambria Math" w:eastAsia="Liberation Serif" w:hAnsi="Cambria Math"/>
                    <w:color w:val="000000" w:themeColor="text1"/>
                    <w:sz w:val="16"/>
                    <w:szCs w:val="16"/>
                  </w:rPr>
                  <m:t>0</m:t>
                </w:ins>
              </m:r>
            </m:oMath>
            <w:r w:rsidRPr="009D3D98">
              <w:rPr>
                <w:rFonts w:eastAsia="Liberation Serif"/>
                <w:bCs/>
                <w:color w:val="000000" w:themeColor="text1"/>
                <w:sz w:val="16"/>
                <w:szCs w:val="16"/>
              </w:rPr>
              <w:t xml:space="preserve">, </w:t>
            </w:r>
          </w:p>
          <w:p w14:paraId="2A7D3A3A" w14:textId="0237ABDE" w:rsidR="009203A6" w:rsidRPr="009D3D98" w:rsidRDefault="00DA2CE0" w:rsidP="009203A6">
            <w:pPr>
              <w:spacing w:line="276" w:lineRule="auto"/>
              <w:jc w:val="center"/>
              <w:rPr>
                <w:rFonts w:eastAsia="Liberation Serif"/>
                <w:bCs/>
                <w:color w:val="000000" w:themeColor="text1"/>
                <w:sz w:val="16"/>
                <w:szCs w:val="16"/>
              </w:rPr>
            </w:pPr>
            <w:r>
              <w:rPr>
                <w:rFonts w:eastAsia="Liberation Serif"/>
                <w:bCs/>
                <w:color w:val="000000" w:themeColor="text1"/>
                <w:sz w:val="16"/>
                <w:szCs w:val="16"/>
              </w:rPr>
              <w:t>A</w:t>
            </w:r>
            <w:ins w:id="3531" w:author="Shamima Akter" w:date="2021-10-21T22:36:00Z">
              <w:r w:rsidR="00EB66C8">
                <w:rPr>
                  <w:rFonts w:eastAsia="Liberation Serif"/>
                  <w:b/>
                  <w:i/>
                  <w:iCs/>
                  <w:color w:val="000000" w:themeColor="text1"/>
                  <w:sz w:val="16"/>
                  <w:szCs w:val="16"/>
                </w:rPr>
                <w:t>^</w:t>
              </w:r>
            </w:ins>
            <w:del w:id="3532" w:author="Shamima Akter" w:date="2021-10-21T22:35:00Z">
              <w:r w:rsidDel="00EB66C8">
                <w:rPr>
                  <w:rFonts w:eastAsia="Liberation Serif"/>
                  <w:bCs/>
                  <w:color w:val="000000" w:themeColor="text1"/>
                  <w:sz w:val="16"/>
                  <w:szCs w:val="16"/>
                </w:rPr>
                <w:delText xml:space="preserve"> </w:delText>
              </w:r>
              <w:r w:rsidRPr="00DA2CE0" w:rsidDel="00EB66C8">
                <w:rPr>
                  <w:rFonts w:eastAsia="Liberation Serif"/>
                  <w:b/>
                  <w:i/>
                  <w:iCs/>
                  <w:color w:val="000000" w:themeColor="text1"/>
                  <w:sz w:val="16"/>
                  <w:szCs w:val="16"/>
                </w:rPr>
                <w:delText>nbt</w:delText>
              </w:r>
            </w:del>
            <w:r>
              <w:rPr>
                <w:rFonts w:eastAsia="Liberation Serif"/>
                <w:bCs/>
                <w:color w:val="000000" w:themeColor="text1"/>
                <w:sz w:val="16"/>
                <w:szCs w:val="16"/>
              </w:rPr>
              <w:t xml:space="preserve"> G</w:t>
            </w:r>
          </w:p>
        </w:tc>
        <w:tc>
          <w:tcPr>
            <w:tcW w:w="1106" w:type="dxa"/>
            <w:vAlign w:val="center"/>
          </w:tcPr>
          <w:p w14:paraId="2B720305"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212F8F0D" w14:textId="07E22945"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B</w:t>
            </w:r>
            <w:r w:rsidR="00F82A93" w:rsidRPr="00F82A93">
              <w:rPr>
                <w:rFonts w:eastAsia="Liberation Serif"/>
                <w:b/>
                <w:i/>
                <w:iCs/>
                <w:color w:val="000000" w:themeColor="text1"/>
                <w:sz w:val="16"/>
                <w:szCs w:val="16"/>
              </w:rPr>
              <w:t xml:space="preserve"> </w:t>
            </w:r>
            <w:proofErr w:type="spellStart"/>
            <w:r w:rsidR="00F82A93" w:rsidRPr="00F82A93">
              <w:rPr>
                <w:rFonts w:eastAsia="Liberation Serif"/>
                <w:b/>
                <w:i/>
                <w:iCs/>
                <w:color w:val="000000" w:themeColor="text1"/>
                <w:sz w:val="16"/>
                <w:szCs w:val="16"/>
              </w:rPr>
              <w:t>nbt</w:t>
            </w:r>
            <w:proofErr w:type="spellEnd"/>
            <w:r w:rsidR="00F82A93">
              <w:rPr>
                <w:rFonts w:eastAsia="Liberation Serif"/>
                <w:bCs/>
                <w:color w:val="000000" w:themeColor="text1"/>
                <w:sz w:val="16"/>
                <w:szCs w:val="16"/>
              </w:rPr>
              <w:t xml:space="preserve"> </w:t>
            </w:r>
            <w:r>
              <w:rPr>
                <w:rFonts w:eastAsia="Liberation Serif"/>
                <w:bCs/>
                <w:color w:val="000000" w:themeColor="text1"/>
                <w:sz w:val="16"/>
                <w:szCs w:val="16"/>
              </w:rPr>
              <w:t>G</w:t>
            </w:r>
          </w:p>
        </w:tc>
        <w:tc>
          <w:tcPr>
            <w:tcW w:w="1261" w:type="dxa"/>
            <w:vAlign w:val="center"/>
          </w:tcPr>
          <w:p w14:paraId="6096DB17"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388FA03E" w14:textId="655E1654"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C</w:t>
            </w:r>
            <w:r w:rsidR="00F82A93" w:rsidRPr="00F82A93">
              <w:rPr>
                <w:rFonts w:eastAsia="Liberation Serif"/>
                <w:b/>
                <w:i/>
                <w:iCs/>
                <w:color w:val="000000" w:themeColor="text1"/>
                <w:sz w:val="16"/>
                <w:szCs w:val="16"/>
              </w:rPr>
              <w:t xml:space="preserve"> </w:t>
            </w:r>
            <w:proofErr w:type="spellStart"/>
            <w:r w:rsidR="00F82A93" w:rsidRPr="00F82A93">
              <w:rPr>
                <w:rFonts w:eastAsia="Liberation Serif"/>
                <w:b/>
                <w:i/>
                <w:iCs/>
                <w:color w:val="000000" w:themeColor="text1"/>
                <w:sz w:val="16"/>
                <w:szCs w:val="16"/>
              </w:rPr>
              <w:t>nbt</w:t>
            </w:r>
            <w:proofErr w:type="spellEnd"/>
            <w:r w:rsidR="00F82A93">
              <w:rPr>
                <w:rFonts w:eastAsia="Liberation Serif"/>
                <w:bCs/>
                <w:color w:val="000000" w:themeColor="text1"/>
                <w:sz w:val="16"/>
                <w:szCs w:val="16"/>
              </w:rPr>
              <w:t xml:space="preserve"> </w:t>
            </w:r>
            <w:r>
              <w:rPr>
                <w:rFonts w:eastAsia="Liberation Serif"/>
                <w:bCs/>
                <w:color w:val="000000" w:themeColor="text1"/>
                <w:sz w:val="16"/>
                <w:szCs w:val="16"/>
              </w:rPr>
              <w:t>G</w:t>
            </w:r>
          </w:p>
        </w:tc>
        <w:tc>
          <w:tcPr>
            <w:tcW w:w="964" w:type="dxa"/>
            <w:vAlign w:val="center"/>
          </w:tcPr>
          <w:p w14:paraId="3F26E95C" w14:textId="77777777" w:rsidR="009203A6"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w:t>
            </w:r>
          </w:p>
          <w:p w14:paraId="145282F5" w14:textId="55DE818B" w:rsidR="009203A6" w:rsidRPr="009D3D98" w:rsidRDefault="009203A6" w:rsidP="009203A6">
            <w:pPr>
              <w:spacing w:line="276" w:lineRule="auto"/>
              <w:jc w:val="center"/>
              <w:rPr>
                <w:rFonts w:eastAsia="Liberation Serif"/>
                <w:bCs/>
                <w:color w:val="000000" w:themeColor="text1"/>
                <w:sz w:val="16"/>
                <w:szCs w:val="16"/>
              </w:rPr>
            </w:pPr>
            <w:r w:rsidRPr="009D3D98">
              <w:rPr>
                <w:rFonts w:eastAsia="Liberation Serif"/>
                <w:bCs/>
                <w:color w:val="000000" w:themeColor="text1"/>
                <w:sz w:val="16"/>
                <w:szCs w:val="16"/>
              </w:rPr>
              <w:t xml:space="preserve"> </w:t>
            </w:r>
            <w:r>
              <w:rPr>
                <w:rFonts w:eastAsia="Liberation Serif"/>
                <w:bCs/>
                <w:color w:val="000000" w:themeColor="text1"/>
                <w:sz w:val="16"/>
                <w:szCs w:val="16"/>
              </w:rPr>
              <w:t>D</w:t>
            </w:r>
            <w:r w:rsidR="00F82A93" w:rsidRPr="00F82A93">
              <w:rPr>
                <w:rFonts w:eastAsia="Liberation Serif"/>
                <w:b/>
                <w:i/>
                <w:iCs/>
                <w:color w:val="000000" w:themeColor="text1"/>
                <w:sz w:val="16"/>
                <w:szCs w:val="16"/>
              </w:rPr>
              <w:t xml:space="preserve"> </w:t>
            </w:r>
            <w:proofErr w:type="spellStart"/>
            <w:r w:rsidR="00F82A93" w:rsidRPr="00F82A93">
              <w:rPr>
                <w:rFonts w:eastAsia="Liberation Serif"/>
                <w:b/>
                <w:i/>
                <w:iCs/>
                <w:color w:val="000000" w:themeColor="text1"/>
                <w:sz w:val="16"/>
                <w:szCs w:val="16"/>
              </w:rPr>
              <w:t>nbt</w:t>
            </w:r>
            <w:proofErr w:type="spellEnd"/>
            <w:r w:rsidR="00F82A93">
              <w:rPr>
                <w:rFonts w:eastAsia="Liberation Serif"/>
                <w:bCs/>
                <w:color w:val="000000" w:themeColor="text1"/>
                <w:sz w:val="16"/>
                <w:szCs w:val="16"/>
              </w:rPr>
              <w:t xml:space="preserve"> </w:t>
            </w:r>
            <w:r>
              <w:rPr>
                <w:rFonts w:eastAsia="Liberation Serif"/>
                <w:bCs/>
                <w:color w:val="000000" w:themeColor="text1"/>
                <w:sz w:val="16"/>
                <w:szCs w:val="16"/>
              </w:rPr>
              <w:t>G</w:t>
            </w:r>
          </w:p>
        </w:tc>
        <w:tc>
          <w:tcPr>
            <w:tcW w:w="1180" w:type="dxa"/>
            <w:vAlign w:val="center"/>
          </w:tcPr>
          <w:p w14:paraId="7853980E" w14:textId="11D59E8B" w:rsidR="00DA2CE0"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=1</m:t>
              </m:r>
            </m:oMath>
            <w:r w:rsidRPr="009D3D98">
              <w:rPr>
                <w:rFonts w:eastAsia="Liberation Serif"/>
                <w:bCs/>
                <w:color w:val="000000" w:themeColor="text1"/>
                <w:sz w:val="16"/>
                <w:szCs w:val="16"/>
              </w:rPr>
              <w:t xml:space="preserve">, </w:t>
            </w:r>
          </w:p>
          <w:p w14:paraId="2534B498" w14:textId="7956D1D6" w:rsidR="009203A6" w:rsidRPr="009D3D98" w:rsidRDefault="009203A6" w:rsidP="009203A6">
            <w:pPr>
              <w:spacing w:line="276" w:lineRule="auto"/>
              <w:jc w:val="center"/>
              <w:rPr>
                <w:rFonts w:eastAsia="Liberation Serif"/>
                <w:bCs/>
                <w:color w:val="000000" w:themeColor="text1"/>
                <w:sz w:val="16"/>
                <w:szCs w:val="16"/>
              </w:rPr>
            </w:pPr>
            <w:r>
              <w:rPr>
                <w:rFonts w:eastAsia="Liberation Serif"/>
                <w:bCs/>
                <w:color w:val="000000" w:themeColor="text1"/>
                <w:sz w:val="16"/>
                <w:szCs w:val="16"/>
              </w:rPr>
              <w:t>E</w:t>
            </w:r>
            <w:r w:rsidR="00F81C45">
              <w:rPr>
                <w:rFonts w:eastAsia="Liberation Serif"/>
                <w:bCs/>
                <w:color w:val="000000" w:themeColor="text1"/>
                <w:sz w:val="16"/>
                <w:szCs w:val="16"/>
              </w:rPr>
              <w:t xml:space="preserve"> </w:t>
            </w:r>
            <w:proofErr w:type="spellStart"/>
            <w:r w:rsidR="00F81C45" w:rsidRPr="00F81C45">
              <w:rPr>
                <w:rFonts w:eastAsia="Liberation Serif"/>
                <w:b/>
                <w:i/>
                <w:iCs/>
                <w:color w:val="000000" w:themeColor="text1"/>
                <w:sz w:val="16"/>
                <w:szCs w:val="16"/>
              </w:rPr>
              <w:t>nbt</w:t>
            </w:r>
            <w:proofErr w:type="spellEnd"/>
            <w:r w:rsidR="00F81C45" w:rsidRPr="00F81C45">
              <w:rPr>
                <w:rFonts w:eastAsia="Liberation Serif"/>
                <w:b/>
                <w:i/>
                <w:iCs/>
                <w:color w:val="000000" w:themeColor="text1"/>
                <w:sz w:val="16"/>
                <w:szCs w:val="16"/>
              </w:rPr>
              <w:t xml:space="preserve"> </w:t>
            </w:r>
            <w:r>
              <w:rPr>
                <w:rFonts w:eastAsia="Liberation Serif"/>
                <w:bCs/>
                <w:color w:val="000000" w:themeColor="text1"/>
                <w:sz w:val="16"/>
                <w:szCs w:val="16"/>
              </w:rPr>
              <w:t>G</w:t>
            </w:r>
          </w:p>
        </w:tc>
        <w:tc>
          <w:tcPr>
            <w:tcW w:w="1095" w:type="dxa"/>
            <w:vAlign w:val="center"/>
          </w:tcPr>
          <w:p w14:paraId="37686CDD" w14:textId="2DE78A11" w:rsidR="00DA2CE0" w:rsidRDefault="009203A6" w:rsidP="009203A6">
            <w:pPr>
              <w:spacing w:line="276" w:lineRule="auto"/>
              <w:jc w:val="center"/>
              <w:rPr>
                <w:rFonts w:eastAsia="Liberation Serif"/>
                <w:bCs/>
                <w:color w:val="000000" w:themeColor="text1"/>
                <w:sz w:val="16"/>
                <w:szCs w:val="16"/>
              </w:rPr>
            </w:pPr>
            <m:oMath>
              <m:r>
                <w:rPr>
                  <w:rFonts w:ascii="Cambria Math" w:eastAsia="Liberation Serif" w:hAnsi="Cambria Math"/>
                  <w:color w:val="000000" w:themeColor="text1"/>
                  <w:sz w:val="16"/>
                  <w:szCs w:val="16"/>
                </w:rPr>
                <m:t>ϵ =</m:t>
              </m:r>
              <m:r>
                <w:ins w:id="3533" w:author="Shamima Akter" w:date="2021-10-21T22:46:00Z">
                  <w:rPr>
                    <w:rFonts w:ascii="Cambria Math" w:eastAsia="Liberation Serif" w:hAnsi="Cambria Math"/>
                    <w:color w:val="000000" w:themeColor="text1"/>
                    <w:sz w:val="16"/>
                    <w:szCs w:val="16"/>
                  </w:rPr>
                  <m:t>.0348</m:t>
                </w:ins>
              </m:r>
              <m:r>
                <w:del w:id="3534" w:author="Shamima Akter" w:date="2021-10-21T22:46:00Z">
                  <w:rPr>
                    <w:rFonts w:ascii="Cambria Math" w:eastAsia="Liberation Serif" w:hAnsi="Cambria Math"/>
                    <w:color w:val="000000" w:themeColor="text1"/>
                    <w:sz w:val="16"/>
                    <w:szCs w:val="16"/>
                  </w:rPr>
                  <m:t>1</m:t>
                </w:del>
              </m:r>
            </m:oMath>
            <w:r w:rsidRPr="009D3D98">
              <w:rPr>
                <w:rFonts w:eastAsia="Liberation Serif"/>
                <w:bCs/>
                <w:color w:val="000000" w:themeColor="text1"/>
                <w:sz w:val="16"/>
                <w:szCs w:val="16"/>
              </w:rPr>
              <w:t xml:space="preserve">, </w:t>
            </w:r>
          </w:p>
          <w:p w14:paraId="69A65B1F" w14:textId="2C3CD671" w:rsidR="009203A6" w:rsidRPr="009D3D98" w:rsidRDefault="009203A6" w:rsidP="009203A6">
            <w:pPr>
              <w:spacing w:line="276" w:lineRule="auto"/>
              <w:jc w:val="center"/>
              <w:rPr>
                <w:rFonts w:eastAsia="Liberation Serif"/>
                <w:bCs/>
                <w:color w:val="000000" w:themeColor="text1"/>
                <w:sz w:val="16"/>
                <w:szCs w:val="16"/>
              </w:rPr>
            </w:pPr>
            <w:r>
              <w:rPr>
                <w:rFonts w:eastAsia="Liberation Serif"/>
                <w:bCs/>
                <w:color w:val="000000" w:themeColor="text1"/>
                <w:sz w:val="16"/>
                <w:szCs w:val="16"/>
              </w:rPr>
              <w:t>E</w:t>
            </w:r>
            <w:r w:rsidR="00F81C45">
              <w:rPr>
                <w:rFonts w:eastAsia="Liberation Serif"/>
                <w:bCs/>
                <w:color w:val="000000" w:themeColor="text1"/>
                <w:sz w:val="16"/>
                <w:szCs w:val="16"/>
              </w:rPr>
              <w:t xml:space="preserve"> </w:t>
            </w:r>
            <w:ins w:id="3535" w:author="Shamima Akter" w:date="2021-10-21T22:47:00Z">
              <w:r w:rsidR="00FD730D">
                <w:rPr>
                  <w:rFonts w:eastAsia="Liberation Serif"/>
                  <w:bCs/>
                  <w:color w:val="000000" w:themeColor="text1"/>
                  <w:sz w:val="16"/>
                  <w:szCs w:val="16"/>
                </w:rPr>
                <w:t>^</w:t>
              </w:r>
            </w:ins>
            <w:del w:id="3536" w:author="Shamima Akter" w:date="2021-10-21T22:47:00Z">
              <w:r w:rsidR="00F81C45" w:rsidRPr="00A267BE" w:rsidDel="00FD730D">
                <w:rPr>
                  <w:rFonts w:eastAsia="Liberation Serif"/>
                  <w:b/>
                  <w:i/>
                  <w:iCs/>
                  <w:color w:val="000000" w:themeColor="text1"/>
                  <w:sz w:val="16"/>
                  <w:szCs w:val="16"/>
                </w:rPr>
                <w:delText>nbt</w:delText>
              </w:r>
            </w:del>
            <w:r w:rsidR="00F81C45">
              <w:rPr>
                <w:rFonts w:eastAsia="Liberation Serif"/>
                <w:bCs/>
                <w:color w:val="000000" w:themeColor="text1"/>
                <w:sz w:val="16"/>
                <w:szCs w:val="16"/>
              </w:rPr>
              <w:t xml:space="preserve"> </w:t>
            </w:r>
            <w:r>
              <w:rPr>
                <w:rFonts w:eastAsia="Liberation Serif"/>
                <w:bCs/>
                <w:color w:val="000000" w:themeColor="text1"/>
                <w:sz w:val="16"/>
                <w:szCs w:val="16"/>
              </w:rPr>
              <w:t>G</w:t>
            </w:r>
          </w:p>
        </w:tc>
        <w:tc>
          <w:tcPr>
            <w:tcW w:w="1127" w:type="dxa"/>
            <w:shd w:val="clear" w:color="auto" w:fill="F2F2F2" w:themeFill="background1" w:themeFillShade="F2"/>
            <w:vAlign w:val="center"/>
          </w:tcPr>
          <w:p w14:paraId="785B7F56" w14:textId="5EC3B927" w:rsidR="009203A6" w:rsidRPr="009D3D98" w:rsidRDefault="00613269" w:rsidP="009203A6">
            <w:pPr>
              <w:spacing w:line="276" w:lineRule="auto"/>
              <w:jc w:val="center"/>
              <w:rPr>
                <w:rFonts w:eastAsia="Liberation Serif"/>
                <w:bCs/>
                <w:color w:val="000000" w:themeColor="text1"/>
                <w:sz w:val="16"/>
                <w:szCs w:val="16"/>
              </w:rPr>
            </w:pPr>
            <w:r>
              <w:rPr>
                <w:rFonts w:eastAsia="Liberation Serif"/>
                <w:bCs/>
                <w:color w:val="000000" w:themeColor="text1"/>
                <w:sz w:val="16"/>
                <w:szCs w:val="16"/>
              </w:rPr>
              <w:t>-</w:t>
            </w:r>
          </w:p>
        </w:tc>
      </w:tr>
    </w:tbl>
    <w:p w14:paraId="051E842B" w14:textId="40F84F9B" w:rsidR="004C7024" w:rsidRDefault="00AE59B7" w:rsidP="00AE59B7">
      <w:pPr>
        <w:rPr>
          <w:rFonts w:eastAsia="Liberation Serif"/>
          <w:bCs/>
          <w:color w:val="000000" w:themeColor="text1"/>
        </w:rPr>
      </w:pPr>
      <w:r>
        <w:rPr>
          <w:rFonts w:eastAsia="Liberation Serif"/>
          <w:b/>
          <w:color w:val="000000" w:themeColor="text1"/>
        </w:rPr>
        <w:t xml:space="preserve">                </w:t>
      </w:r>
      <w:r w:rsidR="00A254C1">
        <w:rPr>
          <w:rFonts w:eastAsia="Liberation Serif"/>
          <w:b/>
          <w:color w:val="000000" w:themeColor="text1"/>
        </w:rPr>
        <w:t xml:space="preserve"> </w:t>
      </w:r>
      <w:proofErr w:type="spellStart"/>
      <w:r w:rsidRPr="00F82A93">
        <w:rPr>
          <w:rFonts w:eastAsia="Liberation Serif"/>
          <w:b/>
          <w:color w:val="000000" w:themeColor="text1"/>
        </w:rPr>
        <w:t>nbt</w:t>
      </w:r>
      <w:proofErr w:type="spellEnd"/>
      <w:r>
        <w:rPr>
          <w:rFonts w:eastAsia="Liberation Serif"/>
          <w:bCs/>
          <w:color w:val="000000" w:themeColor="text1"/>
        </w:rPr>
        <w:t xml:space="preserve"> -not better than</w:t>
      </w:r>
    </w:p>
    <w:p w14:paraId="7EE07654" w14:textId="77777777" w:rsidR="00322F27" w:rsidRDefault="00322F27" w:rsidP="002A3064">
      <w:pPr>
        <w:jc w:val="both"/>
        <w:rPr>
          <w:rFonts w:eastAsia="Liberation Serif"/>
          <w:bCs/>
          <w:color w:val="000000" w:themeColor="text1"/>
        </w:rPr>
      </w:pPr>
    </w:p>
    <w:p w14:paraId="6CCE5533" w14:textId="0A01B745" w:rsidR="00E00629" w:rsidRDefault="00E00629" w:rsidP="00390A31">
      <w:pPr>
        <w:spacing w:after="120" w:line="240" w:lineRule="exact"/>
        <w:jc w:val="both"/>
        <w:rPr>
          <w:rFonts w:eastAsia="Liberation Serif"/>
          <w:bCs/>
          <w:color w:val="000000" w:themeColor="text1"/>
        </w:rPr>
        <w:sectPr w:rsidR="00E00629" w:rsidSect="00CB06CC">
          <w:type w:val="continuous"/>
          <w:pgSz w:w="11906" w:h="16838"/>
          <w:pgMar w:top="1296" w:right="734" w:bottom="1037" w:left="734" w:header="360" w:footer="634" w:gutter="0"/>
          <w:pgNumType w:start="1"/>
          <w:cols w:space="514"/>
          <w:formProt w:val="0"/>
          <w:titlePg/>
          <w:docGrid w:linePitch="360" w:charSpace="16384"/>
        </w:sectPr>
      </w:pPr>
    </w:p>
    <w:p w14:paraId="42A77792" w14:textId="77777777" w:rsidR="00322F27" w:rsidRPr="00546E37" w:rsidRDefault="00322F27" w:rsidP="00152240">
      <w:pPr>
        <w:pStyle w:val="H2"/>
        <w:spacing w:before="0"/>
        <w:rPr>
          <w:color w:val="595959"/>
        </w:rPr>
      </w:pPr>
      <w:r w:rsidRPr="00546E37">
        <w:rPr>
          <w:color w:val="595959"/>
        </w:rPr>
        <w:t>G. RISK FACTOR ANALYSIS</w:t>
      </w:r>
    </w:p>
    <w:p w14:paraId="2DA2E133" w14:textId="12C6571D" w:rsidR="00CB06CC" w:rsidRDefault="00322F27" w:rsidP="00B81441">
      <w:pPr>
        <w:spacing w:line="240" w:lineRule="exact"/>
        <w:jc w:val="both"/>
        <w:rPr>
          <w:color w:val="000000" w:themeColor="text1"/>
        </w:rPr>
      </w:pPr>
      <w:r w:rsidRPr="00577BFD">
        <w:rPr>
          <w:color w:val="000000" w:themeColor="text1"/>
          <w:lang w:val="id-ID"/>
        </w:rPr>
        <w:t>We calculated and identified the risk factor</w:t>
      </w:r>
      <w:r w:rsidRPr="00577BFD">
        <w:rPr>
          <w:color w:val="000000" w:themeColor="text1"/>
        </w:rPr>
        <w:t>s</w:t>
      </w:r>
      <w:r w:rsidRPr="00577BFD">
        <w:rPr>
          <w:color w:val="000000" w:themeColor="text1"/>
          <w:lang w:val="id-ID"/>
        </w:rPr>
        <w:t xml:space="preserve"> of CKD for the data set through the ranking of the features</w:t>
      </w:r>
      <w:r w:rsidR="00423865">
        <w:rPr>
          <w:color w:val="000000" w:themeColor="text1"/>
          <w:lang w:val="id-ID"/>
        </w:rPr>
        <w:t xml:space="preserve"> </w:t>
      </w:r>
      <w:r>
        <w:rPr>
          <w:color w:val="000000" w:themeColor="text1"/>
        </w:rPr>
        <w:t xml:space="preserve">using </w:t>
      </w:r>
      <w:r w:rsidRPr="00577BFD">
        <w:rPr>
          <w:color w:val="000000" w:themeColor="text1"/>
          <w:lang w:val="id-ID"/>
        </w:rPr>
        <w:t xml:space="preserve">Perceptron and AdaBoostClassifier models. Figure </w:t>
      </w:r>
      <w:r w:rsidR="00F2118B" w:rsidRPr="00577BFD">
        <w:rPr>
          <w:color w:val="000000" w:themeColor="text1"/>
          <w:lang w:val="id-ID"/>
        </w:rPr>
        <w:t>1</w:t>
      </w:r>
      <w:r w:rsidR="00F2118B">
        <w:rPr>
          <w:color w:val="000000" w:themeColor="text1"/>
        </w:rPr>
        <w:t>6</w:t>
      </w:r>
      <w:r w:rsidR="00F2118B" w:rsidRPr="00577BFD">
        <w:rPr>
          <w:color w:val="000000" w:themeColor="text1"/>
          <w:lang w:val="id-ID"/>
        </w:rPr>
        <w:t xml:space="preserve"> </w:t>
      </w:r>
      <w:r w:rsidRPr="00577BFD">
        <w:rPr>
          <w:color w:val="000000" w:themeColor="text1"/>
          <w:lang w:val="id-ID"/>
        </w:rPr>
        <w:t>show</w:t>
      </w:r>
      <w:r>
        <w:rPr>
          <w:color w:val="000000" w:themeColor="text1"/>
        </w:rPr>
        <w:t>s</w:t>
      </w:r>
      <w:r w:rsidRPr="00577BFD">
        <w:rPr>
          <w:color w:val="000000" w:themeColor="text1"/>
          <w:lang w:val="id-ID"/>
        </w:rPr>
        <w:t xml:space="preserve"> the risk factors of CKD for both models.</w:t>
      </w:r>
      <w:r w:rsidR="00F2118B">
        <w:rPr>
          <w:color w:val="000000" w:themeColor="text1"/>
        </w:rPr>
        <w:t xml:space="preserve"> </w:t>
      </w:r>
      <w:r w:rsidRPr="00577BFD">
        <w:rPr>
          <w:color w:val="000000" w:themeColor="text1"/>
          <w:lang w:val="id-ID"/>
        </w:rPr>
        <w:t>After preprocessing and normalizing, both models were fitted to the CKD data, features were ranked based on importance in predicting the class of the disease</w:t>
      </w:r>
      <w:r w:rsidR="00F2118B">
        <w:rPr>
          <w:color w:val="000000" w:themeColor="text1"/>
        </w:rPr>
        <w:t xml:space="preserve"> </w:t>
      </w:r>
      <w:r w:rsidR="00A375CF" w:rsidRPr="00577BFD">
        <w:rPr>
          <w:b/>
          <w:bCs/>
          <w:color w:val="000000" w:themeColor="text1"/>
        </w:rPr>
        <w:fldChar w:fldCharType="begin" w:fldLock="1"/>
      </w:r>
      <w:r w:rsidR="00AE59B7">
        <w:rPr>
          <w:color w:val="000000" w:themeColor="text1"/>
        </w:rPr>
        <w:instrText>ADDIN CSL_CITATION {"citationItems":[{"id":"ITEM-1","itemData":{"author":[{"dropping-particle":"","family":"Wang","given":"Weilun","non-dropping-particle":"","parse-names":false,"suffix":""},{"dropping-particle":"","family":"Chakraborty","given":"Goutam","non-dropping-particle":"","parse-names":false,"suffix":""},{"dropping-particle":"","family":"Chakraborty","given":"Basabi","non-dropping-particle":"","parse-names":false,"suffix":""}],"container-title":"Applied Sciences","id":"ITEM-1","issue":"1","issued":{"date-parts":[["2021"]]},"page":"202","publisher":"Multidisciplinary Digital Publishing Institute","title":"Predicting the risk of chronic kidney disease (ckd) using machine learning algorithm","type":"article-journal","volume":"11"},"uris":["http://www.mendeley.com/documents/?uuid=8fd81900-99e6-4578-80fd-aa01735ed8cb","http://www.mendeley.com/documents/?uuid=cc94eb74-03f7-42ed-8af3-7306a351fe82","http://www.mendeley.com/documents/?uuid=9e67bcf9-6d11-4c66-8d95-8d85f8f037b1"]}],"mendeley":{"formattedCitation":"[39]","plainTextFormattedCitation":"[39]","previouslyFormattedCitation":"[39]"},"properties":{"noteIndex":0},"schema":"https://github.com/citation-style-language/schema/raw/master/csl-citation.json"}</w:instrText>
      </w:r>
      <w:r w:rsidR="00A375CF" w:rsidRPr="00577BFD">
        <w:rPr>
          <w:b/>
          <w:bCs/>
          <w:color w:val="000000" w:themeColor="text1"/>
        </w:rPr>
        <w:fldChar w:fldCharType="separate"/>
      </w:r>
      <w:r w:rsidR="00EA4E6F" w:rsidRPr="00EA4E6F">
        <w:rPr>
          <w:noProof/>
          <w:color w:val="000000" w:themeColor="text1"/>
        </w:rPr>
        <w:t>[39]</w:t>
      </w:r>
      <w:r w:rsidR="00A375CF" w:rsidRPr="00577BFD">
        <w:rPr>
          <w:b/>
          <w:bCs/>
          <w:color w:val="000000" w:themeColor="text1"/>
        </w:rPr>
        <w:fldChar w:fldCharType="end"/>
      </w:r>
      <w:r w:rsidRPr="00577BFD">
        <w:rPr>
          <w:color w:val="000000" w:themeColor="text1"/>
          <w:lang w:val="id-ID"/>
        </w:rPr>
        <w:t xml:space="preserve">. Perceptron provided the ranking of 14 features as follows: al, bgr, sod, su, bp, sc, bu, wc, pot, age, rc, pcv, sg, </w:t>
      </w:r>
      <w:r w:rsidRPr="00577BFD">
        <w:rPr>
          <w:color w:val="000000" w:themeColor="text1"/>
          <w:lang w:val="id-ID"/>
        </w:rPr>
        <w:t>and hemo.</w:t>
      </w:r>
      <w:r w:rsidR="00D83973">
        <w:rPr>
          <w:color w:val="000000" w:themeColor="text1"/>
        </w:rPr>
        <w:t xml:space="preserve"> A</w:t>
      </w:r>
      <w:r w:rsidRPr="00577BFD">
        <w:rPr>
          <w:color w:val="000000" w:themeColor="text1"/>
          <w:lang w:val="id-ID"/>
        </w:rPr>
        <w:t>l</w:t>
      </w:r>
      <w:r w:rsidR="00A254C1">
        <w:rPr>
          <w:color w:val="000000" w:themeColor="text1"/>
        </w:rPr>
        <w:t xml:space="preserve"> (</w:t>
      </w:r>
      <w:r w:rsidRPr="00577BFD">
        <w:rPr>
          <w:color w:val="000000" w:themeColor="text1"/>
          <w:lang w:val="id-ID"/>
        </w:rPr>
        <w:t>albumin</w:t>
      </w:r>
      <w:r w:rsidR="00A254C1">
        <w:rPr>
          <w:color w:val="000000" w:themeColor="text1"/>
        </w:rPr>
        <w:t>)</w:t>
      </w:r>
      <w:r w:rsidRPr="00577BFD">
        <w:rPr>
          <w:color w:val="000000" w:themeColor="text1"/>
          <w:lang w:val="id-ID"/>
        </w:rPr>
        <w:t xml:space="preserve"> was identified as the most important feature as </w:t>
      </w:r>
      <w:r>
        <w:rPr>
          <w:color w:val="000000" w:themeColor="text1"/>
          <w:lang w:val="id-ID"/>
        </w:rPr>
        <w:t xml:space="preserve">the </w:t>
      </w:r>
      <w:r w:rsidRPr="00577BFD">
        <w:rPr>
          <w:color w:val="000000" w:themeColor="text1"/>
          <w:lang w:val="id-ID"/>
        </w:rPr>
        <w:t>calculated value is the highest (</w:t>
      </w:r>
      <w:r w:rsidR="00B83282">
        <w:rPr>
          <w:color w:val="000000" w:themeColor="text1"/>
        </w:rPr>
        <w:t>i.e.,</w:t>
      </w:r>
      <w:r w:rsidRPr="00577BFD">
        <w:rPr>
          <w:color w:val="000000" w:themeColor="text1"/>
          <w:lang w:val="id-ID"/>
        </w:rPr>
        <w:t>9.7186</w:t>
      </w:r>
      <w:r w:rsidR="00F2118B" w:rsidRPr="00577BFD">
        <w:rPr>
          <w:color w:val="000000" w:themeColor="text1"/>
          <w:lang w:val="id-ID"/>
        </w:rPr>
        <w:t>). In</w:t>
      </w:r>
      <w:r w:rsidRPr="00577BFD">
        <w:rPr>
          <w:color w:val="000000" w:themeColor="text1"/>
          <w:lang w:val="id-ID"/>
        </w:rPr>
        <w:t xml:space="preserve"> the case of the Adaboost classifier model, the important features were ranked as follows: al, sc, sod, hemo, pcv, age, sg, wc, bu, rc, pot, bgr, bp, su, and al-albumin was found also as the most important feature in classifying the disease. Adaboost provided the highest value</w:t>
      </w:r>
      <w:r>
        <w:rPr>
          <w:color w:val="000000" w:themeColor="text1"/>
        </w:rPr>
        <w:t xml:space="preserve"> (i.e.18)</w:t>
      </w:r>
      <w:r w:rsidRPr="00577BFD">
        <w:rPr>
          <w:color w:val="000000" w:themeColor="text1"/>
          <w:lang w:val="id-ID"/>
        </w:rPr>
        <w:t xml:space="preserve"> for al. Thus, in both cases, albumin is the highest-ranked feature </w:t>
      </w:r>
      <w:r>
        <w:rPr>
          <w:color w:val="000000" w:themeColor="text1"/>
        </w:rPr>
        <w:t>and risk factor of</w:t>
      </w:r>
      <w:r w:rsidRPr="00577BFD">
        <w:rPr>
          <w:color w:val="000000" w:themeColor="text1"/>
          <w:lang w:val="id-ID"/>
        </w:rPr>
        <w:t xml:space="preserve"> C</w:t>
      </w:r>
      <w:r w:rsidRPr="00A400F9">
        <w:rPr>
          <w:color w:val="000000" w:themeColor="text1"/>
          <w:lang w:val="id-ID"/>
        </w:rPr>
        <w:t>KD</w:t>
      </w:r>
      <w:r w:rsidRPr="00A400F9">
        <w:rPr>
          <w:color w:val="000000" w:themeColor="text1"/>
        </w:rPr>
        <w:t>.</w:t>
      </w:r>
    </w:p>
    <w:p w14:paraId="5CA62E1A" w14:textId="77777777" w:rsidR="006E0503" w:rsidRDefault="006E0503" w:rsidP="00322F27">
      <w:pPr>
        <w:jc w:val="both"/>
        <w:rPr>
          <w:color w:val="000000" w:themeColor="text1"/>
        </w:rPr>
        <w:sectPr w:rsidR="006E0503" w:rsidSect="00322F27">
          <w:type w:val="continuous"/>
          <w:pgSz w:w="11906" w:h="16838"/>
          <w:pgMar w:top="1296" w:right="734" w:bottom="1037" w:left="734" w:header="360" w:footer="634" w:gutter="0"/>
          <w:pgNumType w:start="1"/>
          <w:cols w:num="2" w:space="514"/>
          <w:formProt w:val="0"/>
          <w:titlePg/>
          <w:docGrid w:linePitch="360" w:charSpace="16384"/>
        </w:sectPr>
      </w:pPr>
    </w:p>
    <w:p w14:paraId="6E438DB5" w14:textId="08E31524" w:rsidR="00322F27" w:rsidRDefault="00322F27" w:rsidP="00322F27">
      <w:pPr>
        <w:jc w:val="both"/>
        <w:rPr>
          <w:color w:val="000000" w:themeColor="text1"/>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9"/>
        <w:gridCol w:w="225"/>
        <w:gridCol w:w="5076"/>
      </w:tblGrid>
      <w:tr w:rsidR="00C543AA" w14:paraId="6009B096" w14:textId="77777777" w:rsidTr="009C48AA">
        <w:tc>
          <w:tcPr>
            <w:tcW w:w="5029" w:type="dxa"/>
          </w:tcPr>
          <w:p w14:paraId="30A05908" w14:textId="77777777" w:rsidR="00C543AA" w:rsidRDefault="00C543AA" w:rsidP="00322F27">
            <w:pPr>
              <w:jc w:val="both"/>
              <w:rPr>
                <w:color w:val="000000" w:themeColor="text1"/>
              </w:rPr>
            </w:pPr>
            <w:r>
              <w:rPr>
                <w:color w:val="000000" w:themeColor="text1"/>
              </w:rPr>
              <w:t>A</w:t>
            </w:r>
          </w:p>
        </w:tc>
        <w:tc>
          <w:tcPr>
            <w:tcW w:w="225" w:type="dxa"/>
          </w:tcPr>
          <w:p w14:paraId="1284608D" w14:textId="77777777" w:rsidR="00C543AA" w:rsidRDefault="00C543AA" w:rsidP="00322F27">
            <w:pPr>
              <w:jc w:val="both"/>
              <w:rPr>
                <w:color w:val="000000" w:themeColor="text1"/>
              </w:rPr>
            </w:pPr>
          </w:p>
        </w:tc>
        <w:tc>
          <w:tcPr>
            <w:tcW w:w="5076" w:type="dxa"/>
          </w:tcPr>
          <w:p w14:paraId="7B78B020" w14:textId="77777777" w:rsidR="00C543AA" w:rsidRDefault="00C543AA" w:rsidP="00322F27">
            <w:pPr>
              <w:jc w:val="both"/>
              <w:rPr>
                <w:color w:val="000000" w:themeColor="text1"/>
              </w:rPr>
            </w:pPr>
            <w:r>
              <w:rPr>
                <w:color w:val="000000" w:themeColor="text1"/>
              </w:rPr>
              <w:t>B</w:t>
            </w:r>
          </w:p>
        </w:tc>
      </w:tr>
      <w:tr w:rsidR="00C543AA" w14:paraId="586711A1" w14:textId="77777777" w:rsidTr="009C48AA">
        <w:tc>
          <w:tcPr>
            <w:tcW w:w="5029" w:type="dxa"/>
          </w:tcPr>
          <w:p w14:paraId="6EC85929" w14:textId="77777777" w:rsidR="00C543AA" w:rsidRDefault="00C543AA" w:rsidP="00C543AA">
            <w:pPr>
              <w:ind w:left="-108"/>
              <w:jc w:val="both"/>
              <w:rPr>
                <w:color w:val="000000" w:themeColor="text1"/>
              </w:rPr>
            </w:pPr>
            <w:r w:rsidRPr="00C543AA">
              <w:rPr>
                <w:noProof/>
                <w:color w:val="000000" w:themeColor="text1"/>
              </w:rPr>
              <w:drawing>
                <wp:inline distT="0" distB="0" distL="0" distR="0" wp14:anchorId="3A04C30D" wp14:editId="461A5B20">
                  <wp:extent cx="3105150" cy="2466148"/>
                  <wp:effectExtent l="19050" t="0" r="0" b="0"/>
                  <wp:docPr id="74"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9491" cy="2469596"/>
                          </a:xfrm>
                          <a:prstGeom prst="rect">
                            <a:avLst/>
                          </a:prstGeom>
                          <a:noFill/>
                          <a:ln>
                            <a:noFill/>
                          </a:ln>
                        </pic:spPr>
                      </pic:pic>
                    </a:graphicData>
                  </a:graphic>
                </wp:inline>
              </w:drawing>
            </w:r>
          </w:p>
        </w:tc>
        <w:tc>
          <w:tcPr>
            <w:tcW w:w="225" w:type="dxa"/>
          </w:tcPr>
          <w:p w14:paraId="17115E9A" w14:textId="77777777" w:rsidR="00C543AA" w:rsidRDefault="00C543AA" w:rsidP="00322F27">
            <w:pPr>
              <w:jc w:val="both"/>
              <w:rPr>
                <w:color w:val="000000" w:themeColor="text1"/>
              </w:rPr>
            </w:pPr>
          </w:p>
        </w:tc>
        <w:tc>
          <w:tcPr>
            <w:tcW w:w="5076" w:type="dxa"/>
          </w:tcPr>
          <w:p w14:paraId="1066F238" w14:textId="77777777" w:rsidR="00C543AA" w:rsidRDefault="00C543AA" w:rsidP="00322F27">
            <w:pPr>
              <w:jc w:val="both"/>
              <w:rPr>
                <w:color w:val="000000" w:themeColor="text1"/>
              </w:rPr>
            </w:pPr>
            <w:r w:rsidRPr="00C543AA">
              <w:rPr>
                <w:noProof/>
                <w:color w:val="000000" w:themeColor="text1"/>
              </w:rPr>
              <w:drawing>
                <wp:inline distT="0" distB="0" distL="0" distR="0" wp14:anchorId="2F9007B8" wp14:editId="7C26C1CC">
                  <wp:extent cx="3067050" cy="2423959"/>
                  <wp:effectExtent l="19050" t="0" r="0" b="0"/>
                  <wp:docPr id="75" name="Picture 3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rt, funnel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2423959"/>
                          </a:xfrm>
                          <a:prstGeom prst="rect">
                            <a:avLst/>
                          </a:prstGeom>
                          <a:noFill/>
                          <a:ln>
                            <a:noFill/>
                          </a:ln>
                        </pic:spPr>
                      </pic:pic>
                    </a:graphicData>
                  </a:graphic>
                </wp:inline>
              </w:drawing>
            </w:r>
          </w:p>
        </w:tc>
      </w:tr>
    </w:tbl>
    <w:p w14:paraId="051C2BAD" w14:textId="77777777" w:rsidR="00C543AA" w:rsidRPr="00347834" w:rsidRDefault="00C543AA" w:rsidP="00322F27">
      <w:pPr>
        <w:jc w:val="both"/>
        <w:rPr>
          <w:color w:val="000000" w:themeColor="text1"/>
          <w:sz w:val="2"/>
        </w:rPr>
      </w:pPr>
    </w:p>
    <w:p w14:paraId="24C44BB0" w14:textId="5E08B2B3" w:rsidR="00C543AA" w:rsidRDefault="00D272B4" w:rsidP="00D272B4">
      <w:pPr>
        <w:pStyle w:val="Caption"/>
        <w:spacing w:line="240" w:lineRule="auto"/>
      </w:pPr>
      <w:r w:rsidRPr="004A454F">
        <w:rPr>
          <w:i w:val="0"/>
          <w:iCs w:val="0"/>
        </w:rPr>
        <w:t xml:space="preserve">Figure </w:t>
      </w:r>
      <w:r w:rsidR="00A375CF" w:rsidRPr="004A454F">
        <w:rPr>
          <w:i w:val="0"/>
          <w:iCs w:val="0"/>
        </w:rPr>
        <w:fldChar w:fldCharType="begin"/>
      </w:r>
      <w:r w:rsidRPr="004A454F">
        <w:rPr>
          <w:i w:val="0"/>
          <w:iCs w:val="0"/>
        </w:rPr>
        <w:instrText xml:space="preserve"> SEQ Figure \* ARABIC </w:instrText>
      </w:r>
      <w:r w:rsidR="00A375CF" w:rsidRPr="004A454F">
        <w:rPr>
          <w:i w:val="0"/>
          <w:iCs w:val="0"/>
        </w:rPr>
        <w:fldChar w:fldCharType="separate"/>
      </w:r>
      <w:r w:rsidR="00D237DE">
        <w:rPr>
          <w:i w:val="0"/>
          <w:iCs w:val="0"/>
          <w:noProof/>
        </w:rPr>
        <w:t>18</w:t>
      </w:r>
      <w:r w:rsidR="00A375CF" w:rsidRPr="004A454F">
        <w:rPr>
          <w:i w:val="0"/>
          <w:iCs w:val="0"/>
        </w:rPr>
        <w:fldChar w:fldCharType="end"/>
      </w:r>
      <w:r w:rsidR="00F2118B">
        <w:rPr>
          <w:i w:val="0"/>
          <w:iCs w:val="0"/>
        </w:rPr>
        <w:t xml:space="preserve"> (A-B)</w:t>
      </w:r>
      <w:r w:rsidRPr="004A454F">
        <w:rPr>
          <w:i w:val="0"/>
          <w:iCs w:val="0"/>
        </w:rPr>
        <w:t>.</w:t>
      </w:r>
      <w:r w:rsidR="00F2118B">
        <w:rPr>
          <w:i w:val="0"/>
          <w:iCs w:val="0"/>
        </w:rPr>
        <w:t xml:space="preserve"> </w:t>
      </w:r>
      <w:r w:rsidR="00B8618F" w:rsidRPr="004A454F">
        <w:rPr>
          <w:i w:val="0"/>
          <w:iCs w:val="0"/>
        </w:rPr>
        <w:t xml:space="preserve">Risk factor analysis with Perceptron and AdaBoost models, here al, </w:t>
      </w:r>
      <w:proofErr w:type="spellStart"/>
      <w:r w:rsidR="00B8618F" w:rsidRPr="004A454F">
        <w:rPr>
          <w:i w:val="0"/>
          <w:iCs w:val="0"/>
        </w:rPr>
        <w:t>bgr</w:t>
      </w:r>
      <w:proofErr w:type="spellEnd"/>
      <w:r w:rsidR="00B8618F" w:rsidRPr="004A454F">
        <w:rPr>
          <w:i w:val="0"/>
          <w:iCs w:val="0"/>
        </w:rPr>
        <w:t xml:space="preserve">, sod, </w:t>
      </w:r>
      <w:proofErr w:type="spellStart"/>
      <w:r w:rsidR="00B8618F" w:rsidRPr="004A454F">
        <w:rPr>
          <w:i w:val="0"/>
          <w:iCs w:val="0"/>
        </w:rPr>
        <w:t>su</w:t>
      </w:r>
      <w:proofErr w:type="spellEnd"/>
      <w:r w:rsidR="00B8618F" w:rsidRPr="004A454F">
        <w:rPr>
          <w:i w:val="0"/>
          <w:iCs w:val="0"/>
        </w:rPr>
        <w:t xml:space="preserve">, </w:t>
      </w:r>
      <w:proofErr w:type="spellStart"/>
      <w:r w:rsidR="00B8618F" w:rsidRPr="004A454F">
        <w:rPr>
          <w:i w:val="0"/>
          <w:iCs w:val="0"/>
        </w:rPr>
        <w:t>bp</w:t>
      </w:r>
      <w:r w:rsidR="00EE2CDC">
        <w:rPr>
          <w:i w:val="0"/>
          <w:iCs w:val="0"/>
        </w:rPr>
        <w:t>,sc</w:t>
      </w:r>
      <w:proofErr w:type="spellEnd"/>
      <w:r w:rsidR="00B8618F" w:rsidRPr="004A454F">
        <w:rPr>
          <w:i w:val="0"/>
          <w:iCs w:val="0"/>
        </w:rPr>
        <w:t xml:space="preserve"> denotes for albumin, random blood sugar, sodium, blood </w:t>
      </w:r>
      <w:r w:rsidR="00EE2CDC" w:rsidRPr="004A454F">
        <w:rPr>
          <w:i w:val="0"/>
          <w:iCs w:val="0"/>
        </w:rPr>
        <w:t>pressure</w:t>
      </w:r>
      <w:r w:rsidR="00EE2CDC">
        <w:rPr>
          <w:i w:val="0"/>
          <w:iCs w:val="0"/>
        </w:rPr>
        <w:t>,</w:t>
      </w:r>
      <w:r w:rsidR="00EE2CDC" w:rsidRPr="004A454F">
        <w:rPr>
          <w:i w:val="0"/>
          <w:iCs w:val="0"/>
        </w:rPr>
        <w:t xml:space="preserve"> serum</w:t>
      </w:r>
      <w:r w:rsidR="00B8618F" w:rsidRPr="004A454F">
        <w:rPr>
          <w:i w:val="0"/>
          <w:iCs w:val="0"/>
        </w:rPr>
        <w:t xml:space="preserve"> creatinine respectively according to the attribute (T</w:t>
      </w:r>
      <w:r w:rsidR="004A454F">
        <w:rPr>
          <w:i w:val="0"/>
          <w:iCs w:val="0"/>
        </w:rPr>
        <w:t>able 1</w:t>
      </w:r>
      <w:r w:rsidR="00B8618F" w:rsidRPr="004A454F">
        <w:rPr>
          <w:i w:val="0"/>
          <w:iCs w:val="0"/>
        </w:rPr>
        <w:t>)</w:t>
      </w:r>
      <w:r w:rsidR="00EE2CDC">
        <w:rPr>
          <w:i w:val="0"/>
          <w:iCs w:val="0"/>
        </w:rPr>
        <w:t>.</w:t>
      </w:r>
    </w:p>
    <w:p w14:paraId="19986F7D" w14:textId="77777777" w:rsidR="00347834" w:rsidRDefault="00347834" w:rsidP="00322F27">
      <w:pPr>
        <w:jc w:val="both"/>
      </w:pPr>
    </w:p>
    <w:p w14:paraId="07F9CC01" w14:textId="4F33E3FC" w:rsidR="00347834" w:rsidRDefault="000F7408" w:rsidP="00D628BF">
      <w:pPr>
        <w:jc w:val="center"/>
        <w:sectPr w:rsidR="00347834" w:rsidSect="006E0503">
          <w:type w:val="continuous"/>
          <w:pgSz w:w="11906" w:h="16838"/>
          <w:pgMar w:top="1296" w:right="734" w:bottom="1037" w:left="734" w:header="360" w:footer="634" w:gutter="0"/>
          <w:pgNumType w:start="1"/>
          <w:cols w:space="514"/>
          <w:formProt w:val="0"/>
          <w:titlePg/>
          <w:docGrid w:linePitch="360" w:charSpace="16384"/>
        </w:sectPr>
        <w:pPrChange w:id="3537" w:author="Shamima Akter" w:date="2021-10-21T21:35:00Z">
          <w:pPr>
            <w:jc w:val="both"/>
          </w:pPr>
        </w:pPrChange>
      </w:pPr>
      <w:ins w:id="3538" w:author="Shamima Akter" w:date="2021-10-21T23:59:00Z">
        <w:r>
          <w:rPr>
            <w:noProof/>
          </w:rPr>
          <w:lastRenderedPageBreak/>
          <w:drawing>
            <wp:inline distT="0" distB="0" distL="0" distR="0" wp14:anchorId="14BE12E4" wp14:editId="3B74C5FF">
              <wp:extent cx="5638800" cy="3758480"/>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pic:nvPicPr>
                    <pic:blipFill rotWithShape="1">
                      <a:blip r:embed="rId50">
                        <a:extLst>
                          <a:ext uri="{28A0092B-C50C-407E-A947-70E740481C1C}">
                            <a14:useLocalDpi xmlns:a14="http://schemas.microsoft.com/office/drawing/2010/main" val="0"/>
                          </a:ext>
                        </a:extLst>
                      </a:blip>
                      <a:srcRect l="8623" r="16363"/>
                      <a:stretch/>
                    </pic:blipFill>
                    <pic:spPr bwMode="auto">
                      <a:xfrm>
                        <a:off x="0" y="0"/>
                        <a:ext cx="5652049" cy="3767311"/>
                      </a:xfrm>
                      <a:prstGeom prst="rect">
                        <a:avLst/>
                      </a:prstGeom>
                      <a:ln>
                        <a:noFill/>
                      </a:ln>
                      <a:extLst>
                        <a:ext uri="{53640926-AAD7-44D8-BBD7-CCE9431645EC}">
                          <a14:shadowObscured xmlns:a14="http://schemas.microsoft.com/office/drawing/2010/main"/>
                        </a:ext>
                      </a:extLst>
                    </pic:spPr>
                  </pic:pic>
                </a:graphicData>
              </a:graphic>
            </wp:inline>
          </w:drawing>
        </w:r>
      </w:ins>
    </w:p>
    <w:p w14:paraId="151401AE" w14:textId="1D63F73A" w:rsidR="00347834" w:rsidRDefault="00347834" w:rsidP="00C8506E">
      <w:pPr>
        <w:pStyle w:val="H2"/>
        <w:spacing w:before="0"/>
        <w:rPr>
          <w:moveFrom w:id="3539" w:author="Ahmed, Manik" w:date="2021-10-18T23:32:00Z"/>
          <w:color w:val="2F5496"/>
        </w:rPr>
      </w:pPr>
      <w:moveFromRangeStart w:id="3540" w:author="Ahmed, Manik" w:date="2021-10-18T23:32:00Z" w:name="move85492382"/>
      <w:moveFrom w:id="3541" w:author="Ahmed, Manik" w:date="2021-10-18T23:32:00Z">
        <w:r w:rsidRPr="00337119" w:rsidDel="00C8506E">
          <w:rPr>
            <w:color w:val="2F5496"/>
          </w:rPr>
          <w:t>V.</w:t>
        </w:r>
        <w:r w:rsidRPr="00337119" w:rsidDel="00C8506E">
          <w:rPr>
            <w:rFonts w:ascii="MS Gothic" w:eastAsia="MS Gothic" w:hAnsi="MS Gothic" w:cs="MS Gothic"/>
            <w:color w:val="2F5496"/>
          </w:rPr>
          <w:t> </w:t>
        </w:r>
        <w:r w:rsidRPr="00337119" w:rsidDel="00C8506E">
          <w:rPr>
            <w:color w:val="2F5496"/>
          </w:rPr>
          <w:t>DISCUSSION</w:t>
        </w:r>
      </w:moveFrom>
    </w:p>
    <w:moveFromRangeEnd w:id="3540"/>
    <w:p w14:paraId="1F101FA0" w14:textId="57503B5D" w:rsidR="00D628BF" w:rsidRDefault="00D628BF" w:rsidP="00347834">
      <w:pPr>
        <w:pStyle w:val="H1"/>
        <w:spacing w:before="0"/>
        <w:rPr>
          <w:ins w:id="3542" w:author="Shamima Akter" w:date="2021-10-21T21:35:00Z"/>
          <w:rFonts w:cs="FormataOTFMdIt"/>
          <w:bCs w:val="0"/>
          <w:i/>
          <w:color w:val="2F5496"/>
        </w:rPr>
      </w:pPr>
    </w:p>
    <w:p w14:paraId="3C023C85" w14:textId="15D5A146" w:rsidR="00D628BF" w:rsidRDefault="00D628BF" w:rsidP="00347834">
      <w:pPr>
        <w:pStyle w:val="H1"/>
        <w:spacing w:before="0"/>
        <w:rPr>
          <w:ins w:id="3543" w:author="Shamima Akter" w:date="2021-10-21T21:35:00Z"/>
          <w:rFonts w:cs="FormataOTFMdIt"/>
          <w:bCs w:val="0"/>
          <w:i/>
          <w:color w:val="2F5496"/>
        </w:rPr>
      </w:pPr>
    </w:p>
    <w:p w14:paraId="3F98A883" w14:textId="77777777" w:rsidR="00D628BF" w:rsidRPr="00337119" w:rsidDel="00C8506E" w:rsidRDefault="00D628BF" w:rsidP="00347834">
      <w:pPr>
        <w:pStyle w:val="H1"/>
        <w:spacing w:before="0"/>
        <w:rPr>
          <w:ins w:id="3544" w:author="Shamima Akter" w:date="2021-10-21T21:35:00Z"/>
          <w:color w:val="2F5496"/>
        </w:rPr>
      </w:pPr>
    </w:p>
    <w:p w14:paraId="3FEA3A23" w14:textId="77777777" w:rsidR="00C8506E" w:rsidRDefault="00C8506E" w:rsidP="00C8506E">
      <w:pPr>
        <w:pStyle w:val="H2"/>
        <w:spacing w:before="0"/>
        <w:rPr>
          <w:moveTo w:id="3545" w:author="Ahmed, Manik" w:date="2021-10-18T23:32:00Z"/>
          <w:color w:val="595959"/>
        </w:rPr>
      </w:pPr>
      <w:moveToRangeStart w:id="3546" w:author="Ahmed, Manik" w:date="2021-10-18T23:32:00Z" w:name="move85492373"/>
      <w:moveTo w:id="3547" w:author="Ahmed, Manik" w:date="2021-10-18T23:32:00Z">
        <w:r w:rsidRPr="00CC0BAB">
          <w:rPr>
            <w:color w:val="595959"/>
          </w:rPr>
          <w:t>D.9. IoMT Platform</w:t>
        </w:r>
      </w:moveTo>
    </w:p>
    <w:p w14:paraId="17C52995" w14:textId="77777777" w:rsidR="00C8506E" w:rsidRPr="005559B6" w:rsidRDefault="00C8506E" w:rsidP="00C8506E">
      <w:pPr>
        <w:pStyle w:val="H2"/>
        <w:spacing w:before="0" w:line="240" w:lineRule="exact"/>
        <w:rPr>
          <w:moveTo w:id="3548" w:author="Ahmed, Manik" w:date="2021-10-18T23:32:00Z"/>
          <w:rFonts w:ascii="Times New Roman" w:hAnsi="Times New Roman" w:cs="Times New Roman"/>
          <w:b w:val="0"/>
          <w:bCs/>
          <w:i w:val="0"/>
          <w:iCs/>
          <w:color w:val="000000" w:themeColor="text1"/>
          <w:sz w:val="20"/>
          <w:szCs w:val="20"/>
        </w:rPr>
      </w:pPr>
      <w:moveTo w:id="3549" w:author="Ahmed, Manik" w:date="2021-10-18T23:32:00Z">
        <w:r w:rsidRPr="00AC6349">
          <w:rPr>
            <w:rFonts w:ascii="Times New Roman" w:hAnsi="Times New Roman" w:cs="Times New Roman"/>
            <w:b w:val="0"/>
            <w:bCs/>
            <w:i w:val="0"/>
            <w:iCs/>
            <w:color w:val="000000" w:themeColor="text1"/>
            <w:sz w:val="20"/>
            <w:szCs w:val="20"/>
          </w:rPr>
          <w:t>Hardware plays a critical role in IOMT. Various hardware can be used to collect real-time data from CKD patients. CKD patient data can be collected from a range of medical devices such as ECG (</w:t>
        </w:r>
        <w:proofErr w:type="gramStart"/>
        <w:r w:rsidRPr="00AC6349">
          <w:rPr>
            <w:rFonts w:ascii="Times New Roman" w:hAnsi="Times New Roman" w:cs="Times New Roman"/>
            <w:b w:val="0"/>
            <w:bCs/>
            <w:i w:val="0"/>
            <w:iCs/>
            <w:color w:val="000000" w:themeColor="text1"/>
            <w:sz w:val="20"/>
            <w:szCs w:val="20"/>
          </w:rPr>
          <w:t>Electro Cardiogram</w:t>
        </w:r>
        <w:proofErr w:type="gramEnd"/>
        <w:r w:rsidRPr="00AC6349">
          <w:rPr>
            <w:rFonts w:ascii="Times New Roman" w:hAnsi="Times New Roman" w:cs="Times New Roman"/>
            <w:b w:val="0"/>
            <w:bCs/>
            <w:i w:val="0"/>
            <w:iCs/>
            <w:color w:val="000000" w:themeColor="text1"/>
            <w:sz w:val="20"/>
            <w:szCs w:val="20"/>
          </w:rPr>
          <w:t>) to provide heart monitoring data, fitness tracker to provide data like stress, breathing, Oxygen level, and glucometer to provide diabetes in blood, and blood monitoring devices will provide the pressure of blood. All these devices are interconnected via the internet and are responsible for data transmission to the cloud through connectivity technologies such as networks and gateway. In many instances, data are uploaded from time to time through an API (Application Programming Interface) key for a secured connection. These API keys will allow the specific devices to access and store data on the IoT platform. Subsequently, deep learning algorithms provide health care providers and patients with data analytics, reporting, and device control opportunities through software solutions. The approach to utilize IoMT components to manage CKD data and adopt a replicable application of using deep learning algorithms to predict  CKD is presented in the study.</w:t>
        </w:r>
      </w:moveTo>
    </w:p>
    <w:p w14:paraId="5CED40D5" w14:textId="77777777" w:rsidR="00C8506E" w:rsidRDefault="00C8506E" w:rsidP="00C8506E">
      <w:pPr>
        <w:pStyle w:val="H1"/>
        <w:spacing w:before="0"/>
        <w:rPr>
          <w:moveTo w:id="3550" w:author="Ahmed, Manik" w:date="2021-10-18T23:32:00Z"/>
          <w:color w:val="2F5496"/>
        </w:rPr>
      </w:pPr>
      <w:moveToRangeStart w:id="3551" w:author="Ahmed, Manik" w:date="2021-10-18T23:32:00Z" w:name="move85492382"/>
      <w:moveToRangeEnd w:id="3546"/>
    </w:p>
    <w:p w14:paraId="14DD1B53" w14:textId="77777777" w:rsidR="00C8506E" w:rsidRPr="00337119" w:rsidRDefault="00C8506E" w:rsidP="00C8506E">
      <w:pPr>
        <w:pStyle w:val="H1"/>
        <w:spacing w:before="0"/>
        <w:rPr>
          <w:moveTo w:id="3552" w:author="Ahmed, Manik" w:date="2021-10-18T23:32:00Z"/>
          <w:color w:val="2F5496"/>
        </w:rPr>
      </w:pPr>
      <w:moveTo w:id="3553" w:author="Ahmed, Manik" w:date="2021-10-18T23:32:00Z">
        <w:r w:rsidRPr="00337119">
          <w:rPr>
            <w:color w:val="2F5496"/>
          </w:rPr>
          <w:t>V.</w:t>
        </w:r>
        <w:r w:rsidRPr="00337119">
          <w:rPr>
            <w:rFonts w:ascii="MS Gothic" w:eastAsia="MS Gothic" w:hAnsi="MS Gothic" w:cs="MS Gothic"/>
            <w:color w:val="2F5496"/>
          </w:rPr>
          <w:t> </w:t>
        </w:r>
        <w:r w:rsidRPr="00337119">
          <w:rPr>
            <w:color w:val="2F5496"/>
          </w:rPr>
          <w:t>DISCUSSION</w:t>
        </w:r>
      </w:moveTo>
    </w:p>
    <w:moveToRangeEnd w:id="3551"/>
    <w:p w14:paraId="7C6C6BC9" w14:textId="77777777" w:rsidR="00C8506E" w:rsidRDefault="00C8506E" w:rsidP="005657C9">
      <w:pPr>
        <w:pStyle w:val="Heading1"/>
        <w:spacing w:line="240" w:lineRule="exact"/>
        <w:jc w:val="both"/>
        <w:rPr>
          <w:ins w:id="3554" w:author="Ahmed, Manik" w:date="2021-10-18T23:32:00Z"/>
          <w:b w:val="0"/>
          <w:bCs w:val="0"/>
          <w:color w:val="000000" w:themeColor="text1"/>
        </w:rPr>
      </w:pPr>
    </w:p>
    <w:p w14:paraId="62698295" w14:textId="01D8FCF1" w:rsidR="005657C9" w:rsidRDefault="00347834" w:rsidP="005657C9">
      <w:pPr>
        <w:pStyle w:val="Heading1"/>
        <w:spacing w:line="240" w:lineRule="exact"/>
        <w:jc w:val="both"/>
        <w:rPr>
          <w:b w:val="0"/>
          <w:bCs w:val="0"/>
          <w:color w:val="000000" w:themeColor="text1"/>
        </w:rPr>
      </w:pPr>
      <w:r w:rsidRPr="00577BFD">
        <w:rPr>
          <w:b w:val="0"/>
          <w:bCs w:val="0"/>
          <w:color w:val="000000" w:themeColor="text1"/>
        </w:rPr>
        <w:t>The risk of CKD is increasing rapidly</w:t>
      </w:r>
      <w:r w:rsidR="002732B0">
        <w:rPr>
          <w:b w:val="0"/>
          <w:bCs w:val="0"/>
          <w:color w:val="000000" w:themeColor="text1"/>
        </w:rPr>
        <w:t>,</w:t>
      </w:r>
      <w:r w:rsidRPr="00577BFD">
        <w:rPr>
          <w:b w:val="0"/>
          <w:bCs w:val="0"/>
          <w:color w:val="000000" w:themeColor="text1"/>
        </w:rPr>
        <w:t xml:space="preserve"> and consequently more people are suffering and dying due to </w:t>
      </w:r>
      <w:r w:rsidR="00423865">
        <w:rPr>
          <w:b w:val="0"/>
          <w:bCs w:val="0"/>
          <w:color w:val="000000" w:themeColor="text1"/>
        </w:rPr>
        <w:t xml:space="preserve">a </w:t>
      </w:r>
      <w:r w:rsidRPr="00577BFD">
        <w:rPr>
          <w:b w:val="0"/>
          <w:bCs w:val="0"/>
          <w:color w:val="000000" w:themeColor="text1"/>
        </w:rPr>
        <w:t xml:space="preserve">lack of proper treatment. Moreover, CKD needs to be identified </w:t>
      </w:r>
      <w:r w:rsidR="002732B0">
        <w:rPr>
          <w:b w:val="0"/>
          <w:bCs w:val="0"/>
          <w:color w:val="000000" w:themeColor="text1"/>
        </w:rPr>
        <w:t>at</w:t>
      </w:r>
      <w:r w:rsidRPr="00577BFD">
        <w:rPr>
          <w:b w:val="0"/>
          <w:bCs w:val="0"/>
          <w:color w:val="000000" w:themeColor="text1"/>
        </w:rPr>
        <w:t xml:space="preserve"> an early stage because late diagnosis leads to severe consequences and treatment becomes highly expensive. Perhaps, DL applications are key developments in recent years </w:t>
      </w:r>
      <w:r w:rsidRPr="00E66E20">
        <w:rPr>
          <w:b w:val="0"/>
          <w:bCs w:val="0"/>
          <w:color w:val="000000" w:themeColor="text1"/>
          <w:highlight w:val="yellow"/>
        </w:rPr>
        <w:t>to combat various medical diagnoses</w:t>
      </w:r>
      <w:r w:rsidRPr="00577BFD">
        <w:rPr>
          <w:b w:val="0"/>
          <w:bCs w:val="0"/>
          <w:color w:val="000000" w:themeColor="text1"/>
        </w:rPr>
        <w:t xml:space="preserve">. These approaches can potentially reduce the cost and treatment of CKD; due to the advantage of </w:t>
      </w:r>
      <w:r>
        <w:rPr>
          <w:b w:val="0"/>
          <w:bCs w:val="0"/>
          <w:color w:val="000000" w:themeColor="text1"/>
        </w:rPr>
        <w:t xml:space="preserve">the </w:t>
      </w:r>
      <w:r w:rsidRPr="00577BFD">
        <w:rPr>
          <w:b w:val="0"/>
          <w:bCs w:val="0"/>
          <w:color w:val="000000" w:themeColor="text1"/>
        </w:rPr>
        <w:t xml:space="preserve">built-in feature engineering method for DL algorithms, data is </w:t>
      </w:r>
      <w:r w:rsidRPr="00577BFD">
        <w:rPr>
          <w:b w:val="0"/>
          <w:bCs w:val="0"/>
          <w:color w:val="000000" w:themeColor="text1"/>
        </w:rPr>
        <w:t>scanned through a faster learning technique and researchers can get efficient results</w:t>
      </w:r>
      <w:r w:rsidR="002732B0">
        <w:rPr>
          <w:b w:val="0"/>
          <w:bCs w:val="0"/>
          <w:color w:val="000000" w:themeColor="text1"/>
        </w:rPr>
        <w:t xml:space="preserve">. </w:t>
      </w:r>
      <w:r w:rsidRPr="00577BFD">
        <w:rPr>
          <w:b w:val="0"/>
          <w:bCs w:val="0"/>
          <w:color w:val="000000" w:themeColor="text1"/>
        </w:rPr>
        <w:t>Thus, the efficacy of deep learning algorithms to predict CKD along with identi</w:t>
      </w:r>
      <w:r>
        <w:rPr>
          <w:b w:val="0"/>
          <w:bCs w:val="0"/>
          <w:color w:val="000000" w:themeColor="text1"/>
        </w:rPr>
        <w:t>fied</w:t>
      </w:r>
      <w:r w:rsidRPr="00577BFD">
        <w:rPr>
          <w:b w:val="0"/>
          <w:bCs w:val="0"/>
          <w:color w:val="000000" w:themeColor="text1"/>
        </w:rPr>
        <w:t xml:space="preserve"> risk factors ha</w:t>
      </w:r>
      <w:r>
        <w:rPr>
          <w:b w:val="0"/>
          <w:bCs w:val="0"/>
          <w:color w:val="000000" w:themeColor="text1"/>
        </w:rPr>
        <w:t>s</w:t>
      </w:r>
      <w:r w:rsidRPr="00577BFD">
        <w:rPr>
          <w:b w:val="0"/>
          <w:bCs w:val="0"/>
          <w:color w:val="000000" w:themeColor="text1"/>
        </w:rPr>
        <w:t xml:space="preserve"> been shown in this study</w:t>
      </w:r>
      <w:r w:rsidRPr="00912848">
        <w:rPr>
          <w:b w:val="0"/>
          <w:bCs w:val="0"/>
          <w:color w:val="000000" w:themeColor="text1"/>
        </w:rPr>
        <w:t xml:space="preserve">. </w:t>
      </w:r>
      <w:r w:rsidRPr="00577BFD">
        <w:rPr>
          <w:b w:val="0"/>
          <w:bCs w:val="0"/>
          <w:color w:val="000000" w:themeColor="text1"/>
        </w:rPr>
        <w:t xml:space="preserve">We used 7 deep learning algorithms on 400 CKD data for predicting the class of CKD. The proposed methods achieved high accuracy ranging </w:t>
      </w:r>
      <w:r>
        <w:rPr>
          <w:b w:val="0"/>
          <w:bCs w:val="0"/>
          <w:color w:val="000000" w:themeColor="text1"/>
        </w:rPr>
        <w:t xml:space="preserve">from </w:t>
      </w:r>
      <w:r w:rsidRPr="00577BFD">
        <w:rPr>
          <w:b w:val="0"/>
          <w:bCs w:val="0"/>
          <w:color w:val="000000" w:themeColor="text1"/>
        </w:rPr>
        <w:t xml:space="preserve">90% to 97%. In comparison, ANN, MLP </w:t>
      </w:r>
      <w:proofErr w:type="spellStart"/>
      <w:r w:rsidRPr="00577BFD">
        <w:rPr>
          <w:b w:val="0"/>
          <w:bCs w:val="0"/>
          <w:color w:val="000000" w:themeColor="text1"/>
        </w:rPr>
        <w:t>SimpleRNN</w:t>
      </w:r>
      <w:proofErr w:type="spellEnd"/>
      <w:r w:rsidRPr="00577BFD">
        <w:rPr>
          <w:b w:val="0"/>
          <w:bCs w:val="0"/>
          <w:color w:val="000000" w:themeColor="text1"/>
        </w:rPr>
        <w:t xml:space="preserve"> achieved the highest accuracy in terms of predicting CKD compared to other deep learning models. ANN, MLP, and </w:t>
      </w:r>
      <w:proofErr w:type="spellStart"/>
      <w:r w:rsidRPr="00577BFD">
        <w:rPr>
          <w:b w:val="0"/>
          <w:bCs w:val="0"/>
          <w:color w:val="000000" w:themeColor="text1"/>
        </w:rPr>
        <w:t>SimpleRNN</w:t>
      </w:r>
      <w:proofErr w:type="spellEnd"/>
      <w:r w:rsidRPr="00577BFD">
        <w:rPr>
          <w:b w:val="0"/>
          <w:bCs w:val="0"/>
          <w:color w:val="000000" w:themeColor="text1"/>
        </w:rPr>
        <w:t xml:space="preserve"> showed 97% accuracy, GRU provided accuracy of 93%, and both Bidirectional GRU and Bidirectional LSTM showed 91 % accuracy. The rest </w:t>
      </w:r>
      <w:r>
        <w:rPr>
          <w:b w:val="0"/>
          <w:bCs w:val="0"/>
          <w:color w:val="000000" w:themeColor="text1"/>
        </w:rPr>
        <w:t xml:space="preserve">of </w:t>
      </w:r>
      <w:r w:rsidRPr="00577BFD">
        <w:rPr>
          <w:b w:val="0"/>
          <w:bCs w:val="0"/>
          <w:color w:val="000000" w:themeColor="text1"/>
        </w:rPr>
        <w:t xml:space="preserve">model LSTM showed 90% accuracy to predict CKD class. It is evident that all the algorithms provided minimum error around 0.1 and the error of both types i.e., loss and validation loss decreased with longer time and iterations. The outcome substantiates the best fitting of the data to all the deep learning models. Overall, compared to other algorithms, </w:t>
      </w:r>
      <w:proofErr w:type="spellStart"/>
      <w:r w:rsidRPr="00577BFD">
        <w:rPr>
          <w:b w:val="0"/>
          <w:bCs w:val="0"/>
          <w:color w:val="000000" w:themeColor="text1"/>
        </w:rPr>
        <w:t>SimpleRNN</w:t>
      </w:r>
      <w:proofErr w:type="spellEnd"/>
      <w:r w:rsidRPr="00577BFD">
        <w:rPr>
          <w:b w:val="0"/>
          <w:bCs w:val="0"/>
          <w:color w:val="000000" w:themeColor="text1"/>
        </w:rPr>
        <w:t xml:space="preserve"> showed the minimum error for both the testing and training data i.e., 0.003 and 0.0283 respectively. Bidirectional LSTM provided a maximum error of 0.1264 for the testing dataset. The other key findings are as follows; (1) GRU took </w:t>
      </w:r>
      <w:r>
        <w:rPr>
          <w:b w:val="0"/>
          <w:bCs w:val="0"/>
          <w:color w:val="000000" w:themeColor="text1"/>
        </w:rPr>
        <w:t xml:space="preserve">the </w:t>
      </w:r>
      <w:r w:rsidRPr="00577BFD">
        <w:rPr>
          <w:b w:val="0"/>
          <w:bCs w:val="0"/>
          <w:color w:val="000000" w:themeColor="text1"/>
        </w:rPr>
        <w:t xml:space="preserve">highest computation time (i.e., 107 sec), (2) ANN, MLP, and </w:t>
      </w:r>
      <w:proofErr w:type="spellStart"/>
      <w:r w:rsidRPr="00577BFD">
        <w:rPr>
          <w:b w:val="0"/>
          <w:bCs w:val="0"/>
          <w:color w:val="000000" w:themeColor="text1"/>
        </w:rPr>
        <w:t>SimpleRNN</w:t>
      </w:r>
      <w:proofErr w:type="spellEnd"/>
      <w:r w:rsidRPr="00577BFD">
        <w:rPr>
          <w:b w:val="0"/>
          <w:bCs w:val="0"/>
          <w:color w:val="000000" w:themeColor="text1"/>
        </w:rPr>
        <w:t xml:space="preserve"> showed similar and comparatively high prediction ratios (i.e., 0.98-1.0). These three algorithms took less computation time (28 sec) in predicting CKD </w:t>
      </w:r>
      <w:r w:rsidR="00C3671C" w:rsidRPr="00577BFD">
        <w:rPr>
          <w:b w:val="0"/>
          <w:bCs w:val="0"/>
          <w:color w:val="000000" w:themeColor="text1"/>
        </w:rPr>
        <w:t>(</w:t>
      </w:r>
      <w:r w:rsidR="00C3671C">
        <w:rPr>
          <w:b w:val="0"/>
          <w:bCs w:val="0"/>
          <w:color w:val="000000" w:themeColor="text1"/>
        </w:rPr>
        <w:t>Figure</w:t>
      </w:r>
      <w:r w:rsidRPr="00577BFD">
        <w:rPr>
          <w:b w:val="0"/>
          <w:bCs w:val="0"/>
          <w:color w:val="000000" w:themeColor="text1"/>
        </w:rPr>
        <w:t xml:space="preserve"> 1</w:t>
      </w:r>
      <w:r>
        <w:rPr>
          <w:b w:val="0"/>
          <w:bCs w:val="0"/>
          <w:color w:val="000000" w:themeColor="text1"/>
        </w:rPr>
        <w:t>4</w:t>
      </w:r>
      <w:r w:rsidRPr="00577BFD">
        <w:rPr>
          <w:b w:val="0"/>
          <w:bCs w:val="0"/>
          <w:color w:val="000000" w:themeColor="text1"/>
        </w:rPr>
        <w:t xml:space="preserve">). Hence </w:t>
      </w:r>
      <w:r w:rsidR="00B527CE">
        <w:rPr>
          <w:b w:val="0"/>
          <w:bCs w:val="0"/>
          <w:color w:val="000000" w:themeColor="text1"/>
        </w:rPr>
        <w:t>ANN, Simple RNN, and MLP</w:t>
      </w:r>
      <w:r w:rsidRPr="00577BFD">
        <w:rPr>
          <w:b w:val="0"/>
          <w:bCs w:val="0"/>
          <w:color w:val="000000" w:themeColor="text1"/>
        </w:rPr>
        <w:t xml:space="preserve"> are the best fit for the CKD data. </w:t>
      </w:r>
      <w:r w:rsidR="00B527CE">
        <w:rPr>
          <w:b w:val="0"/>
          <w:bCs w:val="0"/>
          <w:color w:val="000000" w:themeColor="text1"/>
        </w:rPr>
        <w:t xml:space="preserve">Also, </w:t>
      </w:r>
      <w:r w:rsidRPr="00577BFD">
        <w:rPr>
          <w:b w:val="0"/>
          <w:bCs w:val="0"/>
          <w:color w:val="000000" w:themeColor="text1"/>
        </w:rPr>
        <w:t>these</w:t>
      </w:r>
      <w:r w:rsidR="0026446E">
        <w:rPr>
          <w:b w:val="0"/>
          <w:bCs w:val="0"/>
          <w:color w:val="000000" w:themeColor="text1"/>
        </w:rPr>
        <w:t xml:space="preserve"> </w:t>
      </w:r>
      <w:r w:rsidR="0026446E" w:rsidRPr="0026446E">
        <w:rPr>
          <w:b w:val="0"/>
          <w:bCs w:val="0"/>
          <w:color w:val="000000" w:themeColor="text1"/>
        </w:rPr>
        <w:t xml:space="preserve">algorithms can classify the CKD data more accurately and efficiently than the remaining four algorithms. </w:t>
      </w:r>
      <w:r w:rsidRPr="00577BFD">
        <w:rPr>
          <w:b w:val="0"/>
          <w:bCs w:val="0"/>
          <w:color w:val="000000" w:themeColor="text1"/>
        </w:rPr>
        <w:t xml:space="preserve"> algorithms can classify</w:t>
      </w:r>
      <w:r w:rsidR="005657C9">
        <w:rPr>
          <w:b w:val="0"/>
          <w:bCs w:val="0"/>
          <w:color w:val="000000" w:themeColor="text1"/>
        </w:rPr>
        <w:t xml:space="preserve"> </w:t>
      </w:r>
      <w:r w:rsidRPr="00577BFD">
        <w:rPr>
          <w:b w:val="0"/>
          <w:bCs w:val="0"/>
          <w:color w:val="000000" w:themeColor="text1"/>
        </w:rPr>
        <w:t xml:space="preserve">the CKD data more accurately and efficiently than </w:t>
      </w:r>
      <w:r w:rsidR="002732B0">
        <w:rPr>
          <w:b w:val="0"/>
          <w:bCs w:val="0"/>
          <w:color w:val="000000" w:themeColor="text1"/>
        </w:rPr>
        <w:t xml:space="preserve">the </w:t>
      </w:r>
      <w:r w:rsidR="00B527CE">
        <w:rPr>
          <w:b w:val="0"/>
          <w:bCs w:val="0"/>
          <w:color w:val="000000" w:themeColor="text1"/>
        </w:rPr>
        <w:t>r</w:t>
      </w:r>
      <w:r w:rsidRPr="00577BFD">
        <w:rPr>
          <w:b w:val="0"/>
          <w:bCs w:val="0"/>
          <w:color w:val="000000" w:themeColor="text1"/>
        </w:rPr>
        <w:t xml:space="preserve">emaining four algorithms. </w:t>
      </w:r>
    </w:p>
    <w:p w14:paraId="53C75C83" w14:textId="77777777" w:rsidR="005657C9" w:rsidRPr="005657C9" w:rsidRDefault="005657C9" w:rsidP="005657C9"/>
    <w:p w14:paraId="7F49AC54" w14:textId="512A64CA" w:rsidR="0074534C" w:rsidRPr="0077503D" w:rsidRDefault="00613269" w:rsidP="00613269">
      <w:pPr>
        <w:pStyle w:val="Heading1"/>
        <w:spacing w:line="240" w:lineRule="exact"/>
        <w:jc w:val="both"/>
        <w:rPr>
          <w:b w:val="0"/>
          <w:bCs w:val="0"/>
        </w:rPr>
      </w:pPr>
      <w:r w:rsidRPr="00C3740B">
        <w:rPr>
          <w:b w:val="0"/>
          <w:bCs w:val="0"/>
          <w:color w:val="000000" w:themeColor="text1"/>
        </w:rPr>
        <w:t xml:space="preserve">Further, the findings </w:t>
      </w:r>
      <w:r w:rsidR="0089472F" w:rsidRPr="00C3740B">
        <w:rPr>
          <w:b w:val="0"/>
          <w:bCs w:val="0"/>
          <w:color w:val="000000" w:themeColor="text1"/>
        </w:rPr>
        <w:t>were validated</w:t>
      </w:r>
      <w:r w:rsidR="00347834" w:rsidRPr="00C3740B">
        <w:rPr>
          <w:b w:val="0"/>
          <w:bCs w:val="0"/>
          <w:color w:val="000000" w:themeColor="text1"/>
        </w:rPr>
        <w:t xml:space="preserve"> by statistical significance analysis </w:t>
      </w:r>
      <w:r w:rsidR="00EE2CDC" w:rsidRPr="00C3740B">
        <w:rPr>
          <w:b w:val="0"/>
          <w:bCs w:val="0"/>
          <w:color w:val="000000" w:themeColor="text1"/>
        </w:rPr>
        <w:t>While comparing with other models, significant p-value</w:t>
      </w:r>
      <w:r w:rsidR="00627DB0" w:rsidRPr="00C3740B">
        <w:rPr>
          <w:b w:val="0"/>
          <w:bCs w:val="0"/>
          <w:color w:val="000000" w:themeColor="text1"/>
        </w:rPr>
        <w:t>s</w:t>
      </w:r>
      <w:r w:rsidR="00E806BC" w:rsidRPr="00C3740B">
        <w:rPr>
          <w:b w:val="0"/>
          <w:bCs w:val="0"/>
          <w:color w:val="000000" w:themeColor="text1"/>
        </w:rPr>
        <w:t xml:space="preserve"> (&lt;</w:t>
      </w:r>
      <w:r w:rsidR="0077503D" w:rsidRPr="00C3740B">
        <w:rPr>
          <w:b w:val="0"/>
          <w:bCs w:val="0"/>
          <w:color w:val="000000" w:themeColor="text1"/>
        </w:rPr>
        <w:t>0</w:t>
      </w:r>
      <w:r w:rsidR="00E806BC" w:rsidRPr="00C3740B">
        <w:rPr>
          <w:b w:val="0"/>
          <w:bCs w:val="0"/>
          <w:color w:val="000000" w:themeColor="text1"/>
        </w:rPr>
        <w:t>.05</w:t>
      </w:r>
      <w:r w:rsidR="002732B0" w:rsidRPr="00C3740B">
        <w:rPr>
          <w:b w:val="0"/>
          <w:bCs w:val="0"/>
          <w:color w:val="000000" w:themeColor="text1"/>
        </w:rPr>
        <w:t>) were</w:t>
      </w:r>
      <w:r w:rsidR="00EE2CDC" w:rsidRPr="00C3740B">
        <w:rPr>
          <w:b w:val="0"/>
          <w:bCs w:val="0"/>
          <w:color w:val="000000" w:themeColor="text1"/>
        </w:rPr>
        <w:t xml:space="preserve"> </w:t>
      </w:r>
      <w:r w:rsidR="002732B0" w:rsidRPr="00C3740B">
        <w:rPr>
          <w:b w:val="0"/>
          <w:bCs w:val="0"/>
          <w:color w:val="000000" w:themeColor="text1"/>
        </w:rPr>
        <w:t>obtained for</w:t>
      </w:r>
      <w:r w:rsidR="00EE2CDC" w:rsidRPr="00C3740B">
        <w:rPr>
          <w:b w:val="0"/>
          <w:bCs w:val="0"/>
          <w:color w:val="000000" w:themeColor="text1"/>
        </w:rPr>
        <w:t xml:space="preserve"> ANN, </w:t>
      </w:r>
      <w:proofErr w:type="spellStart"/>
      <w:r w:rsidR="00EE2CDC" w:rsidRPr="00C3740B">
        <w:rPr>
          <w:b w:val="0"/>
          <w:bCs w:val="0"/>
          <w:color w:val="000000" w:themeColor="text1"/>
        </w:rPr>
        <w:t>SimpleRNN</w:t>
      </w:r>
      <w:proofErr w:type="spellEnd"/>
      <w:r w:rsidR="00EE2CDC" w:rsidRPr="00C3740B">
        <w:rPr>
          <w:b w:val="0"/>
          <w:bCs w:val="0"/>
          <w:color w:val="000000" w:themeColor="text1"/>
        </w:rPr>
        <w:t>, and MLP</w:t>
      </w:r>
      <w:r w:rsidR="0077503D" w:rsidRPr="00C3740B">
        <w:rPr>
          <w:b w:val="0"/>
          <w:bCs w:val="0"/>
          <w:color w:val="000000" w:themeColor="text1"/>
        </w:rPr>
        <w:t xml:space="preserve"> </w:t>
      </w:r>
      <w:r w:rsidR="0077503D" w:rsidRPr="00C3740B">
        <w:rPr>
          <w:b w:val="0"/>
          <w:bCs w:val="0"/>
          <w:color w:val="000000" w:themeColor="text1"/>
        </w:rPr>
        <w:lastRenderedPageBreak/>
        <w:t>(Table 6).</w:t>
      </w:r>
      <w:r w:rsidR="00627DB0" w:rsidRPr="00C3740B">
        <w:rPr>
          <w:b w:val="0"/>
          <w:bCs w:val="0"/>
          <w:color w:val="000000" w:themeColor="text1"/>
        </w:rPr>
        <w:t xml:space="preserve"> This </w:t>
      </w:r>
      <w:r w:rsidR="0077503D" w:rsidRPr="00C3740B">
        <w:rPr>
          <w:b w:val="0"/>
          <w:bCs w:val="0"/>
          <w:color w:val="000000" w:themeColor="text1"/>
        </w:rPr>
        <w:t>substantiates</w:t>
      </w:r>
      <w:r w:rsidR="00627DB0" w:rsidRPr="00C3740B">
        <w:rPr>
          <w:b w:val="0"/>
          <w:bCs w:val="0"/>
          <w:color w:val="000000" w:themeColor="text1"/>
        </w:rPr>
        <w:t xml:space="preserve"> the </w:t>
      </w:r>
      <w:r w:rsidR="00E806BC" w:rsidRPr="00C3740B">
        <w:rPr>
          <w:b w:val="0"/>
          <w:bCs w:val="0"/>
          <w:color w:val="000000" w:themeColor="text1"/>
        </w:rPr>
        <w:t>findings using</w:t>
      </w:r>
      <w:r w:rsidR="00930E84" w:rsidRPr="00C3740B">
        <w:rPr>
          <w:b w:val="0"/>
          <w:bCs w:val="0"/>
          <w:color w:val="000000" w:themeColor="text1"/>
        </w:rPr>
        <w:t xml:space="preserve"> the</w:t>
      </w:r>
      <w:r w:rsidR="00E806BC" w:rsidRPr="00C3740B">
        <w:rPr>
          <w:b w:val="0"/>
          <w:bCs w:val="0"/>
          <w:color w:val="000000" w:themeColor="text1"/>
        </w:rPr>
        <w:t xml:space="preserve"> Wilcoxon test</w:t>
      </w:r>
      <w:r w:rsidR="0077503D" w:rsidRPr="00C3740B">
        <w:rPr>
          <w:b w:val="0"/>
          <w:bCs w:val="0"/>
          <w:color w:val="000000" w:themeColor="text1"/>
        </w:rPr>
        <w:t xml:space="preserve"> that </w:t>
      </w:r>
      <w:r w:rsidR="00627DB0" w:rsidRPr="00C3740B">
        <w:rPr>
          <w:b w:val="0"/>
          <w:bCs w:val="0"/>
          <w:color w:val="000000" w:themeColor="text1"/>
        </w:rPr>
        <w:t>ANN,</w:t>
      </w:r>
      <w:r w:rsidR="0077503D" w:rsidRPr="00C3740B">
        <w:rPr>
          <w:b w:val="0"/>
          <w:bCs w:val="0"/>
          <w:color w:val="000000" w:themeColor="text1"/>
        </w:rPr>
        <w:t xml:space="preserve"> </w:t>
      </w:r>
      <w:proofErr w:type="spellStart"/>
      <w:r w:rsidR="00627DB0" w:rsidRPr="00C3740B">
        <w:rPr>
          <w:b w:val="0"/>
          <w:bCs w:val="0"/>
          <w:color w:val="000000" w:themeColor="text1"/>
        </w:rPr>
        <w:t>SimpleRNN</w:t>
      </w:r>
      <w:proofErr w:type="spellEnd"/>
      <w:r w:rsidR="0077503D" w:rsidRPr="00C3740B">
        <w:rPr>
          <w:b w:val="0"/>
          <w:bCs w:val="0"/>
          <w:color w:val="000000" w:themeColor="text1"/>
        </w:rPr>
        <w:t xml:space="preserve">, </w:t>
      </w:r>
      <w:r w:rsidR="00627DB0" w:rsidRPr="00C3740B">
        <w:rPr>
          <w:b w:val="0"/>
          <w:bCs w:val="0"/>
          <w:color w:val="000000" w:themeColor="text1"/>
        </w:rPr>
        <w:t xml:space="preserve">and MLP </w:t>
      </w:r>
      <w:r w:rsidR="0077503D" w:rsidRPr="00C3740B">
        <w:rPr>
          <w:b w:val="0"/>
          <w:bCs w:val="0"/>
          <w:color w:val="000000" w:themeColor="text1"/>
        </w:rPr>
        <w:t xml:space="preserve">showed </w:t>
      </w:r>
      <w:r w:rsidR="00627DB0" w:rsidRPr="00C3740B">
        <w:rPr>
          <w:b w:val="0"/>
          <w:bCs w:val="0"/>
          <w:color w:val="000000" w:themeColor="text1"/>
        </w:rPr>
        <w:t xml:space="preserve">superior </w:t>
      </w:r>
      <w:r w:rsidR="0077503D" w:rsidRPr="00C3740B">
        <w:rPr>
          <w:b w:val="0"/>
          <w:bCs w:val="0"/>
          <w:color w:val="000000" w:themeColor="text1"/>
        </w:rPr>
        <w:t>performance.</w:t>
      </w:r>
      <w:r w:rsidR="00627DB0" w:rsidRPr="00C3740B">
        <w:rPr>
          <w:b w:val="0"/>
          <w:bCs w:val="0"/>
          <w:color w:val="000000" w:themeColor="text1"/>
        </w:rPr>
        <w:t xml:space="preserve"> </w:t>
      </w:r>
      <w:r w:rsidR="0077503D" w:rsidRPr="00C3740B">
        <w:rPr>
          <w:b w:val="0"/>
          <w:bCs w:val="0"/>
          <w:color w:val="000000" w:themeColor="text1"/>
        </w:rPr>
        <w:t xml:space="preserve">In addition, </w:t>
      </w:r>
      <w:r w:rsidR="00930E84" w:rsidRPr="00C3740B">
        <w:rPr>
          <w:b w:val="0"/>
          <w:bCs w:val="0"/>
          <w:color w:val="000000" w:themeColor="text1"/>
        </w:rPr>
        <w:t xml:space="preserve">the </w:t>
      </w:r>
      <w:r w:rsidR="0077503D" w:rsidRPr="00C3740B">
        <w:rPr>
          <w:b w:val="0"/>
          <w:bCs w:val="0"/>
          <w:color w:val="000000" w:themeColor="text1"/>
        </w:rPr>
        <w:t>Deep dominance test showed that</w:t>
      </w:r>
      <w:r w:rsidR="0074534C" w:rsidRPr="00C3740B">
        <w:rPr>
          <w:b w:val="0"/>
          <w:bCs w:val="0"/>
          <w:color w:val="000000" w:themeColor="text1"/>
        </w:rPr>
        <w:t xml:space="preserve"> ANN is better than all other models</w:t>
      </w:r>
      <w:r w:rsidR="0077503D" w:rsidRPr="00C3740B">
        <w:rPr>
          <w:b w:val="0"/>
          <w:bCs w:val="0"/>
          <w:color w:val="000000" w:themeColor="text1"/>
        </w:rPr>
        <w:t xml:space="preserve"> where </w:t>
      </w:r>
      <w:bookmarkStart w:id="3555" w:name="_Hlk81830005"/>
      <m:oMath>
        <m:r>
          <m:rPr>
            <m:sty m:val="bi"/>
          </m:rPr>
          <w:rPr>
            <w:rFonts w:ascii="Cambria Math" w:eastAsia="Liberation Serif" w:hAnsi="Cambria Math"/>
            <w:color w:val="000000" w:themeColor="text1"/>
          </w:rPr>
          <m:t>ϵ is 0</m:t>
        </m:r>
      </m:oMath>
      <w:r w:rsidR="0074534C" w:rsidRPr="00C3740B">
        <w:rPr>
          <w:color w:val="000000" w:themeColor="text1"/>
          <w:sz w:val="16"/>
          <w:szCs w:val="16"/>
        </w:rPr>
        <w:t xml:space="preserve">. </w:t>
      </w:r>
      <w:bookmarkEnd w:id="3555"/>
      <w:r w:rsidR="0077503D" w:rsidRPr="00C3740B">
        <w:rPr>
          <w:b w:val="0"/>
          <w:bCs w:val="0"/>
          <w:color w:val="000000" w:themeColor="text1"/>
        </w:rPr>
        <w:t>The</w:t>
      </w:r>
      <w:r w:rsidR="009D5B7B" w:rsidRPr="00C3740B">
        <w:rPr>
          <w:b w:val="0"/>
          <w:bCs w:val="0"/>
          <w:color w:val="000000" w:themeColor="text1"/>
        </w:rPr>
        <w:t xml:space="preserve"> </w:t>
      </w:r>
      <m:oMath>
        <m:r>
          <m:rPr>
            <m:sty m:val="bi"/>
          </m:rPr>
          <w:rPr>
            <w:rFonts w:ascii="Cambria Math" w:eastAsia="Liberation Serif" w:hAnsi="Cambria Math"/>
            <w:color w:val="000000" w:themeColor="text1"/>
          </w:rPr>
          <m:t>ϵ</m:t>
        </m:r>
      </m:oMath>
      <w:r w:rsidR="0077503D" w:rsidRPr="00C3740B">
        <w:rPr>
          <w:b w:val="0"/>
          <w:bCs w:val="0"/>
          <w:color w:val="000000" w:themeColor="text1"/>
        </w:rPr>
        <w:t xml:space="preserve"> </w:t>
      </w:r>
      <w:r w:rsidR="009D5B7B" w:rsidRPr="00C3740B">
        <w:rPr>
          <w:b w:val="0"/>
          <w:bCs w:val="0"/>
          <w:color w:val="000000" w:themeColor="text1"/>
        </w:rPr>
        <w:t>values of o</w:t>
      </w:r>
      <w:r w:rsidR="0074534C" w:rsidRPr="00C3740B">
        <w:rPr>
          <w:b w:val="0"/>
          <w:bCs w:val="0"/>
          <w:color w:val="000000" w:themeColor="text1"/>
        </w:rPr>
        <w:t>ther models</w:t>
      </w:r>
      <w:r w:rsidR="0077503D" w:rsidRPr="00C3740B">
        <w:rPr>
          <w:b w:val="0"/>
          <w:bCs w:val="0"/>
          <w:color w:val="000000" w:themeColor="text1"/>
        </w:rPr>
        <w:t xml:space="preserve"> (LSTM, Bidirectional LSTM, GRU, and Bidirectional GRU)</w:t>
      </w:r>
      <w:r w:rsidR="009D5B7B" w:rsidRPr="00C3740B">
        <w:rPr>
          <w:b w:val="0"/>
          <w:bCs w:val="0"/>
          <w:color w:val="000000" w:themeColor="text1"/>
        </w:rPr>
        <w:t xml:space="preserve"> is ~1.0 while </w:t>
      </w:r>
      <w:r w:rsidR="0077503D" w:rsidRPr="00C3740B">
        <w:rPr>
          <w:b w:val="0"/>
          <w:bCs w:val="0"/>
          <w:color w:val="000000" w:themeColor="text1"/>
        </w:rPr>
        <w:t>comparing with</w:t>
      </w:r>
      <w:r w:rsidR="009D5B7B" w:rsidRPr="00C3740B">
        <w:rPr>
          <w:b w:val="0"/>
          <w:bCs w:val="0"/>
          <w:color w:val="000000" w:themeColor="text1"/>
        </w:rPr>
        <w:t xml:space="preserve"> </w:t>
      </w:r>
      <w:r w:rsidR="0077503D" w:rsidRPr="00C3740B">
        <w:rPr>
          <w:b w:val="0"/>
          <w:bCs w:val="0"/>
          <w:color w:val="000000" w:themeColor="text1"/>
        </w:rPr>
        <w:t>Simple RNN and MLP.</w:t>
      </w:r>
      <w:r w:rsidR="009D5B7B" w:rsidRPr="00C3740B">
        <w:rPr>
          <w:b w:val="0"/>
          <w:bCs w:val="0"/>
          <w:color w:val="000000" w:themeColor="text1"/>
        </w:rPr>
        <w:t xml:space="preserve"> The </w:t>
      </w:r>
      <w:r w:rsidR="0089472F" w:rsidRPr="00C3740B">
        <w:rPr>
          <w:b w:val="0"/>
          <w:bCs w:val="0"/>
          <w:color w:val="000000" w:themeColor="text1"/>
        </w:rPr>
        <w:t>findings indicate</w:t>
      </w:r>
      <w:r w:rsidR="0077503D" w:rsidRPr="00C3740B">
        <w:rPr>
          <w:b w:val="0"/>
          <w:bCs w:val="0"/>
          <w:color w:val="000000" w:themeColor="text1"/>
        </w:rPr>
        <w:t xml:space="preserve"> </w:t>
      </w:r>
      <w:r w:rsidR="009D5B7B" w:rsidRPr="00C3740B">
        <w:rPr>
          <w:b w:val="0"/>
          <w:bCs w:val="0"/>
          <w:color w:val="000000" w:themeColor="text1"/>
        </w:rPr>
        <w:t xml:space="preserve">that fours </w:t>
      </w:r>
      <w:r w:rsidR="0077503D" w:rsidRPr="00C3740B">
        <w:rPr>
          <w:b w:val="0"/>
          <w:bCs w:val="0"/>
          <w:color w:val="000000" w:themeColor="text1"/>
        </w:rPr>
        <w:t xml:space="preserve">models are not better </w:t>
      </w:r>
      <w:r w:rsidR="009D5B7B" w:rsidRPr="00C3740B">
        <w:rPr>
          <w:b w:val="0"/>
          <w:bCs w:val="0"/>
          <w:color w:val="000000" w:themeColor="text1"/>
        </w:rPr>
        <w:t>than (</w:t>
      </w:r>
      <w:proofErr w:type="spellStart"/>
      <w:r w:rsidR="003B0A88" w:rsidRPr="00C3740B">
        <w:rPr>
          <w:i/>
          <w:iCs/>
          <w:color w:val="000000" w:themeColor="text1"/>
        </w:rPr>
        <w:t>nbt</w:t>
      </w:r>
      <w:proofErr w:type="spellEnd"/>
      <w:r w:rsidR="003B0A88" w:rsidRPr="00C3740B">
        <w:rPr>
          <w:b w:val="0"/>
          <w:bCs w:val="0"/>
          <w:color w:val="000000" w:themeColor="text1"/>
        </w:rPr>
        <w:t xml:space="preserve">) </w:t>
      </w:r>
      <w:proofErr w:type="spellStart"/>
      <w:r w:rsidR="003B0A88" w:rsidRPr="00C3740B">
        <w:rPr>
          <w:b w:val="0"/>
          <w:bCs w:val="0"/>
        </w:rPr>
        <w:t>SimpleRNN</w:t>
      </w:r>
      <w:proofErr w:type="spellEnd"/>
      <w:r w:rsidRPr="00C3740B">
        <w:rPr>
          <w:b w:val="0"/>
          <w:bCs w:val="0"/>
        </w:rPr>
        <w:t xml:space="preserve"> and MLP.</w:t>
      </w:r>
      <w:r w:rsidR="009D5B7B">
        <w:rPr>
          <w:b w:val="0"/>
          <w:bCs w:val="0"/>
        </w:rPr>
        <w:t xml:space="preserve"> </w:t>
      </w:r>
      <w:r w:rsidR="00C3740B">
        <w:rPr>
          <w:b w:val="0"/>
          <w:bCs w:val="0"/>
        </w:rPr>
        <w:t xml:space="preserve">Overall, </w:t>
      </w:r>
      <w:r w:rsidR="001C7559">
        <w:rPr>
          <w:b w:val="0"/>
          <w:bCs w:val="0"/>
        </w:rPr>
        <w:t>both</w:t>
      </w:r>
      <w:r w:rsidR="00C3740B">
        <w:rPr>
          <w:b w:val="0"/>
          <w:bCs w:val="0"/>
        </w:rPr>
        <w:t xml:space="preserve"> significance tests support the results.</w:t>
      </w:r>
    </w:p>
    <w:p w14:paraId="15A7B926" w14:textId="77777777" w:rsidR="00EE2CDC" w:rsidRDefault="00EE2CDC" w:rsidP="005B0CB3">
      <w:pPr>
        <w:pStyle w:val="Heading1"/>
        <w:spacing w:line="240" w:lineRule="exact"/>
        <w:jc w:val="both"/>
        <w:rPr>
          <w:b w:val="0"/>
          <w:bCs w:val="0"/>
          <w:color w:val="000000" w:themeColor="text1"/>
        </w:rPr>
      </w:pPr>
    </w:p>
    <w:p w14:paraId="679FBC43" w14:textId="3571E1D4" w:rsidR="00347834" w:rsidRDefault="00347834" w:rsidP="005B0CB3">
      <w:pPr>
        <w:pStyle w:val="Heading1"/>
        <w:spacing w:line="240" w:lineRule="exact"/>
        <w:jc w:val="both"/>
        <w:rPr>
          <w:b w:val="0"/>
          <w:bCs w:val="0"/>
          <w:color w:val="000000" w:themeColor="text1"/>
        </w:rPr>
      </w:pPr>
      <w:r w:rsidRPr="00577BFD">
        <w:rPr>
          <w:b w:val="0"/>
          <w:bCs w:val="0"/>
          <w:color w:val="000000" w:themeColor="text1"/>
        </w:rPr>
        <w:t xml:space="preserve">Further, the study identified the risk factors of CKD.  For finding the risk factor the Perceptron and </w:t>
      </w:r>
      <w:proofErr w:type="spellStart"/>
      <w:r w:rsidRPr="00577BFD">
        <w:rPr>
          <w:b w:val="0"/>
          <w:bCs w:val="0"/>
          <w:color w:val="000000" w:themeColor="text1"/>
        </w:rPr>
        <w:t>Adaboost</w:t>
      </w:r>
      <w:proofErr w:type="spellEnd"/>
      <w:r w:rsidRPr="00577BFD">
        <w:rPr>
          <w:b w:val="0"/>
          <w:bCs w:val="0"/>
          <w:color w:val="000000" w:themeColor="text1"/>
        </w:rPr>
        <w:t xml:space="preserve"> classifier </w:t>
      </w:r>
      <w:r w:rsidR="006B5A35">
        <w:rPr>
          <w:b w:val="0"/>
          <w:bCs w:val="0"/>
          <w:color w:val="000000" w:themeColor="text1"/>
        </w:rPr>
        <w:t>m</w:t>
      </w:r>
      <w:r w:rsidRPr="00577BFD">
        <w:rPr>
          <w:b w:val="0"/>
          <w:bCs w:val="0"/>
          <w:color w:val="000000" w:themeColor="text1"/>
        </w:rPr>
        <w:t>odel</w:t>
      </w:r>
      <w:r w:rsidR="006B5A35">
        <w:rPr>
          <w:b w:val="0"/>
          <w:bCs w:val="0"/>
          <w:color w:val="000000" w:themeColor="text1"/>
        </w:rPr>
        <w:t>s</w:t>
      </w:r>
      <w:r w:rsidRPr="00577BFD">
        <w:rPr>
          <w:b w:val="0"/>
          <w:bCs w:val="0"/>
          <w:color w:val="000000" w:themeColor="text1"/>
        </w:rPr>
        <w:t xml:space="preserve"> w</w:t>
      </w:r>
      <w:r w:rsidR="006B5A35">
        <w:rPr>
          <w:b w:val="0"/>
          <w:bCs w:val="0"/>
          <w:color w:val="000000" w:themeColor="text1"/>
        </w:rPr>
        <w:t>ere</w:t>
      </w:r>
      <w:r w:rsidRPr="00577BFD">
        <w:rPr>
          <w:b w:val="0"/>
          <w:bCs w:val="0"/>
          <w:color w:val="000000" w:themeColor="text1"/>
        </w:rPr>
        <w:t xml:space="preserve"> used. Both models successfully provided albumin as the responsible risk factor of CKD. </w:t>
      </w:r>
      <w:r w:rsidR="00B77E98" w:rsidRPr="00B77E98">
        <w:rPr>
          <w:b w:val="0"/>
          <w:bCs w:val="0"/>
          <w:color w:val="000000" w:themeColor="text1"/>
        </w:rPr>
        <w:t xml:space="preserve">Albumin usually found in blood and kidneys filters this protein. Thus, albumin is not commonly observed in urine. </w:t>
      </w:r>
      <w:r w:rsidR="003B0A88">
        <w:rPr>
          <w:b w:val="0"/>
          <w:bCs w:val="0"/>
          <w:color w:val="000000" w:themeColor="text1"/>
        </w:rPr>
        <w:t xml:space="preserve">The presence of albumin </w:t>
      </w:r>
      <w:r w:rsidR="00C3671C">
        <w:rPr>
          <w:b w:val="0"/>
          <w:bCs w:val="0"/>
          <w:color w:val="000000" w:themeColor="text1"/>
        </w:rPr>
        <w:t xml:space="preserve">in </w:t>
      </w:r>
      <w:r w:rsidR="00C3671C" w:rsidRPr="00B77E98">
        <w:rPr>
          <w:b w:val="0"/>
          <w:bCs w:val="0"/>
          <w:color w:val="000000" w:themeColor="text1"/>
        </w:rPr>
        <w:t>urine indicates</w:t>
      </w:r>
      <w:r w:rsidR="00B77E98" w:rsidRPr="00B77E98">
        <w:rPr>
          <w:b w:val="0"/>
          <w:bCs w:val="0"/>
          <w:color w:val="000000" w:themeColor="text1"/>
        </w:rPr>
        <w:t xml:space="preserve"> that the kidney nephrons are damag</w:t>
      </w:r>
      <w:r w:rsidR="003B0A88">
        <w:rPr>
          <w:b w:val="0"/>
          <w:bCs w:val="0"/>
          <w:color w:val="000000" w:themeColor="text1"/>
        </w:rPr>
        <w:t>ing</w:t>
      </w:r>
      <w:r w:rsidR="00B77E98" w:rsidRPr="00B77E98">
        <w:rPr>
          <w:b w:val="0"/>
          <w:bCs w:val="0"/>
          <w:color w:val="000000" w:themeColor="text1"/>
        </w:rPr>
        <w:t xml:space="preserve"> and </w:t>
      </w:r>
      <w:r w:rsidR="003B0A88">
        <w:rPr>
          <w:b w:val="0"/>
          <w:bCs w:val="0"/>
          <w:color w:val="000000" w:themeColor="text1"/>
        </w:rPr>
        <w:t>los</w:t>
      </w:r>
      <w:r w:rsidR="00423865">
        <w:rPr>
          <w:b w:val="0"/>
          <w:bCs w:val="0"/>
          <w:color w:val="000000" w:themeColor="text1"/>
        </w:rPr>
        <w:t>e</w:t>
      </w:r>
      <w:r w:rsidR="003B0A88">
        <w:rPr>
          <w:b w:val="0"/>
          <w:bCs w:val="0"/>
          <w:color w:val="000000" w:themeColor="text1"/>
        </w:rPr>
        <w:t xml:space="preserve"> the </w:t>
      </w:r>
      <w:r w:rsidR="003B0A88">
        <w:rPr>
          <w:b w:val="0"/>
          <w:bCs w:val="0"/>
          <w:color w:val="000000" w:themeColor="text1"/>
        </w:rPr>
        <w:t>ability to</w:t>
      </w:r>
      <w:r w:rsidR="00B77E98" w:rsidRPr="00B77E98">
        <w:rPr>
          <w:b w:val="0"/>
          <w:bCs w:val="0"/>
          <w:color w:val="000000" w:themeColor="text1"/>
        </w:rPr>
        <w:t xml:space="preserve"> filter albumin from the body. This increased amount of albumin in urine indicates CKD disease</w:t>
      </w:r>
      <w:r w:rsidR="003B0A88">
        <w:rPr>
          <w:b w:val="0"/>
          <w:bCs w:val="0"/>
          <w:color w:val="000000" w:themeColor="text1"/>
        </w:rPr>
        <w:t xml:space="preserve"> </w:t>
      </w:r>
      <w:r w:rsidR="00125B6F">
        <w:rPr>
          <w:b w:val="0"/>
          <w:bCs w:val="0"/>
          <w:color w:val="000000" w:themeColor="text1"/>
        </w:rPr>
        <w:fldChar w:fldCharType="begin" w:fldLock="1"/>
      </w:r>
      <w:r w:rsidR="00AE59B7">
        <w:rPr>
          <w:b w:val="0"/>
          <w:bCs w:val="0"/>
          <w:color w:val="000000" w:themeColor="text1"/>
        </w:rPr>
        <w:instrText>ADDIN CSL_CITATION {"citationItems":[{"id":"ITEM-1","itemData":{"ISSN":"0085-2538","author":[{"dropping-particle":"","family":"Liu","given":"Kathleen D","non-dropping-particle":"","parse-names":false,"suffix":""},{"dropping-particle":"","family":"Yang","given":"Wei","non-dropping-particle":"","parse-names":false,"suffix":""},{"dropping-particle":"","family":"Anderson","given":"Amanda H","non-dropping-particle":"","parse-names":false,"suffix":""},{"dropping-particle":"","family":"Feldman","given":"Harold I","non-dropping-particle":"","parse-names":false,"suffix":""},{"dropping-particle":"","family":"Demirjian","given":"Sevag","non-dropping-particle":"","parse-names":false,"suffix":""},{"dropping-particle":"","family":"Hamano","given":"Takayuki","non-dropping-particle":"","parse-names":false,"suffix":""},{"dropping-particle":"","family":"He","given":"Jiang","non-dropping-particle":"","parse-names":false,"suffix":""},{"dropping-particle":"","family":"Lash","given":"James","non-dropping-particle":"","parse-names":false,"suffix":""},{"dropping-particle":"","family":"Lustigova","given":"Eva","non-dropping-particle":"","parse-names":false,"suffix":""},{"dropping-particle":"","family":"Rosas","given":"Sylvia E","non-dropping-particle":"","parse-names":false,"suffix":""}],"container-title":"Kidney international","id":"ITEM-1","issue":"5","issued":{"date-parts":[["2013"]]},"page":"909-914","publisher":"Elsevier","title":"Urine neutrophil gelatinase–associated lipocalin levels do not improve risk prediction of progressive chronic kidney disease","type":"article-journal","volume":"83"},"uris":["http://www.mendeley.com/documents/?uuid=e439cc25-ab0d-4b95-9d12-f80f14597ad8","http://www.mendeley.com/documents/?uuid=0d0e5c7f-a89b-44e1-b1ab-c43632770e9c"]}],"mendeley":{"formattedCitation":"[40]","plainTextFormattedCitation":"[40]","previouslyFormattedCitation":"[40]"},"properties":{"noteIndex":0},"schema":"https://github.com/citation-style-language/schema/raw/master/csl-citation.json"}</w:instrText>
      </w:r>
      <w:r w:rsidR="00125B6F">
        <w:rPr>
          <w:b w:val="0"/>
          <w:bCs w:val="0"/>
          <w:color w:val="000000" w:themeColor="text1"/>
        </w:rPr>
        <w:fldChar w:fldCharType="separate"/>
      </w:r>
      <w:r w:rsidR="00EA4E6F" w:rsidRPr="00EA4E6F">
        <w:rPr>
          <w:b w:val="0"/>
          <w:bCs w:val="0"/>
          <w:noProof/>
          <w:color w:val="000000" w:themeColor="text1"/>
        </w:rPr>
        <w:t>[40]</w:t>
      </w:r>
      <w:r w:rsidR="00125B6F">
        <w:rPr>
          <w:b w:val="0"/>
          <w:bCs w:val="0"/>
          <w:color w:val="000000" w:themeColor="text1"/>
        </w:rPr>
        <w:fldChar w:fldCharType="end"/>
      </w:r>
      <w:r w:rsidR="00B77E98" w:rsidRPr="00B77E98">
        <w:rPr>
          <w:b w:val="0"/>
          <w:bCs w:val="0"/>
          <w:color w:val="000000" w:themeColor="text1"/>
        </w:rPr>
        <w:t>. High</w:t>
      </w:r>
      <w:r w:rsidR="00423865">
        <w:rPr>
          <w:b w:val="0"/>
          <w:bCs w:val="0"/>
          <w:color w:val="000000" w:themeColor="text1"/>
        </w:rPr>
        <w:t>-</w:t>
      </w:r>
      <w:r w:rsidR="00B77E98" w:rsidRPr="00B77E98">
        <w:rPr>
          <w:b w:val="0"/>
          <w:bCs w:val="0"/>
          <w:color w:val="000000" w:themeColor="text1"/>
        </w:rPr>
        <w:t xml:space="preserve">risk individuals having diabetes, hypertension, </w:t>
      </w:r>
      <w:r w:rsidR="00DB0AD8" w:rsidRPr="00B77E98">
        <w:rPr>
          <w:b w:val="0"/>
          <w:bCs w:val="0"/>
          <w:color w:val="000000" w:themeColor="text1"/>
        </w:rPr>
        <w:t>etc.</w:t>
      </w:r>
      <w:r w:rsidR="00B77E98" w:rsidRPr="00B77E98">
        <w:rPr>
          <w:b w:val="0"/>
          <w:bCs w:val="0"/>
          <w:color w:val="000000" w:themeColor="text1"/>
        </w:rPr>
        <w:t xml:space="preserve"> are generally recommended to check albumin in </w:t>
      </w:r>
      <w:r w:rsidR="00423865">
        <w:rPr>
          <w:b w:val="0"/>
          <w:bCs w:val="0"/>
          <w:color w:val="000000" w:themeColor="text1"/>
        </w:rPr>
        <w:t xml:space="preserve">the </w:t>
      </w:r>
      <w:r w:rsidR="00B77E98" w:rsidRPr="00B77E98">
        <w:rPr>
          <w:b w:val="0"/>
          <w:bCs w:val="0"/>
          <w:color w:val="000000" w:themeColor="text1"/>
        </w:rPr>
        <w:t>urine.</w:t>
      </w:r>
      <w:r w:rsidR="00A400F9">
        <w:rPr>
          <w:b w:val="0"/>
          <w:bCs w:val="0"/>
          <w:color w:val="000000" w:themeColor="text1"/>
        </w:rPr>
        <w:t xml:space="preserve"> </w:t>
      </w:r>
      <w:r w:rsidR="00E10C7D" w:rsidRPr="009D2495">
        <w:rPr>
          <w:b w:val="0"/>
          <w:bCs w:val="0"/>
          <w:color w:val="000000" w:themeColor="text1"/>
          <w:highlight w:val="yellow"/>
        </w:rPr>
        <w:t>The best models and risk factors identified in this study can be implemented in IoMT which will enable remote monitoring of CKD. Therefore, IoMT can be implemented for (1) improved diagnosis and treatment, (2) effective CKD management, and (3) reduced cost.</w:t>
      </w:r>
    </w:p>
    <w:p w14:paraId="760652A5" w14:textId="282E4E0D" w:rsidR="005B0CB3" w:rsidRDefault="005B0CB3" w:rsidP="005B0CB3"/>
    <w:p w14:paraId="311FDA22" w14:textId="128C19F6" w:rsidR="005657C9" w:rsidRDefault="00347834" w:rsidP="005B0CB3">
      <w:pPr>
        <w:spacing w:line="240" w:lineRule="exact"/>
        <w:jc w:val="both"/>
        <w:rPr>
          <w:color w:val="000000" w:themeColor="text1"/>
        </w:rPr>
        <w:sectPr w:rsidR="005657C9" w:rsidSect="005657C9">
          <w:type w:val="continuous"/>
          <w:pgSz w:w="11906" w:h="16838"/>
          <w:pgMar w:top="1296" w:right="734" w:bottom="1037" w:left="734" w:header="360" w:footer="634" w:gutter="0"/>
          <w:pgNumType w:start="1"/>
          <w:cols w:num="2" w:space="514"/>
          <w:formProt w:val="0"/>
          <w:titlePg/>
          <w:docGrid w:linePitch="360" w:charSpace="16384"/>
        </w:sectPr>
      </w:pPr>
      <w:r w:rsidRPr="00577BFD">
        <w:t xml:space="preserve">The study has limitations too. </w:t>
      </w:r>
      <w:r w:rsidRPr="00577BFD">
        <w:rPr>
          <w:color w:val="000000" w:themeColor="text1"/>
        </w:rPr>
        <w:t>In the presence of relevant data</w:t>
      </w:r>
      <w:r w:rsidR="00423865">
        <w:rPr>
          <w:color w:val="000000" w:themeColor="text1"/>
        </w:rPr>
        <w:t>,</w:t>
      </w:r>
      <w:r w:rsidRPr="00577BFD">
        <w:rPr>
          <w:color w:val="000000" w:themeColor="text1"/>
        </w:rPr>
        <w:t xml:space="preserve"> DL algorithms can build complex systems to obtain accurate decisions. </w:t>
      </w:r>
      <w:r w:rsidR="003B0A88">
        <w:rPr>
          <w:color w:val="000000" w:themeColor="text1"/>
        </w:rPr>
        <w:t xml:space="preserve">Generally, </w:t>
      </w:r>
      <w:r w:rsidRPr="00577BFD">
        <w:rPr>
          <w:color w:val="000000" w:themeColor="text1"/>
        </w:rPr>
        <w:t xml:space="preserve">DL models perform well as long as there is enough data </w:t>
      </w:r>
      <w:r w:rsidR="00A375CF" w:rsidRPr="00577BFD">
        <w:rPr>
          <w:color w:val="000000" w:themeColor="text1"/>
        </w:rPr>
        <w:fldChar w:fldCharType="begin" w:fldLock="1"/>
      </w:r>
      <w:r w:rsidR="00451307">
        <w:rPr>
          <w:color w:val="000000" w:themeColor="text1"/>
        </w:rPr>
        <w:instrText>ADDIN CSL_CITATION {"citationItems":[{"id":"ITEM-1","itemData":{"ISSN":"2169-3536","author":[{"dropping-particle":"","family":"Chen","given":"Guozhen","non-dropping-particle":"","parse-names":false,"suffix":""},{"dropping-particle":"","family":"Ding","given":"Chenguang","non-dropping-particle":"","parse-names":false,"suffix":""},{"dropping-particle":"","family":"Li","given":"Yang","non-dropping-particle":"","parse-names":false,"suffix":""},{"dropping-particle":"","family":"Hu","given":"Xiaojun","non-dropping-particle":"","parse-names":false,"suffix":""},{"dropping-particle":"","family":"Li","given":"Xiao","non-dropping-particle":"","parse-names":false,"suffix":""},{"dropping-particle":"","family":"Ren","given":"Li","non-dropping-particle":"","parse-names":false,"suffix":""},{"dropping-particle":"","family":"Ding","given":"Xiaoming","non-dropping-particle":"","parse-names":false,"suffix":""},{"dropping-particle":"","family":"Tian","given":"Puxun","non-dropping-particle":"","parse-names":false,"suffix":""},{"dropping-particle":"","family":"Xue","given":"Wujun","non-dropping-particle":"","parse-names":false,"suffix":""}],"container-title":"IEEE Access","id":"ITEM-1","issued":{"date-parts":[["2020"]]},"page":"100497-100508","publisher":"IEEE","title":"Prediction of chronic kidney disease using adaptive hybridized deep convolutional neural network on the internet of medical things platform","type":"article-journal","volume":"8"},"uris":["http://www.mendeley.com/documents/?uuid=59c272cb-f5b2-4956-bf59-07b5a63d0707","http://www.mendeley.com/documents/?uuid=4246a99b-d3c0-4889-99b8-826209ffec0c","http://www.mendeley.com/documents/?uuid=50f66e05-15b3-4830-827d-1b7f198f8161"]}],"mendeley":{"formattedCitation":"[11]","plainTextFormattedCitation":"[11]","previouslyFormattedCitation":"[11]"},"properties":{"noteIndex":0},"schema":"https://github.com/citation-style-language/schema/raw/master/csl-citation.json"}</w:instrText>
      </w:r>
      <w:r w:rsidR="00A375CF" w:rsidRPr="00577BFD">
        <w:rPr>
          <w:color w:val="000000" w:themeColor="text1"/>
        </w:rPr>
        <w:fldChar w:fldCharType="separate"/>
      </w:r>
      <w:r w:rsidR="009A5A13" w:rsidRPr="009A5A13">
        <w:rPr>
          <w:noProof/>
          <w:color w:val="000000" w:themeColor="text1"/>
        </w:rPr>
        <w:t>[11]</w:t>
      </w:r>
      <w:r w:rsidR="00A375CF" w:rsidRPr="00577BFD">
        <w:rPr>
          <w:color w:val="000000" w:themeColor="text1"/>
        </w:rPr>
        <w:fldChar w:fldCharType="end"/>
      </w:r>
      <w:r w:rsidRPr="00577BFD">
        <w:rPr>
          <w:color w:val="000000" w:themeColor="text1"/>
        </w:rPr>
        <w:t>.</w:t>
      </w:r>
      <w:r w:rsidR="003B0A88">
        <w:rPr>
          <w:color w:val="000000" w:themeColor="text1"/>
        </w:rPr>
        <w:t xml:space="preserve"> </w:t>
      </w:r>
      <w:r w:rsidRPr="00577BFD">
        <w:rPr>
          <w:color w:val="000000" w:themeColor="text1"/>
        </w:rPr>
        <w:t xml:space="preserve">However, during optimization, overfitting can be prevented by customizing the parameters because the sample size was fairly small in this study  </w:t>
      </w:r>
      <w:r w:rsidR="00A375CF" w:rsidRPr="00577BFD">
        <w:rPr>
          <w:color w:val="000000" w:themeColor="text1"/>
        </w:rPr>
        <w:fldChar w:fldCharType="begin" w:fldLock="1"/>
      </w:r>
      <w:r w:rsidR="00AE59B7">
        <w:rPr>
          <w:color w:val="000000" w:themeColor="text1"/>
        </w:rPr>
        <w:instrText>ADDIN CSL_CITATION {"citationItems":[{"id":"ITEM-1","itemData":{"ISSN":"2045-2322","author":[{"dropping-particle":"","family":"Elhoseny","given":"Mohamed","non-dropping-particle":"","parse-names":false,"suffix":""},{"dropping-particle":"","family":"Shankar","given":"K","non-dropping-particle":"","parse-names":false,"suffix":""},{"dropping-particle":"","family":"Uthayakumar","given":"J","non-dropping-particle":"","parse-names":false,"suffix":""}],"container-title":"Scientific reports","id":"ITEM-1","issue":"1","issued":{"date-parts":[["2019"]]},"page":"1-14","publisher":"Nature Publishing Group","title":"Intelligent diagnostic prediction and classification system for chronic kidney disease","type":"article-journal","volume":"9"},"uris":["http://www.mendeley.com/documents/?uuid=fe64d6a2-b6dd-4da0-8a7c-b72aa054701a","http://www.mendeley.com/documents/?uuid=fb4b0e5e-89fd-4d9a-b422-c09fbc2195e3","http://www.mendeley.com/documents/?uuid=98f75a50-7cbe-4664-96cf-b6e4d9330894"]}],"mendeley":{"formattedCitation":"[41]","plainTextFormattedCitation":"[41]","previouslyFormattedCitation":"[41]"},"properties":{"noteIndex":0},"schema":"https://github.com/citation-style-language/schema/raw/master/csl-citation.json"}</w:instrText>
      </w:r>
      <w:r w:rsidR="00A375CF" w:rsidRPr="00577BFD">
        <w:rPr>
          <w:color w:val="000000" w:themeColor="text1"/>
        </w:rPr>
        <w:fldChar w:fldCharType="separate"/>
      </w:r>
      <w:r w:rsidR="00EA4E6F" w:rsidRPr="00EA4E6F">
        <w:rPr>
          <w:noProof/>
          <w:color w:val="000000" w:themeColor="text1"/>
        </w:rPr>
        <w:t>[41]</w:t>
      </w:r>
      <w:r w:rsidR="00A375CF" w:rsidRPr="00577BFD">
        <w:rPr>
          <w:color w:val="000000" w:themeColor="text1"/>
        </w:rPr>
        <w:fldChar w:fldCharType="end"/>
      </w:r>
      <w:r w:rsidRPr="00577BFD">
        <w:rPr>
          <w:color w:val="000000" w:themeColor="text1"/>
        </w:rPr>
        <w:t>.</w:t>
      </w:r>
      <w:r w:rsidR="003B0A88">
        <w:rPr>
          <w:color w:val="000000" w:themeColor="text1"/>
        </w:rPr>
        <w:t xml:space="preserve"> </w:t>
      </w:r>
      <w:r w:rsidRPr="00577BFD">
        <w:rPr>
          <w:color w:val="000000" w:themeColor="text1"/>
        </w:rPr>
        <w:t xml:space="preserve">Another issue is handling the missing value; 10 features have missing </w:t>
      </w:r>
    </w:p>
    <w:p w14:paraId="6B9D6AE4" w14:textId="1BE4BC7D" w:rsidR="00B8618F" w:rsidRDefault="00347834" w:rsidP="005B0CB3">
      <w:pPr>
        <w:spacing w:line="240" w:lineRule="exact"/>
        <w:jc w:val="both"/>
      </w:pPr>
      <w:r w:rsidRPr="00577BFD">
        <w:rPr>
          <w:color w:val="000000" w:themeColor="text1"/>
        </w:rPr>
        <w:t>values in the categorical numeric column in the data set and those columns were dropped. Subsequently, the number of attributes became less that possess overfitting of the dataset to the models.</w:t>
      </w:r>
    </w:p>
    <w:p w14:paraId="111A9CD9" w14:textId="77777777" w:rsidR="006A668D" w:rsidRPr="00337119" w:rsidRDefault="006A668D" w:rsidP="006A668D">
      <w:pPr>
        <w:pStyle w:val="H1"/>
        <w:rPr>
          <w:color w:val="2F5496"/>
        </w:rPr>
      </w:pPr>
      <w:r w:rsidRPr="00337119">
        <w:rPr>
          <w:color w:val="2F5496"/>
        </w:rPr>
        <w:t>VI.</w:t>
      </w:r>
      <w:r w:rsidRPr="00337119">
        <w:rPr>
          <w:rFonts w:ascii="MS Gothic" w:eastAsia="MS Gothic" w:hAnsi="MS Gothic" w:cs="MS Gothic"/>
          <w:color w:val="2F5496"/>
        </w:rPr>
        <w:t> </w:t>
      </w:r>
      <w:r w:rsidRPr="00337119">
        <w:rPr>
          <w:color w:val="2F5496"/>
        </w:rPr>
        <w:t>CONCLUSION</w:t>
      </w:r>
    </w:p>
    <w:p w14:paraId="44FFF996" w14:textId="1BDC7D30" w:rsidR="006A668D" w:rsidRDefault="006A668D" w:rsidP="005B0CB3">
      <w:pPr>
        <w:spacing w:line="240" w:lineRule="exact"/>
        <w:jc w:val="both"/>
        <w:rPr>
          <w:bCs/>
          <w:color w:val="000000" w:themeColor="text1"/>
        </w:rPr>
      </w:pPr>
      <w:r w:rsidRPr="00577BFD">
        <w:t>This paper propose</w:t>
      </w:r>
      <w:r w:rsidR="004A1822">
        <w:t>d</w:t>
      </w:r>
      <w:r w:rsidRPr="00577BFD">
        <w:t xml:space="preserve"> a methodology utilizing seven deep learning algorithms to detect CKD and identify risk factors th</w:t>
      </w:r>
      <w:r>
        <w:t>at</w:t>
      </w:r>
      <w:r w:rsidRPr="00577BFD">
        <w:t xml:space="preserve"> are crucial for early diagnosis to prevent the prognosis of the disease to end-stage. All the proposed models obtained notable results with more than 90% prediction accuracy with minimum error.  Thus, this research examines the efficacy of seven DL algorithms for predicting </w:t>
      </w:r>
      <w:r w:rsidR="004A1822" w:rsidRPr="00577BFD">
        <w:t>CKD.</w:t>
      </w:r>
      <w:r w:rsidR="000E793F">
        <w:t xml:space="preserve"> </w:t>
      </w:r>
      <w:r w:rsidRPr="00577BFD">
        <w:t xml:space="preserve">When comparing the models, ANN, MLP, and Simple RNN were found to be most powerful, providing an accuracy of 97 % in predicting the disease. In this study, applied DL algorithm MLP and </w:t>
      </w:r>
      <w:proofErr w:type="spellStart"/>
      <w:r w:rsidRPr="00577BFD">
        <w:t>Adaboost</w:t>
      </w:r>
      <w:proofErr w:type="spellEnd"/>
      <w:r w:rsidR="000E793F">
        <w:t xml:space="preserve"> </w:t>
      </w:r>
      <w:r w:rsidRPr="00577BFD">
        <w:t>identified albumin as the risk factor of CKD.</w:t>
      </w:r>
      <w:r w:rsidR="00423865">
        <w:t xml:space="preserve"> </w:t>
      </w:r>
      <w:r w:rsidR="000472AE" w:rsidRPr="00577BFD">
        <w:rPr>
          <w:bCs/>
          <w:color w:val="000000" w:themeColor="text1"/>
          <w:lang w:val="id-ID"/>
        </w:rPr>
        <w:t xml:space="preserve">These results can boost the medical community by </w:t>
      </w:r>
      <w:r w:rsidR="003B0A88" w:rsidRPr="00577BFD">
        <w:rPr>
          <w:bCs/>
          <w:color w:val="000000" w:themeColor="text1"/>
          <w:lang w:val="id-ID"/>
        </w:rPr>
        <w:t>predicting CKD</w:t>
      </w:r>
      <w:r w:rsidR="000472AE" w:rsidRPr="00577BFD">
        <w:rPr>
          <w:bCs/>
          <w:color w:val="000000" w:themeColor="text1"/>
          <w:lang w:val="id-ID"/>
        </w:rPr>
        <w:t xml:space="preserve"> and the risk factors.</w:t>
      </w:r>
    </w:p>
    <w:p w14:paraId="2B16D7A5" w14:textId="77777777" w:rsidR="0089224F" w:rsidRPr="00337119" w:rsidRDefault="00A550E1" w:rsidP="0089224F">
      <w:pPr>
        <w:pStyle w:val="H1"/>
        <w:jc w:val="both"/>
        <w:rPr>
          <w:color w:val="2F5496"/>
        </w:rPr>
      </w:pPr>
      <w:r>
        <w:rPr>
          <w:color w:val="2F5496"/>
        </w:rPr>
        <w:t xml:space="preserve">VII.  </w:t>
      </w:r>
      <w:r w:rsidR="0089224F" w:rsidRPr="00337119">
        <w:rPr>
          <w:color w:val="2F5496"/>
        </w:rPr>
        <w:t>REFERENCES</w:t>
      </w:r>
    </w:p>
    <w:p w14:paraId="7AACA3D8" w14:textId="272F688C" w:rsidR="00AE59B7" w:rsidRPr="00AE59B7" w:rsidRDefault="00A375CF" w:rsidP="00AE59B7">
      <w:pPr>
        <w:widowControl w:val="0"/>
        <w:autoSpaceDE w:val="0"/>
        <w:autoSpaceDN w:val="0"/>
        <w:adjustRightInd w:val="0"/>
        <w:ind w:left="640" w:hanging="640"/>
        <w:rPr>
          <w:noProof/>
          <w:sz w:val="16"/>
          <w:szCs w:val="24"/>
        </w:rPr>
      </w:pPr>
      <w:r w:rsidRPr="00D13C99">
        <w:rPr>
          <w:color w:val="000000" w:themeColor="text1"/>
          <w:sz w:val="16"/>
        </w:rPr>
        <w:fldChar w:fldCharType="begin" w:fldLock="1"/>
      </w:r>
      <w:r w:rsidR="0089224F" w:rsidRPr="00D13C99">
        <w:rPr>
          <w:color w:val="000000" w:themeColor="text1"/>
          <w:sz w:val="16"/>
        </w:rPr>
        <w:instrText xml:space="preserve">ADDIN Mendeley Bibliography CSL_BIBLIOGRAPHY </w:instrText>
      </w:r>
      <w:r w:rsidRPr="00D13C99">
        <w:rPr>
          <w:color w:val="000000" w:themeColor="text1"/>
          <w:sz w:val="16"/>
        </w:rPr>
        <w:fldChar w:fldCharType="separate"/>
      </w:r>
      <w:r w:rsidR="00AE59B7" w:rsidRPr="00AE59B7">
        <w:rPr>
          <w:noProof/>
          <w:sz w:val="16"/>
          <w:szCs w:val="24"/>
        </w:rPr>
        <w:t>[1]</w:t>
      </w:r>
      <w:r w:rsidR="00AE59B7" w:rsidRPr="00AE59B7">
        <w:rPr>
          <w:noProof/>
          <w:sz w:val="16"/>
          <w:szCs w:val="24"/>
        </w:rPr>
        <w:tab/>
        <w:t xml:space="preserve">J. Coresh, “Update on the burden of CKD,” </w:t>
      </w:r>
      <w:r w:rsidR="00AE59B7" w:rsidRPr="00AE59B7">
        <w:rPr>
          <w:i/>
          <w:iCs/>
          <w:noProof/>
          <w:sz w:val="16"/>
          <w:szCs w:val="24"/>
        </w:rPr>
        <w:t>J. Am. Soc. Nephrol.</w:t>
      </w:r>
      <w:r w:rsidR="00AE59B7" w:rsidRPr="00AE59B7">
        <w:rPr>
          <w:noProof/>
          <w:sz w:val="16"/>
          <w:szCs w:val="24"/>
        </w:rPr>
        <w:t>, vol. 28, no. 4, pp. 1020–1022, 2017.</w:t>
      </w:r>
    </w:p>
    <w:p w14:paraId="4C16985E"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w:t>
      </w:r>
      <w:r w:rsidRPr="00AE59B7">
        <w:rPr>
          <w:noProof/>
          <w:sz w:val="16"/>
          <w:szCs w:val="24"/>
        </w:rPr>
        <w:tab/>
        <w:t xml:space="preserve">R. Kazancioğlu, “Risk factors for chronic kidney disease: an update,” </w:t>
      </w:r>
      <w:r w:rsidRPr="00AE59B7">
        <w:rPr>
          <w:i/>
          <w:iCs/>
          <w:noProof/>
          <w:sz w:val="16"/>
          <w:szCs w:val="24"/>
        </w:rPr>
        <w:t>Kidney Int. Suppl.</w:t>
      </w:r>
      <w:r w:rsidRPr="00AE59B7">
        <w:rPr>
          <w:noProof/>
          <w:sz w:val="16"/>
          <w:szCs w:val="24"/>
        </w:rPr>
        <w:t>, vol. 3, no. 4, pp. 368–371, 2013.</w:t>
      </w:r>
    </w:p>
    <w:p w14:paraId="19E03494"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w:t>
      </w:r>
      <w:r w:rsidRPr="00AE59B7">
        <w:rPr>
          <w:noProof/>
          <w:sz w:val="16"/>
          <w:szCs w:val="24"/>
        </w:rPr>
        <w:tab/>
        <w:t xml:space="preserve">G. Abraham </w:t>
      </w:r>
      <w:r w:rsidRPr="00AE59B7">
        <w:rPr>
          <w:i/>
          <w:iCs/>
          <w:noProof/>
          <w:sz w:val="16"/>
          <w:szCs w:val="24"/>
        </w:rPr>
        <w:t>et al.</w:t>
      </w:r>
      <w:r w:rsidRPr="00AE59B7">
        <w:rPr>
          <w:noProof/>
          <w:sz w:val="16"/>
          <w:szCs w:val="24"/>
        </w:rPr>
        <w:t xml:space="preserve">, “Chronic kidney disease hotspots in developing countries in South Asia,” </w:t>
      </w:r>
      <w:r w:rsidRPr="00AE59B7">
        <w:rPr>
          <w:i/>
          <w:iCs/>
          <w:noProof/>
          <w:sz w:val="16"/>
          <w:szCs w:val="24"/>
        </w:rPr>
        <w:t>Clin. Kidney J.</w:t>
      </w:r>
      <w:r w:rsidRPr="00AE59B7">
        <w:rPr>
          <w:noProof/>
          <w:sz w:val="16"/>
          <w:szCs w:val="24"/>
        </w:rPr>
        <w:t>, vol. 9, no. 1, pp. 135–141, 2016.</w:t>
      </w:r>
    </w:p>
    <w:p w14:paraId="494DD0DB"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[4]</w:t>
      </w:r>
      <w:r w:rsidRPr="00AE59B7">
        <w:rPr>
          <w:noProof/>
          <w:sz w:val="16"/>
          <w:szCs w:val="24"/>
        </w:rPr>
        <w:tab/>
        <w:t xml:space="preserve">T. J. Hoerger </w:t>
      </w:r>
      <w:r w:rsidRPr="00AE59B7">
        <w:rPr>
          <w:i/>
          <w:iCs/>
          <w:noProof/>
          <w:sz w:val="16"/>
          <w:szCs w:val="24"/>
        </w:rPr>
        <w:t>et al.</w:t>
      </w:r>
      <w:r w:rsidRPr="00AE59B7">
        <w:rPr>
          <w:noProof/>
          <w:sz w:val="16"/>
          <w:szCs w:val="24"/>
        </w:rPr>
        <w:t xml:space="preserve">, “The future burden of CKD in the United States: a simulation model for the CDC CKD Initiative,” </w:t>
      </w:r>
      <w:r w:rsidRPr="00AE59B7">
        <w:rPr>
          <w:i/>
          <w:iCs/>
          <w:noProof/>
          <w:sz w:val="16"/>
          <w:szCs w:val="24"/>
        </w:rPr>
        <w:t>Am. J. Kidney Dis.</w:t>
      </w:r>
      <w:r w:rsidRPr="00AE59B7">
        <w:rPr>
          <w:noProof/>
          <w:sz w:val="16"/>
          <w:szCs w:val="24"/>
        </w:rPr>
        <w:t>, vol. 65, no. 3, pp. 403–411, 2015.</w:t>
      </w:r>
    </w:p>
    <w:p w14:paraId="49523926"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[5]</w:t>
      </w:r>
      <w:r w:rsidRPr="00AE59B7">
        <w:rPr>
          <w:noProof/>
          <w:sz w:val="16"/>
          <w:szCs w:val="24"/>
        </w:rPr>
        <w:tab/>
        <w:t xml:space="preserve">M. Almasoud and T. E. Ward, “Detection of chronic kidney disease using machine learning algorithms with least number of predictors,” </w:t>
      </w:r>
      <w:r w:rsidRPr="00AE59B7">
        <w:rPr>
          <w:i/>
          <w:iCs/>
          <w:noProof/>
          <w:sz w:val="16"/>
          <w:szCs w:val="24"/>
        </w:rPr>
        <w:t>Int. J. Soft Comput. Its Appl.</w:t>
      </w:r>
      <w:r w:rsidRPr="00AE59B7">
        <w:rPr>
          <w:noProof/>
          <w:sz w:val="16"/>
          <w:szCs w:val="24"/>
        </w:rPr>
        <w:t>, vol. 10, no. 8, 2019.</w:t>
      </w:r>
    </w:p>
    <w:p w14:paraId="72674D9B"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[6]</w:t>
      </w:r>
      <w:r w:rsidRPr="00AE59B7">
        <w:rPr>
          <w:noProof/>
          <w:sz w:val="16"/>
          <w:szCs w:val="24"/>
        </w:rPr>
        <w:tab/>
        <w:t xml:space="preserve">F. Ma, T. Sun, L. Liu, and H. Jing, “Detection and diagnosis of chronic kidney disease using deep learning-based heterogeneous modified artificial neural network,” </w:t>
      </w:r>
      <w:r w:rsidRPr="00AE59B7">
        <w:rPr>
          <w:i/>
          <w:iCs/>
          <w:noProof/>
          <w:sz w:val="16"/>
          <w:szCs w:val="24"/>
        </w:rPr>
        <w:t>Futur. Gener. Comput. Syst.</w:t>
      </w:r>
      <w:r w:rsidRPr="00AE59B7">
        <w:rPr>
          <w:noProof/>
          <w:sz w:val="16"/>
          <w:szCs w:val="24"/>
        </w:rPr>
        <w:t>, vol. 111, pp. 17–26, 2020.</w:t>
      </w:r>
    </w:p>
    <w:p w14:paraId="0019153E"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[7]</w:t>
      </w:r>
      <w:r w:rsidRPr="00AE59B7">
        <w:rPr>
          <w:noProof/>
          <w:sz w:val="16"/>
          <w:szCs w:val="24"/>
        </w:rPr>
        <w:tab/>
        <w:t xml:space="preserve">M. A. Islam, S. Akter, M. S. Hossen, S. A. Keya, S. A. Tisha, and S. Hossain, “Risk Factor Prediction of Chronic Kidney Disease based on Machine Learning Algorithms,” in </w:t>
      </w:r>
      <w:r w:rsidRPr="00AE59B7">
        <w:rPr>
          <w:i/>
          <w:iCs/>
          <w:noProof/>
          <w:sz w:val="16"/>
          <w:szCs w:val="24"/>
        </w:rPr>
        <w:t>2020 3rd International Conference on Intelligent Sustainable Systems (ICISS)</w:t>
      </w:r>
      <w:r w:rsidRPr="00AE59B7">
        <w:rPr>
          <w:noProof/>
          <w:sz w:val="16"/>
          <w:szCs w:val="24"/>
        </w:rPr>
        <w:t>, 2020, pp. 952–957.</w:t>
      </w:r>
    </w:p>
    <w:p w14:paraId="5D50AE95"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[8]</w:t>
      </w:r>
      <w:r w:rsidRPr="00AE59B7">
        <w:rPr>
          <w:noProof/>
          <w:sz w:val="16"/>
          <w:szCs w:val="24"/>
        </w:rPr>
        <w:tab/>
        <w:t xml:space="preserve">I. U. Ekanayake and D. Herath, “Chronic Kidney Disease Prediction Using Machine Learning Methods,” in </w:t>
      </w:r>
      <w:r w:rsidRPr="00AE59B7">
        <w:rPr>
          <w:i/>
          <w:iCs/>
          <w:noProof/>
          <w:sz w:val="16"/>
          <w:szCs w:val="24"/>
        </w:rPr>
        <w:t>2020 Moratuwa Engineering Research Conference (MERCon)</w:t>
      </w:r>
      <w:r w:rsidRPr="00AE59B7">
        <w:rPr>
          <w:noProof/>
          <w:sz w:val="16"/>
          <w:szCs w:val="24"/>
        </w:rPr>
        <w:t>, 2020, pp. 260–265.</w:t>
      </w:r>
    </w:p>
    <w:p w14:paraId="7B4679C5"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[9]</w:t>
      </w:r>
      <w:r w:rsidRPr="00AE59B7">
        <w:rPr>
          <w:noProof/>
          <w:sz w:val="16"/>
          <w:szCs w:val="24"/>
        </w:rPr>
        <w:tab/>
        <w:t xml:space="preserve">B. Khan, R. Naseem, F. Muhammad, G. Abbas, and S. Kim, “An empirical evaluation of machine learning techniques for chronic kidney disease prophecy,” </w:t>
      </w:r>
      <w:r w:rsidRPr="00AE59B7">
        <w:rPr>
          <w:i/>
          <w:iCs/>
          <w:noProof/>
          <w:sz w:val="16"/>
          <w:szCs w:val="24"/>
        </w:rPr>
        <w:t>IEEE Access</w:t>
      </w:r>
      <w:r w:rsidRPr="00AE59B7">
        <w:rPr>
          <w:noProof/>
          <w:sz w:val="16"/>
          <w:szCs w:val="24"/>
        </w:rPr>
        <w:t>, vol. 8, pp. 55012–55022, 2020.</w:t>
      </w:r>
    </w:p>
    <w:p w14:paraId="59BA7AC4"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[10]</w:t>
      </w:r>
      <w:r w:rsidRPr="00AE59B7">
        <w:rPr>
          <w:noProof/>
          <w:sz w:val="16"/>
          <w:szCs w:val="24"/>
        </w:rPr>
        <w:tab/>
        <w:t xml:space="preserve">A. Al Imran, M. N. Amin, and F. T. Johora, “Classification of </w:t>
      </w:r>
      <w:r w:rsidRPr="00AE59B7">
        <w:rPr>
          <w:noProof/>
          <w:sz w:val="16"/>
          <w:szCs w:val="24"/>
        </w:rPr>
        <w:t xml:space="preserve">chronic kidney disease using logistic regression, feedforward neural network and wide &amp; deep learning,” in </w:t>
      </w:r>
      <w:r w:rsidRPr="00AE59B7">
        <w:rPr>
          <w:i/>
          <w:iCs/>
          <w:noProof/>
          <w:sz w:val="16"/>
          <w:szCs w:val="24"/>
        </w:rPr>
        <w:t>2018 International Conference on Innovation in Engineering and Technology (ICIET)</w:t>
      </w:r>
      <w:r w:rsidRPr="00AE59B7">
        <w:rPr>
          <w:noProof/>
          <w:sz w:val="16"/>
          <w:szCs w:val="24"/>
        </w:rPr>
        <w:t>, 2018, pp. 1–6.</w:t>
      </w:r>
    </w:p>
    <w:p w14:paraId="6204A950"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[11]</w:t>
      </w:r>
      <w:r w:rsidRPr="00AE59B7">
        <w:rPr>
          <w:noProof/>
          <w:sz w:val="16"/>
          <w:szCs w:val="24"/>
        </w:rPr>
        <w:tab/>
        <w:t xml:space="preserve">G. Chen </w:t>
      </w:r>
      <w:r w:rsidRPr="00AE59B7">
        <w:rPr>
          <w:i/>
          <w:iCs/>
          <w:noProof/>
          <w:sz w:val="16"/>
          <w:szCs w:val="24"/>
        </w:rPr>
        <w:t>et al.</w:t>
      </w:r>
      <w:r w:rsidRPr="00AE59B7">
        <w:rPr>
          <w:noProof/>
          <w:sz w:val="16"/>
          <w:szCs w:val="24"/>
        </w:rPr>
        <w:t xml:space="preserve">, “Prediction of chronic kidney disease using adaptive hybridized deep convolutional neural network on the internet of medical things platform,” </w:t>
      </w:r>
      <w:r w:rsidRPr="00AE59B7">
        <w:rPr>
          <w:i/>
          <w:iCs/>
          <w:noProof/>
          <w:sz w:val="16"/>
          <w:szCs w:val="24"/>
        </w:rPr>
        <w:t>IEEE Access</w:t>
      </w:r>
      <w:r w:rsidRPr="00AE59B7">
        <w:rPr>
          <w:noProof/>
          <w:sz w:val="16"/>
          <w:szCs w:val="24"/>
        </w:rPr>
        <w:t>, vol. 8, pp. 100497–100508, 2020.</w:t>
      </w:r>
    </w:p>
    <w:p w14:paraId="67E0426B"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[12]</w:t>
      </w:r>
      <w:r w:rsidRPr="00AE59B7">
        <w:rPr>
          <w:noProof/>
          <w:sz w:val="16"/>
          <w:szCs w:val="24"/>
        </w:rPr>
        <w:tab/>
        <w:t xml:space="preserve">S. Akter, H. U. Shekhar, and S. Akhteruzzaman, “Application of Biochemical Tests and Machine Learning Techniques to Diagnose and Evaluate Liver Disease,” </w:t>
      </w:r>
      <w:r w:rsidRPr="00AE59B7">
        <w:rPr>
          <w:i/>
          <w:iCs/>
          <w:noProof/>
          <w:sz w:val="16"/>
          <w:szCs w:val="24"/>
        </w:rPr>
        <w:t>Adv. Biosci. Biotechnol.</w:t>
      </w:r>
      <w:r w:rsidRPr="00AE59B7">
        <w:rPr>
          <w:noProof/>
          <w:sz w:val="16"/>
          <w:szCs w:val="24"/>
        </w:rPr>
        <w:t>, vol. 12, no. 6, pp. 154–172, 2021.</w:t>
      </w:r>
    </w:p>
    <w:p w14:paraId="2160F357"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[13]</w:t>
      </w:r>
      <w:r w:rsidRPr="00AE59B7">
        <w:rPr>
          <w:noProof/>
          <w:sz w:val="16"/>
          <w:szCs w:val="24"/>
        </w:rPr>
        <w:tab/>
        <w:t xml:space="preserve">V. Shorewala, “Early detection of coronary heart disease using ensemble techniques,” </w:t>
      </w:r>
      <w:r w:rsidRPr="00AE59B7">
        <w:rPr>
          <w:i/>
          <w:iCs/>
          <w:noProof/>
          <w:sz w:val="16"/>
          <w:szCs w:val="24"/>
        </w:rPr>
        <w:t>Informatics Med. Unlocked</w:t>
      </w:r>
      <w:r w:rsidRPr="00AE59B7">
        <w:rPr>
          <w:noProof/>
          <w:sz w:val="16"/>
          <w:szCs w:val="24"/>
        </w:rPr>
        <w:t>, p. 100655, 2021.</w:t>
      </w:r>
    </w:p>
    <w:p w14:paraId="1F641CBC"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[14]</w:t>
      </w:r>
      <w:r w:rsidRPr="00AE59B7">
        <w:rPr>
          <w:noProof/>
          <w:sz w:val="16"/>
          <w:szCs w:val="24"/>
        </w:rPr>
        <w:tab/>
        <w:t xml:space="preserve">D. Dua and C. Graff, “UCI Machine Learning Repository,” </w:t>
      </w:r>
      <w:r w:rsidRPr="00AE59B7">
        <w:rPr>
          <w:i/>
          <w:iCs/>
          <w:noProof/>
          <w:sz w:val="16"/>
          <w:szCs w:val="24"/>
        </w:rPr>
        <w:t>University of California, School of Information and Computer Science</w:t>
      </w:r>
      <w:r w:rsidRPr="00AE59B7">
        <w:rPr>
          <w:noProof/>
          <w:sz w:val="16"/>
          <w:szCs w:val="24"/>
        </w:rPr>
        <w:t>, 2019. http://archive.ics.uci.edu/ml.</w:t>
      </w:r>
    </w:p>
    <w:p w14:paraId="5EAF20C0"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[15]</w:t>
      </w:r>
      <w:r w:rsidRPr="00AE59B7">
        <w:rPr>
          <w:noProof/>
          <w:sz w:val="16"/>
          <w:szCs w:val="24"/>
        </w:rPr>
        <w:tab/>
        <w:t xml:space="preserve">J. Qin, L. Chen, Y. Liu, C. Liu, C. Feng, and B. Chen, “A machine learning methodology for diagnosing chronic kidney disease,” </w:t>
      </w:r>
      <w:r w:rsidRPr="00AE59B7">
        <w:rPr>
          <w:i/>
          <w:iCs/>
          <w:noProof/>
          <w:sz w:val="16"/>
          <w:szCs w:val="24"/>
        </w:rPr>
        <w:t>IEEE Access</w:t>
      </w:r>
      <w:r w:rsidRPr="00AE59B7">
        <w:rPr>
          <w:noProof/>
          <w:sz w:val="16"/>
          <w:szCs w:val="24"/>
        </w:rPr>
        <w:t>, vol. 8, pp. 20991–21002, 2019.</w:t>
      </w:r>
    </w:p>
    <w:p w14:paraId="7F885863"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[16]</w:t>
      </w:r>
      <w:r w:rsidRPr="00AE59B7">
        <w:rPr>
          <w:noProof/>
          <w:sz w:val="16"/>
          <w:szCs w:val="24"/>
        </w:rPr>
        <w:tab/>
        <w:t xml:space="preserve">P. Chittora </w:t>
      </w:r>
      <w:r w:rsidRPr="00AE59B7">
        <w:rPr>
          <w:i/>
          <w:iCs/>
          <w:noProof/>
          <w:sz w:val="16"/>
          <w:szCs w:val="24"/>
        </w:rPr>
        <w:t>et al.</w:t>
      </w:r>
      <w:r w:rsidRPr="00AE59B7">
        <w:rPr>
          <w:noProof/>
          <w:sz w:val="16"/>
          <w:szCs w:val="24"/>
        </w:rPr>
        <w:t xml:space="preserve">, “Prediction of chronic kidney disease-a machine learning perspective,” </w:t>
      </w:r>
      <w:r w:rsidRPr="00AE59B7">
        <w:rPr>
          <w:i/>
          <w:iCs/>
          <w:noProof/>
          <w:sz w:val="16"/>
          <w:szCs w:val="24"/>
        </w:rPr>
        <w:t>IEEE Access</w:t>
      </w:r>
      <w:r w:rsidRPr="00AE59B7">
        <w:rPr>
          <w:noProof/>
          <w:sz w:val="16"/>
          <w:szCs w:val="24"/>
        </w:rPr>
        <w:t>, vol. 9, pp. 17312–17334, 2021.</w:t>
      </w:r>
    </w:p>
    <w:p w14:paraId="2CB3CAB9"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[17]</w:t>
      </w:r>
      <w:r w:rsidRPr="00AE59B7">
        <w:rPr>
          <w:noProof/>
          <w:sz w:val="16"/>
          <w:szCs w:val="24"/>
        </w:rPr>
        <w:tab/>
        <w:t xml:space="preserve">Z. Chen, X. Zhang, and Z. Zhang, “Clinical risk assessment of patients with chronic kidney disease by using clinical data and multivariate models,” </w:t>
      </w:r>
      <w:r w:rsidRPr="00AE59B7">
        <w:rPr>
          <w:i/>
          <w:iCs/>
          <w:noProof/>
          <w:sz w:val="16"/>
          <w:szCs w:val="24"/>
        </w:rPr>
        <w:t>Int. Urol. Nephrol.</w:t>
      </w:r>
      <w:r w:rsidRPr="00AE59B7">
        <w:rPr>
          <w:noProof/>
          <w:sz w:val="16"/>
          <w:szCs w:val="24"/>
        </w:rPr>
        <w:t>, vol. 48, no. 12, pp. 2069–2075, 2016.</w:t>
      </w:r>
    </w:p>
    <w:p w14:paraId="0874DF52"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[18]</w:t>
      </w:r>
      <w:r w:rsidRPr="00AE59B7">
        <w:rPr>
          <w:noProof/>
          <w:sz w:val="16"/>
          <w:szCs w:val="24"/>
        </w:rPr>
        <w:tab/>
        <w:t xml:space="preserve">H. Kriplani, B. Patel, and S. Roy, “Prediction of chronic kidney diseases using deep artificial neural network technique,” in </w:t>
      </w:r>
      <w:r w:rsidRPr="00AE59B7">
        <w:rPr>
          <w:i/>
          <w:iCs/>
          <w:noProof/>
          <w:sz w:val="16"/>
          <w:szCs w:val="24"/>
        </w:rPr>
        <w:t>Computer aided intervention and diagnostics in clinical and medical images</w:t>
      </w:r>
      <w:r w:rsidRPr="00AE59B7">
        <w:rPr>
          <w:noProof/>
          <w:sz w:val="16"/>
          <w:szCs w:val="24"/>
        </w:rPr>
        <w:t>, Springer, 2019, pp. 179–187.</w:t>
      </w:r>
    </w:p>
    <w:p w14:paraId="06A8048A"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[19]</w:t>
      </w:r>
      <w:r w:rsidRPr="00AE59B7">
        <w:rPr>
          <w:noProof/>
          <w:sz w:val="16"/>
          <w:szCs w:val="24"/>
        </w:rPr>
        <w:tab/>
        <w:t xml:space="preserve">N. Bhaskar and M. Suchetha, “An approach for analysis and prediction of CKD using deep learning architecture,” in </w:t>
      </w:r>
      <w:r w:rsidRPr="00AE59B7">
        <w:rPr>
          <w:i/>
          <w:iCs/>
          <w:noProof/>
          <w:sz w:val="16"/>
          <w:szCs w:val="24"/>
        </w:rPr>
        <w:t>2019 International Conference on Communication and Electronics Systems (ICCES)</w:t>
      </w:r>
      <w:r w:rsidRPr="00AE59B7">
        <w:rPr>
          <w:noProof/>
          <w:sz w:val="16"/>
          <w:szCs w:val="24"/>
        </w:rPr>
        <w:t>, 2019, pp. 1660–1664.</w:t>
      </w:r>
    </w:p>
    <w:p w14:paraId="76C2DB00"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[20]</w:t>
      </w:r>
      <w:r w:rsidRPr="00AE59B7">
        <w:rPr>
          <w:noProof/>
          <w:sz w:val="16"/>
          <w:szCs w:val="24"/>
        </w:rPr>
        <w:tab/>
        <w:t xml:space="preserve">C. D. Galloway </w:t>
      </w:r>
      <w:r w:rsidRPr="00AE59B7">
        <w:rPr>
          <w:i/>
          <w:iCs/>
          <w:noProof/>
          <w:sz w:val="16"/>
          <w:szCs w:val="24"/>
        </w:rPr>
        <w:t>et al.</w:t>
      </w:r>
      <w:r w:rsidRPr="00AE59B7">
        <w:rPr>
          <w:noProof/>
          <w:sz w:val="16"/>
          <w:szCs w:val="24"/>
        </w:rPr>
        <w:t xml:space="preserve">, “Development and validation of a deep-learning model to screen for hyperkalemia from the electrocardiogram,” </w:t>
      </w:r>
      <w:r w:rsidRPr="00AE59B7">
        <w:rPr>
          <w:i/>
          <w:iCs/>
          <w:noProof/>
          <w:sz w:val="16"/>
          <w:szCs w:val="24"/>
        </w:rPr>
        <w:t>JAMA Cardiol.</w:t>
      </w:r>
      <w:r w:rsidRPr="00AE59B7">
        <w:rPr>
          <w:noProof/>
          <w:sz w:val="16"/>
          <w:szCs w:val="24"/>
        </w:rPr>
        <w:t>, vol. 4, no. 5, pp. 428–436, 2019.</w:t>
      </w:r>
    </w:p>
    <w:p w14:paraId="2C588A09"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[21]</w:t>
      </w:r>
      <w:r w:rsidRPr="00AE59B7">
        <w:rPr>
          <w:noProof/>
          <w:sz w:val="16"/>
          <w:szCs w:val="24"/>
        </w:rPr>
        <w:tab/>
        <w:t xml:space="preserve">S. K. Lakshmanaprabu, S. N. Mohanty, S. Krishnamoorthy, J. Uthayakumar, and K. Shankar, “Online clinical decision support system using optimal deep neural networks,” </w:t>
      </w:r>
      <w:r w:rsidRPr="00AE59B7">
        <w:rPr>
          <w:i/>
          <w:iCs/>
          <w:noProof/>
          <w:sz w:val="16"/>
          <w:szCs w:val="24"/>
        </w:rPr>
        <w:t>Appl. Soft Comput.</w:t>
      </w:r>
      <w:r w:rsidRPr="00AE59B7">
        <w:rPr>
          <w:noProof/>
          <w:sz w:val="16"/>
          <w:szCs w:val="24"/>
        </w:rPr>
        <w:t>, vol. 81, p. 105487, 2019.</w:t>
      </w:r>
    </w:p>
    <w:p w14:paraId="5BB438A2"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[22]</w:t>
      </w:r>
      <w:r w:rsidRPr="00AE59B7">
        <w:rPr>
          <w:noProof/>
          <w:sz w:val="16"/>
          <w:szCs w:val="24"/>
        </w:rPr>
        <w:tab/>
        <w:t xml:space="preserve">G. Santini, N. Moreau, and M. Rubeaux, “Kidney tumor segmentation using an ensembling multi-stage deep learning approach. A contribution to the KiTS19 challenge,” </w:t>
      </w:r>
      <w:r w:rsidRPr="00AE59B7">
        <w:rPr>
          <w:i/>
          <w:iCs/>
          <w:noProof/>
          <w:sz w:val="16"/>
          <w:szCs w:val="24"/>
        </w:rPr>
        <w:t>arXiv Prepr. arXiv1909.00735</w:t>
      </w:r>
      <w:r w:rsidRPr="00AE59B7">
        <w:rPr>
          <w:noProof/>
          <w:sz w:val="16"/>
          <w:szCs w:val="24"/>
        </w:rPr>
        <w:t>, 2019.</w:t>
      </w:r>
    </w:p>
    <w:p w14:paraId="2BED95FD"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[23]</w:t>
      </w:r>
      <w:r w:rsidRPr="00AE59B7">
        <w:rPr>
          <w:noProof/>
          <w:sz w:val="16"/>
          <w:szCs w:val="24"/>
        </w:rPr>
        <w:tab/>
        <w:t xml:space="preserve">J. Norouzi, A. Yadollahpour, S. A. Mirbagheri, M. M. Mazdeh, and S. A. Hosseini, “Predicting renal failure progression in chronic kidney disease using integrated intelligent fuzzy expert system,” </w:t>
      </w:r>
      <w:r w:rsidRPr="00AE59B7">
        <w:rPr>
          <w:i/>
          <w:iCs/>
          <w:noProof/>
          <w:sz w:val="16"/>
          <w:szCs w:val="24"/>
        </w:rPr>
        <w:t>Comput. Math. Methods Med.</w:t>
      </w:r>
      <w:r w:rsidRPr="00AE59B7">
        <w:rPr>
          <w:noProof/>
          <w:sz w:val="16"/>
          <w:szCs w:val="24"/>
        </w:rPr>
        <w:t>, vol. 2016, 2016.</w:t>
      </w:r>
    </w:p>
    <w:p w14:paraId="549FDD68"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[24]</w:t>
      </w:r>
      <w:r w:rsidRPr="00AE59B7">
        <w:rPr>
          <w:noProof/>
          <w:sz w:val="16"/>
          <w:szCs w:val="24"/>
        </w:rPr>
        <w:tab/>
        <w:t>M. N. R. Shuvo, S. Akter, M. A. Islam, S. Hasan, M. Shamsojjaman, and T. Khatun, “Recognizing Human Emotions from Eyes and Surrounding Features: A Deep Learning Approach.”</w:t>
      </w:r>
    </w:p>
    <w:p w14:paraId="13FDB819"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lastRenderedPageBreak/>
        <w:t>[25]</w:t>
      </w:r>
      <w:r w:rsidRPr="00AE59B7">
        <w:rPr>
          <w:noProof/>
          <w:sz w:val="16"/>
          <w:szCs w:val="24"/>
        </w:rPr>
        <w:tab/>
        <w:t xml:space="preserve">Y. Amirgaliyev, S. Shamiluulu, and A. Serek, “Analysis of chronic kidney disease dataset by applying machine learning methods,” in </w:t>
      </w:r>
      <w:r w:rsidRPr="00AE59B7">
        <w:rPr>
          <w:i/>
          <w:iCs/>
          <w:noProof/>
          <w:sz w:val="16"/>
          <w:szCs w:val="24"/>
        </w:rPr>
        <w:t>2018 IEEE 12th International Conference on Application of Information and Communication Technologies (AICT)</w:t>
      </w:r>
      <w:r w:rsidRPr="00AE59B7">
        <w:rPr>
          <w:noProof/>
          <w:sz w:val="16"/>
          <w:szCs w:val="24"/>
        </w:rPr>
        <w:t>, 2018, pp. 1–4.</w:t>
      </w:r>
    </w:p>
    <w:p w14:paraId="078C5E58"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[26]</w:t>
      </w:r>
      <w:r w:rsidRPr="00AE59B7">
        <w:rPr>
          <w:noProof/>
          <w:sz w:val="16"/>
          <w:szCs w:val="24"/>
        </w:rPr>
        <w:tab/>
        <w:t xml:space="preserve">Ben Dickson, “What are artificial neural networks (ANN),” </w:t>
      </w:r>
      <w:r w:rsidRPr="00AE59B7">
        <w:rPr>
          <w:i/>
          <w:iCs/>
          <w:noProof/>
          <w:sz w:val="16"/>
          <w:szCs w:val="24"/>
        </w:rPr>
        <w:t>Tech Talks</w:t>
      </w:r>
      <w:r w:rsidRPr="00AE59B7">
        <w:rPr>
          <w:noProof/>
          <w:sz w:val="16"/>
          <w:szCs w:val="24"/>
        </w:rPr>
        <w:t>, 2019. https://bdtechtalks.com/2019/08/05/what-is-artificial-neural-network-ann/.</w:t>
      </w:r>
    </w:p>
    <w:p w14:paraId="2F0BFF7B"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[27]</w:t>
      </w:r>
      <w:r w:rsidRPr="00AE59B7">
        <w:rPr>
          <w:noProof/>
          <w:sz w:val="16"/>
          <w:szCs w:val="24"/>
        </w:rPr>
        <w:tab/>
        <w:t xml:space="preserve">U. Naqvi, A. Majid, and S. A. Abbas, “UTSA: Urdu Text Sentiment Analysis Using Deep Learning Methods,” </w:t>
      </w:r>
      <w:r w:rsidRPr="00AE59B7">
        <w:rPr>
          <w:i/>
          <w:iCs/>
          <w:noProof/>
          <w:sz w:val="16"/>
          <w:szCs w:val="24"/>
        </w:rPr>
        <w:t>IEEE Access</w:t>
      </w:r>
      <w:r w:rsidRPr="00AE59B7">
        <w:rPr>
          <w:noProof/>
          <w:sz w:val="16"/>
          <w:szCs w:val="24"/>
        </w:rPr>
        <w:t>, 2021.</w:t>
      </w:r>
    </w:p>
    <w:p w14:paraId="7A54DD48"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[28]</w:t>
      </w:r>
      <w:r w:rsidRPr="00AE59B7">
        <w:rPr>
          <w:noProof/>
          <w:sz w:val="16"/>
          <w:szCs w:val="24"/>
        </w:rPr>
        <w:tab/>
        <w:t xml:space="preserve">R. Dolphin, “LSTM Networks | A Detailed Explanation,” </w:t>
      </w:r>
      <w:r w:rsidRPr="00AE59B7">
        <w:rPr>
          <w:i/>
          <w:iCs/>
          <w:noProof/>
          <w:sz w:val="16"/>
          <w:szCs w:val="24"/>
        </w:rPr>
        <w:t>towards data science</w:t>
      </w:r>
      <w:r w:rsidRPr="00AE59B7">
        <w:rPr>
          <w:noProof/>
          <w:sz w:val="16"/>
          <w:szCs w:val="24"/>
        </w:rPr>
        <w:t>, 2020. https://towardsdatascience.com/lstm-networks-a-detailed-explanation-8fae6aefc7f9.</w:t>
      </w:r>
    </w:p>
    <w:p w14:paraId="24BA1DED"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[29]</w:t>
      </w:r>
      <w:r w:rsidRPr="00AE59B7">
        <w:rPr>
          <w:noProof/>
          <w:sz w:val="16"/>
          <w:szCs w:val="24"/>
        </w:rPr>
        <w:tab/>
        <w:t xml:space="preserve">R. Dey and F. M. Salem, “Gate-variants of gated recurrent unit (GRU) neural networks,” in </w:t>
      </w:r>
      <w:r w:rsidRPr="00AE59B7">
        <w:rPr>
          <w:i/>
          <w:iCs/>
          <w:noProof/>
          <w:sz w:val="16"/>
          <w:szCs w:val="24"/>
        </w:rPr>
        <w:t>2017 IEEE 60th international midwest symposium on circuits and systems (MWSCAS)</w:t>
      </w:r>
      <w:r w:rsidRPr="00AE59B7">
        <w:rPr>
          <w:noProof/>
          <w:sz w:val="16"/>
          <w:szCs w:val="24"/>
        </w:rPr>
        <w:t>, 2017, pp. 1597–1600.</w:t>
      </w:r>
    </w:p>
    <w:p w14:paraId="131ACFDD"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[30]</w:t>
      </w:r>
      <w:r w:rsidRPr="00AE59B7">
        <w:rPr>
          <w:noProof/>
          <w:sz w:val="16"/>
          <w:szCs w:val="24"/>
        </w:rPr>
        <w:tab/>
        <w:t xml:space="preserve">Z. Huang, W. Xu, and K. Yu, “Bidirectional LSTM-CRF models for sequence tagging,” </w:t>
      </w:r>
      <w:r w:rsidRPr="00AE59B7">
        <w:rPr>
          <w:i/>
          <w:iCs/>
          <w:noProof/>
          <w:sz w:val="16"/>
          <w:szCs w:val="24"/>
        </w:rPr>
        <w:t>arXiv Prepr. arXiv1508.01991</w:t>
      </w:r>
      <w:r w:rsidRPr="00AE59B7">
        <w:rPr>
          <w:noProof/>
          <w:sz w:val="16"/>
          <w:szCs w:val="24"/>
        </w:rPr>
        <w:t>, 2015.</w:t>
      </w:r>
    </w:p>
    <w:p w14:paraId="06A4FEB2"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[31]</w:t>
      </w:r>
      <w:r w:rsidRPr="00AE59B7">
        <w:rPr>
          <w:noProof/>
          <w:sz w:val="16"/>
          <w:szCs w:val="24"/>
        </w:rPr>
        <w:tab/>
        <w:t xml:space="preserve">X. Liu, Y. Wang, X. Wang, H. Xu, C. Li, and X. Xin, “Bi-directional gated recurrent unit neural network based nonlinear equalizer for coherent optical communication system,” </w:t>
      </w:r>
      <w:r w:rsidRPr="00AE59B7">
        <w:rPr>
          <w:i/>
          <w:iCs/>
          <w:noProof/>
          <w:sz w:val="16"/>
          <w:szCs w:val="24"/>
        </w:rPr>
        <w:t>Opt. Express</w:t>
      </w:r>
      <w:r w:rsidRPr="00AE59B7">
        <w:rPr>
          <w:noProof/>
          <w:sz w:val="16"/>
          <w:szCs w:val="24"/>
        </w:rPr>
        <w:t>, vol. 29, no. 4, pp. 5923–5933, 2021.</w:t>
      </w:r>
    </w:p>
    <w:p w14:paraId="02CBA8FE"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[32]</w:t>
      </w:r>
      <w:r w:rsidRPr="00AE59B7">
        <w:rPr>
          <w:noProof/>
          <w:sz w:val="16"/>
          <w:szCs w:val="24"/>
        </w:rPr>
        <w:tab/>
        <w:t xml:space="preserve">D. W. Ruck, S. K. Rogers, and M. Kabrisky, “Feature selection using a multilayer perceptron,” </w:t>
      </w:r>
      <w:r w:rsidRPr="00AE59B7">
        <w:rPr>
          <w:i/>
          <w:iCs/>
          <w:noProof/>
          <w:sz w:val="16"/>
          <w:szCs w:val="24"/>
        </w:rPr>
        <w:t>J. Neural Netw. Comput.</w:t>
      </w:r>
      <w:r w:rsidRPr="00AE59B7">
        <w:rPr>
          <w:noProof/>
          <w:sz w:val="16"/>
          <w:szCs w:val="24"/>
        </w:rPr>
        <w:t>, vol. 2, no. 2, pp. 40–48, 1990.</w:t>
      </w:r>
    </w:p>
    <w:p w14:paraId="5A1EBFD6"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[33]</w:t>
      </w:r>
      <w:r w:rsidRPr="00AE59B7">
        <w:rPr>
          <w:noProof/>
          <w:sz w:val="16"/>
          <w:szCs w:val="24"/>
        </w:rPr>
        <w:tab/>
        <w:t xml:space="preserve">Dishashree Gupta, “Fundamentals of Deep Learning – Introduction to Recurrent Neural Networks,” </w:t>
      </w:r>
      <w:r w:rsidRPr="00AE59B7">
        <w:rPr>
          <w:i/>
          <w:iCs/>
          <w:noProof/>
          <w:sz w:val="16"/>
          <w:szCs w:val="24"/>
        </w:rPr>
        <w:t>Analytics Vidhya</w:t>
      </w:r>
      <w:r w:rsidRPr="00AE59B7">
        <w:rPr>
          <w:noProof/>
          <w:sz w:val="16"/>
          <w:szCs w:val="24"/>
        </w:rPr>
        <w:t>, 2017. https://www.analyticsvidhya.com/blog/2017/12/introduction-to-recurrent-neural-networks/.</w:t>
      </w:r>
    </w:p>
    <w:p w14:paraId="68B24AFC"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[34]</w:t>
      </w:r>
      <w:r w:rsidRPr="00AE59B7">
        <w:rPr>
          <w:noProof/>
          <w:sz w:val="16"/>
          <w:szCs w:val="24"/>
        </w:rPr>
        <w:tab/>
        <w:t xml:space="preserve">J. Li, “Boosting algorithm: AdaBoost,” </w:t>
      </w:r>
      <w:r w:rsidRPr="00AE59B7">
        <w:rPr>
          <w:i/>
          <w:iCs/>
          <w:noProof/>
          <w:sz w:val="16"/>
          <w:szCs w:val="24"/>
        </w:rPr>
        <w:t>towards data science</w:t>
      </w:r>
      <w:r w:rsidRPr="00AE59B7">
        <w:rPr>
          <w:noProof/>
          <w:sz w:val="16"/>
          <w:szCs w:val="24"/>
        </w:rPr>
        <w:t>, 2017. https://towardsdatascience.com/boosting-algorithm-adaboost-b6737a9ee60c.</w:t>
      </w:r>
    </w:p>
    <w:p w14:paraId="1AF39904"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[35]</w:t>
      </w:r>
      <w:r w:rsidRPr="00AE59B7">
        <w:rPr>
          <w:noProof/>
          <w:sz w:val="16"/>
          <w:szCs w:val="24"/>
        </w:rPr>
        <w:tab/>
        <w:t xml:space="preserve">J. Singh </w:t>
      </w:r>
      <w:r w:rsidRPr="00AE59B7">
        <w:rPr>
          <w:i/>
          <w:iCs/>
          <w:noProof/>
          <w:sz w:val="16"/>
          <w:szCs w:val="24"/>
        </w:rPr>
        <w:t>et al.</w:t>
      </w:r>
      <w:r w:rsidRPr="00AE59B7">
        <w:rPr>
          <w:noProof/>
          <w:sz w:val="16"/>
          <w:szCs w:val="24"/>
        </w:rPr>
        <w:t xml:space="preserve">, “Performance Assessment of Classification Algorithms on Early Detection of Liver Syndrome,” </w:t>
      </w:r>
      <w:r w:rsidRPr="00AE59B7">
        <w:rPr>
          <w:i/>
          <w:iCs/>
          <w:noProof/>
          <w:sz w:val="16"/>
          <w:szCs w:val="24"/>
        </w:rPr>
        <w:t>Artif. Intell. Med.</w:t>
      </w:r>
      <w:r w:rsidRPr="00AE59B7">
        <w:rPr>
          <w:noProof/>
          <w:sz w:val="16"/>
          <w:szCs w:val="24"/>
        </w:rPr>
        <w:t>, vol. 4, no. 1, pp. 42–46, 2018.</w:t>
      </w:r>
    </w:p>
    <w:p w14:paraId="0E41DE69"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[36]</w:t>
      </w:r>
      <w:r w:rsidRPr="00AE59B7">
        <w:rPr>
          <w:noProof/>
          <w:sz w:val="16"/>
          <w:szCs w:val="24"/>
        </w:rPr>
        <w:tab/>
        <w:t xml:space="preserve">N. A. Almansour </w:t>
      </w:r>
      <w:r w:rsidRPr="00AE59B7">
        <w:rPr>
          <w:i/>
          <w:iCs/>
          <w:noProof/>
          <w:sz w:val="16"/>
          <w:szCs w:val="24"/>
        </w:rPr>
        <w:t>et al.</w:t>
      </w:r>
      <w:r w:rsidRPr="00AE59B7">
        <w:rPr>
          <w:noProof/>
          <w:sz w:val="16"/>
          <w:szCs w:val="24"/>
        </w:rPr>
        <w:t xml:space="preserve">, “Neural network and support vector machine for the prediction of chronic kidney disease: A comparative study,” </w:t>
      </w:r>
      <w:r w:rsidRPr="00AE59B7">
        <w:rPr>
          <w:i/>
          <w:iCs/>
          <w:noProof/>
          <w:sz w:val="16"/>
          <w:szCs w:val="24"/>
        </w:rPr>
        <w:t>Comput. Biol. Med.</w:t>
      </w:r>
      <w:r w:rsidRPr="00AE59B7">
        <w:rPr>
          <w:noProof/>
          <w:sz w:val="16"/>
          <w:szCs w:val="24"/>
        </w:rPr>
        <w:t>, vol. 109, pp. 101–111, 2019.</w:t>
      </w:r>
    </w:p>
    <w:p w14:paraId="0FFE1F37"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[37]</w:t>
      </w:r>
      <w:r w:rsidRPr="00AE59B7">
        <w:rPr>
          <w:noProof/>
          <w:sz w:val="16"/>
          <w:szCs w:val="24"/>
        </w:rPr>
        <w:tab/>
        <w:t xml:space="preserve">B. Rosner, R. J. Glynn, and M. Ting Lee, “Incorporation of clustering effects for the Wilcoxon rank sum test: a large‐sample approach,” </w:t>
      </w:r>
      <w:r w:rsidRPr="00AE59B7">
        <w:rPr>
          <w:i/>
          <w:iCs/>
          <w:noProof/>
          <w:sz w:val="16"/>
          <w:szCs w:val="24"/>
        </w:rPr>
        <w:t>Biometrics</w:t>
      </w:r>
      <w:r w:rsidRPr="00AE59B7">
        <w:rPr>
          <w:noProof/>
          <w:sz w:val="16"/>
          <w:szCs w:val="24"/>
        </w:rPr>
        <w:t>, vol. 59, no. 4, pp. 1089–1098, 2003.</w:t>
      </w:r>
    </w:p>
    <w:p w14:paraId="230035E2" w14:textId="40FDA521"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[38]</w:t>
      </w:r>
      <w:r w:rsidRPr="00AE59B7">
        <w:rPr>
          <w:noProof/>
          <w:sz w:val="16"/>
          <w:szCs w:val="24"/>
        </w:rPr>
        <w:tab/>
        <w:t xml:space="preserve">R. Dror, S. Shlomov, and R. Reichart, “Deep dominance-how to properly compare deep neural models,” in </w:t>
      </w:r>
      <w:r w:rsidRPr="00AE59B7">
        <w:rPr>
          <w:i/>
          <w:iCs/>
          <w:noProof/>
          <w:sz w:val="16"/>
          <w:szCs w:val="24"/>
        </w:rPr>
        <w:t>Proceedings of the 57th Annual Meeting of the Association for Computational Linguistics</w:t>
      </w:r>
      <w:r w:rsidRPr="00AE59B7">
        <w:rPr>
          <w:noProof/>
          <w:sz w:val="16"/>
          <w:szCs w:val="24"/>
        </w:rPr>
        <w:t>, 2019, pp. 2773–2785.</w:t>
      </w:r>
    </w:p>
    <w:p w14:paraId="5A1FDBB8" w14:textId="77777777"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[39]</w:t>
      </w:r>
      <w:r w:rsidRPr="00AE59B7">
        <w:rPr>
          <w:noProof/>
          <w:sz w:val="16"/>
          <w:szCs w:val="24"/>
        </w:rPr>
        <w:tab/>
        <w:t xml:space="preserve">W. Wang, G. Chakraborty, and B. Chakraborty, “Predicting the risk of chronic kidney disease (ckd) using machine learning algorithm,” </w:t>
      </w:r>
      <w:r w:rsidRPr="00AE59B7">
        <w:rPr>
          <w:i/>
          <w:iCs/>
          <w:noProof/>
          <w:sz w:val="16"/>
          <w:szCs w:val="24"/>
        </w:rPr>
        <w:t>Appl. Sci.</w:t>
      </w:r>
      <w:r w:rsidRPr="00AE59B7">
        <w:rPr>
          <w:noProof/>
          <w:sz w:val="16"/>
          <w:szCs w:val="24"/>
        </w:rPr>
        <w:t>, vol. 11, no. 1, p. 202, 2021.</w:t>
      </w:r>
    </w:p>
    <w:p w14:paraId="133CF9AA" w14:textId="08E78800" w:rsidR="00AE59B7" w:rsidRPr="00AE59B7" w:rsidRDefault="00AE59B7" w:rsidP="00AE59B7">
      <w:pPr>
        <w:widowControl w:val="0"/>
        <w:autoSpaceDE w:val="0"/>
        <w:autoSpaceDN w:val="0"/>
        <w:adjustRightInd w:val="0"/>
        <w:ind w:left="640" w:hanging="640"/>
        <w:rPr>
          <w:noProof/>
          <w:sz w:val="16"/>
          <w:szCs w:val="24"/>
        </w:rPr>
      </w:pPr>
      <w:r w:rsidRPr="00AE59B7">
        <w:rPr>
          <w:noProof/>
          <w:sz w:val="16"/>
          <w:szCs w:val="24"/>
        </w:rPr>
        <w:t>[40]</w:t>
      </w:r>
      <w:r w:rsidRPr="00AE59B7">
        <w:rPr>
          <w:noProof/>
          <w:sz w:val="16"/>
          <w:szCs w:val="24"/>
        </w:rPr>
        <w:tab/>
        <w:t xml:space="preserve">K. D. Liu </w:t>
      </w:r>
      <w:r w:rsidRPr="00AE59B7">
        <w:rPr>
          <w:i/>
          <w:iCs/>
          <w:noProof/>
          <w:sz w:val="16"/>
          <w:szCs w:val="24"/>
        </w:rPr>
        <w:t>et al.</w:t>
      </w:r>
      <w:r w:rsidRPr="00AE59B7">
        <w:rPr>
          <w:noProof/>
          <w:sz w:val="16"/>
          <w:szCs w:val="24"/>
        </w:rPr>
        <w:t xml:space="preserve">, “Urine neutrophil gelatinase–associated lipocalin levels do not improve risk prediction of progressive chronic kidney disease,” </w:t>
      </w:r>
      <w:r w:rsidRPr="00AE59B7">
        <w:rPr>
          <w:i/>
          <w:iCs/>
          <w:noProof/>
          <w:sz w:val="16"/>
          <w:szCs w:val="24"/>
        </w:rPr>
        <w:t>Kidney Int.</w:t>
      </w:r>
      <w:r w:rsidRPr="00AE59B7">
        <w:rPr>
          <w:noProof/>
          <w:sz w:val="16"/>
          <w:szCs w:val="24"/>
        </w:rPr>
        <w:t>, vol. 83, no. 5, pp. 909–914, 2013.</w:t>
      </w:r>
    </w:p>
    <w:p w14:paraId="25429DBD" w14:textId="77777777" w:rsidR="00AE59B7" w:rsidRPr="00AE59B7" w:rsidRDefault="00AE59B7" w:rsidP="00AE59B7">
      <w:pPr>
        <w:widowControl w:val="0"/>
        <w:autoSpaceDE w:val="0"/>
        <w:autoSpaceDN w:val="0"/>
        <w:adjustRightInd w:val="0"/>
        <w:ind w:left="640" w:hanging="640"/>
        <w:rPr>
          <w:noProof/>
          <w:sz w:val="16"/>
        </w:rPr>
      </w:pPr>
      <w:r w:rsidRPr="00AE59B7">
        <w:rPr>
          <w:noProof/>
          <w:sz w:val="16"/>
          <w:szCs w:val="24"/>
        </w:rPr>
        <w:t>[41]</w:t>
      </w:r>
      <w:r w:rsidRPr="00AE59B7">
        <w:rPr>
          <w:noProof/>
          <w:sz w:val="16"/>
          <w:szCs w:val="24"/>
        </w:rPr>
        <w:tab/>
        <w:t xml:space="preserve">M. Elhoseny, K. Shankar, and J. Uthayakumar, “Intelligent diagnostic prediction and classification system for chronic kidney disease,” </w:t>
      </w:r>
      <w:r w:rsidRPr="00AE59B7">
        <w:rPr>
          <w:i/>
          <w:iCs/>
          <w:noProof/>
          <w:sz w:val="16"/>
          <w:szCs w:val="24"/>
        </w:rPr>
        <w:t>Sci. Rep.</w:t>
      </w:r>
      <w:r w:rsidRPr="00AE59B7">
        <w:rPr>
          <w:noProof/>
          <w:sz w:val="16"/>
          <w:szCs w:val="24"/>
        </w:rPr>
        <w:t>, vol. 9, no. 1, pp. 1–14, 2019.</w:t>
      </w:r>
    </w:p>
    <w:p w14:paraId="6A40EF7F" w14:textId="055F3FFB" w:rsidR="0089224F" w:rsidRDefault="00A375CF" w:rsidP="00AE59B7">
      <w:pPr>
        <w:widowControl w:val="0"/>
        <w:autoSpaceDE w:val="0"/>
        <w:autoSpaceDN w:val="0"/>
        <w:adjustRightInd w:val="0"/>
        <w:ind w:left="640" w:hanging="640"/>
        <w:rPr>
          <w:color w:val="000000" w:themeColor="text1"/>
          <w:sz w:val="16"/>
        </w:rPr>
      </w:pPr>
      <w:r w:rsidRPr="00D13C99">
        <w:rPr>
          <w:color w:val="000000" w:themeColor="text1"/>
          <w:sz w:val="16"/>
        </w:rPr>
        <w:fldChar w:fldCharType="end"/>
      </w:r>
    </w:p>
    <w:p w14:paraId="32263F33" w14:textId="77777777" w:rsidR="002A3064" w:rsidRDefault="002A3064" w:rsidP="00AE59B7">
      <w:pPr>
        <w:widowControl w:val="0"/>
        <w:autoSpaceDE w:val="0"/>
        <w:autoSpaceDN w:val="0"/>
        <w:adjustRightInd w:val="0"/>
        <w:ind w:left="640" w:hanging="640"/>
        <w:rPr>
          <w:color w:val="000000" w:themeColor="text1"/>
          <w:sz w:val="16"/>
        </w:rPr>
      </w:pPr>
    </w:p>
    <w:p w14:paraId="4DB42DD2" w14:textId="55A9BA56" w:rsidR="00F32A21" w:rsidRPr="005319B0" w:rsidRDefault="00483D74" w:rsidP="006B661E">
      <w:pPr>
        <w:pStyle w:val="AUBios"/>
        <w:spacing w:before="0"/>
        <w:rPr>
          <w:rFonts w:cs="Times New Roman"/>
          <w:b/>
          <w:bCs/>
          <w:sz w:val="20"/>
          <w:szCs w:val="20"/>
        </w:rPr>
      </w:pPr>
      <w:r>
        <w:rPr>
          <w:rFonts w:cs="Times New Roman"/>
          <w:b/>
          <w:noProof/>
          <w:sz w:val="20"/>
          <w:szCs w:val="20"/>
        </w:rPr>
        <w:drawing>
          <wp:anchor distT="0" distB="0" distL="114300" distR="114300" simplePos="0" relativeHeight="251681280" behindDoc="0" locked="0" layoutInCell="1" allowOverlap="1" wp14:anchorId="481AFC71" wp14:editId="29BC6923">
            <wp:simplePos x="0" y="0"/>
            <wp:positionH relativeFrom="column">
              <wp:posOffset>635</wp:posOffset>
            </wp:positionH>
            <wp:positionV relativeFrom="paragraph">
              <wp:posOffset>-1270</wp:posOffset>
            </wp:positionV>
            <wp:extent cx="801976" cy="1017905"/>
            <wp:effectExtent l="0" t="0" r="0" b="0"/>
            <wp:wrapSquare wrapText="bothSides"/>
            <wp:docPr id="15" name="Picture 15"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smiling for the camera&#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01976" cy="1017905"/>
                    </a:xfrm>
                    <a:prstGeom prst="rect">
                      <a:avLst/>
                    </a:prstGeom>
                  </pic:spPr>
                </pic:pic>
              </a:graphicData>
            </a:graphic>
            <wp14:sizeRelH relativeFrom="page">
              <wp14:pctWidth>0</wp14:pctWidth>
            </wp14:sizeRelH>
            <wp14:sizeRelV relativeFrom="page">
              <wp14:pctHeight>0</wp14:pctHeight>
            </wp14:sizeRelV>
          </wp:anchor>
        </w:drawing>
      </w:r>
      <w:r w:rsidR="00F32A21" w:rsidRPr="005319B0">
        <w:rPr>
          <w:rStyle w:val="AUBiosbd"/>
          <w:rFonts w:ascii="Times New Roman" w:hAnsi="Times New Roman" w:cs="Times New Roman"/>
          <w:sz w:val="20"/>
          <w:szCs w:val="20"/>
        </w:rPr>
        <w:t xml:space="preserve">Shamima Akter </w:t>
      </w:r>
      <w:r w:rsidR="00F32A21" w:rsidRPr="005319B0">
        <w:rPr>
          <w:rStyle w:val="AUBiosbd"/>
          <w:rFonts w:ascii="Times New Roman" w:hAnsi="Times New Roman" w:cs="Times New Roman"/>
          <w:b w:val="0"/>
          <w:bCs/>
          <w:sz w:val="20"/>
          <w:szCs w:val="20"/>
        </w:rPr>
        <w:t>pursuing her Ph</w:t>
      </w:r>
      <w:r w:rsidR="005319B0">
        <w:rPr>
          <w:rStyle w:val="AUBiosbd"/>
          <w:rFonts w:ascii="Times New Roman" w:hAnsi="Times New Roman" w:cs="Times New Roman"/>
          <w:b w:val="0"/>
          <w:bCs/>
          <w:sz w:val="20"/>
          <w:szCs w:val="20"/>
        </w:rPr>
        <w:t>.D.</w:t>
      </w:r>
      <w:r w:rsidR="00F32A21" w:rsidRPr="005319B0">
        <w:rPr>
          <w:rStyle w:val="AUBiosbd"/>
          <w:rFonts w:ascii="Times New Roman" w:hAnsi="Times New Roman" w:cs="Times New Roman"/>
          <w:b w:val="0"/>
          <w:bCs/>
          <w:sz w:val="20"/>
          <w:szCs w:val="20"/>
        </w:rPr>
        <w:t xml:space="preserve"> at George Mason University after completing MS in Bioinformatics </w:t>
      </w:r>
      <w:r w:rsidR="005319B0">
        <w:rPr>
          <w:rStyle w:val="AUBiosbd"/>
          <w:rFonts w:ascii="Times New Roman" w:hAnsi="Times New Roman" w:cs="Times New Roman"/>
          <w:b w:val="0"/>
          <w:bCs/>
          <w:sz w:val="20"/>
          <w:szCs w:val="20"/>
        </w:rPr>
        <w:t>at</w:t>
      </w:r>
      <w:r w:rsidR="00F32A21" w:rsidRPr="005319B0">
        <w:rPr>
          <w:rStyle w:val="AUBiosbd"/>
          <w:rFonts w:ascii="Times New Roman" w:hAnsi="Times New Roman" w:cs="Times New Roman"/>
          <w:b w:val="0"/>
          <w:bCs/>
          <w:sz w:val="20"/>
          <w:szCs w:val="20"/>
        </w:rPr>
        <w:t xml:space="preserve"> Virginia Tech </w:t>
      </w:r>
      <w:r w:rsidR="00781198" w:rsidRPr="005319B0">
        <w:rPr>
          <w:rStyle w:val="AUBiosbd"/>
          <w:rFonts w:ascii="Times New Roman" w:hAnsi="Times New Roman" w:cs="Times New Roman"/>
          <w:b w:val="0"/>
          <w:bCs/>
          <w:sz w:val="20"/>
          <w:szCs w:val="20"/>
        </w:rPr>
        <w:t xml:space="preserve">in </w:t>
      </w:r>
      <w:r w:rsidR="00F32A21" w:rsidRPr="005319B0">
        <w:rPr>
          <w:rStyle w:val="AUBiosbd"/>
          <w:rFonts w:ascii="Times New Roman" w:hAnsi="Times New Roman" w:cs="Times New Roman"/>
          <w:b w:val="0"/>
          <w:bCs/>
          <w:sz w:val="20"/>
          <w:szCs w:val="20"/>
        </w:rPr>
        <w:t>2017.</w:t>
      </w:r>
      <w:r w:rsidR="00F32A21" w:rsidRPr="005319B0">
        <w:rPr>
          <w:rFonts w:cs="Times New Roman"/>
          <w:b/>
          <w:bCs/>
          <w:sz w:val="20"/>
          <w:szCs w:val="20"/>
        </w:rPr>
        <w:t xml:space="preserve"> </w:t>
      </w:r>
      <w:r w:rsidR="00F32A21" w:rsidRPr="005319B0">
        <w:rPr>
          <w:rStyle w:val="AUBiosbd"/>
          <w:rFonts w:ascii="Times New Roman" w:hAnsi="Times New Roman" w:cs="Times New Roman"/>
          <w:b w:val="0"/>
          <w:bCs/>
          <w:sz w:val="20"/>
          <w:szCs w:val="20"/>
        </w:rPr>
        <w:t>From 2017 to 2019, she was a Research Associate at James wager and Maurer lab performing as bioinformatics.</w:t>
      </w:r>
      <w:r w:rsidR="006B661E" w:rsidRPr="005319B0">
        <w:rPr>
          <w:rFonts w:cs="Times New Roman"/>
          <w:b/>
          <w:bCs/>
          <w:sz w:val="20"/>
          <w:szCs w:val="20"/>
        </w:rPr>
        <w:t xml:space="preserve"> </w:t>
      </w:r>
      <w:r w:rsidR="00F32A21" w:rsidRPr="005319B0">
        <w:rPr>
          <w:rFonts w:cs="Times New Roman"/>
          <w:sz w:val="20"/>
          <w:szCs w:val="20"/>
        </w:rPr>
        <w:t xml:space="preserve">Her research interests include artificial </w:t>
      </w:r>
      <w:r w:rsidR="00781198" w:rsidRPr="005319B0">
        <w:rPr>
          <w:rFonts w:cs="Times New Roman"/>
          <w:sz w:val="20"/>
          <w:szCs w:val="20"/>
        </w:rPr>
        <w:t>intelligence, machine learning in biomedical science i.e., liver disease, chronic kidney disease, mathematical modeling on Alzheimer</w:t>
      </w:r>
      <w:r w:rsidR="00423865" w:rsidRPr="005319B0">
        <w:rPr>
          <w:rFonts w:cs="Times New Roman"/>
          <w:sz w:val="20"/>
          <w:szCs w:val="20"/>
        </w:rPr>
        <w:t>'s</w:t>
      </w:r>
      <w:r w:rsidR="00781198" w:rsidRPr="005319B0">
        <w:rPr>
          <w:rFonts w:cs="Times New Roman"/>
          <w:sz w:val="20"/>
          <w:szCs w:val="20"/>
        </w:rPr>
        <w:t xml:space="preserve"> diseases, and computational biology. He is the author of three books chapter</w:t>
      </w:r>
      <w:r w:rsidR="00FC2557" w:rsidRPr="005319B0">
        <w:rPr>
          <w:rFonts w:cs="Times New Roman"/>
          <w:sz w:val="20"/>
          <w:szCs w:val="20"/>
        </w:rPr>
        <w:t>s and</w:t>
      </w:r>
      <w:r w:rsidR="00781198" w:rsidRPr="005319B0">
        <w:rPr>
          <w:rFonts w:cs="Times New Roman"/>
          <w:sz w:val="20"/>
          <w:szCs w:val="20"/>
        </w:rPr>
        <w:t xml:space="preserve"> more than 10 peer</w:t>
      </w:r>
      <w:r w:rsidR="00423865" w:rsidRPr="005319B0">
        <w:rPr>
          <w:rFonts w:cs="Times New Roman"/>
          <w:sz w:val="20"/>
          <w:szCs w:val="20"/>
        </w:rPr>
        <w:t>-</w:t>
      </w:r>
      <w:r w:rsidR="00FC2557" w:rsidRPr="005319B0">
        <w:rPr>
          <w:rFonts w:cs="Times New Roman"/>
          <w:sz w:val="20"/>
          <w:szCs w:val="20"/>
        </w:rPr>
        <w:t>reviewed</w:t>
      </w:r>
      <w:r w:rsidR="00781198" w:rsidRPr="005319B0">
        <w:rPr>
          <w:rFonts w:cs="Times New Roman"/>
          <w:sz w:val="20"/>
          <w:szCs w:val="20"/>
        </w:rPr>
        <w:t xml:space="preserve"> articles.</w:t>
      </w:r>
      <w:r w:rsidR="00781198" w:rsidRPr="005319B0">
        <w:rPr>
          <w:rFonts w:cs="Times New Roman"/>
          <w:b/>
          <w:bCs/>
          <w:sz w:val="20"/>
          <w:szCs w:val="20"/>
        </w:rPr>
        <w:t xml:space="preserve"> </w:t>
      </w:r>
    </w:p>
    <w:p w14:paraId="2C99F989" w14:textId="3EF4C1D7" w:rsidR="00F32A21" w:rsidRPr="005319B0" w:rsidRDefault="00F32A21" w:rsidP="006B661E">
      <w:pPr>
        <w:pStyle w:val="AUBios"/>
        <w:spacing w:before="0"/>
        <w:rPr>
          <w:rFonts w:cs="Times New Roman"/>
          <w:sz w:val="20"/>
          <w:szCs w:val="20"/>
        </w:rPr>
      </w:pPr>
    </w:p>
    <w:p w14:paraId="63F13A92" w14:textId="3D18E496" w:rsidR="005B0CB3" w:rsidRDefault="005319B0" w:rsidP="006B661E">
      <w:pPr>
        <w:pStyle w:val="AUBios"/>
        <w:spacing w:before="0"/>
        <w:rPr>
          <w:rFonts w:cs="Times New Roman"/>
          <w:sz w:val="20"/>
          <w:szCs w:val="20"/>
        </w:rPr>
      </w:pPr>
      <w:r w:rsidRPr="005319B0">
        <w:rPr>
          <w:rFonts w:cs="Times New Roman"/>
          <w:b/>
          <w:bCs/>
          <w:noProof/>
          <w:sz w:val="20"/>
          <w:szCs w:val="20"/>
        </w:rPr>
        <w:drawing>
          <wp:anchor distT="0" distB="0" distL="114300" distR="114300" simplePos="0" relativeHeight="251676160" behindDoc="0" locked="0" layoutInCell="1" allowOverlap="1" wp14:anchorId="5457BF50" wp14:editId="1D805C6E">
            <wp:simplePos x="0" y="0"/>
            <wp:positionH relativeFrom="column">
              <wp:posOffset>635</wp:posOffset>
            </wp:positionH>
            <wp:positionV relativeFrom="paragraph">
              <wp:posOffset>-1905</wp:posOffset>
            </wp:positionV>
            <wp:extent cx="743585" cy="81089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3585" cy="810895"/>
                    </a:xfrm>
                    <a:prstGeom prst="rect">
                      <a:avLst/>
                    </a:prstGeom>
                    <a:noFill/>
                  </pic:spPr>
                </pic:pic>
              </a:graphicData>
            </a:graphic>
            <wp14:sizeRelH relativeFrom="page">
              <wp14:pctWidth>0</wp14:pctWidth>
            </wp14:sizeRelH>
            <wp14:sizeRelV relativeFrom="page">
              <wp14:pctHeight>0</wp14:pctHeight>
            </wp14:sizeRelV>
          </wp:anchor>
        </w:drawing>
      </w:r>
      <w:r w:rsidRPr="005319B0">
        <w:rPr>
          <w:rFonts w:cs="Times New Roman"/>
          <w:b/>
          <w:bCs/>
          <w:sz w:val="20"/>
          <w:szCs w:val="20"/>
        </w:rPr>
        <w:t>Ahsan Habib</w:t>
      </w:r>
      <w:r w:rsidRPr="005319B0">
        <w:rPr>
          <w:rFonts w:cs="Times New Roman"/>
          <w:sz w:val="20"/>
          <w:szCs w:val="20"/>
        </w:rPr>
        <w:t xml:space="preserve"> received his B.S degree in Computer Science &amp; Engineering from Eastern University, Dhaka, Bangladesh. In 2019, he is started working as Software Engineer in </w:t>
      </w:r>
      <w:proofErr w:type="spellStart"/>
      <w:r w:rsidRPr="005319B0">
        <w:rPr>
          <w:rFonts w:cs="Times New Roman"/>
          <w:sz w:val="20"/>
          <w:szCs w:val="20"/>
        </w:rPr>
        <w:t>Indetechs</w:t>
      </w:r>
      <w:proofErr w:type="spellEnd"/>
      <w:r w:rsidRPr="005319B0">
        <w:rPr>
          <w:rFonts w:cs="Times New Roman"/>
          <w:sz w:val="20"/>
          <w:szCs w:val="20"/>
        </w:rPr>
        <w:t xml:space="preserve"> Software Limited, Dhaka, Bangladesh. His research interests include Artificial Intelligence, Machine learning, Deep learning, and Natural Language Processing. He has been working on bubble tracking since January 2021 using Mask RCNN deep learning technique.</w:t>
      </w:r>
    </w:p>
    <w:p w14:paraId="7F06263B" w14:textId="29F59A2C" w:rsidR="002378D8" w:rsidRDefault="002378D8" w:rsidP="006B661E">
      <w:pPr>
        <w:pStyle w:val="AUBios"/>
        <w:spacing w:before="0"/>
        <w:rPr>
          <w:rFonts w:cs="Times New Roman"/>
          <w:sz w:val="20"/>
          <w:szCs w:val="20"/>
        </w:rPr>
      </w:pPr>
    </w:p>
    <w:p w14:paraId="4E2863D3" w14:textId="77777777" w:rsidR="002378D8" w:rsidRPr="005319B0" w:rsidRDefault="002378D8" w:rsidP="006B661E">
      <w:pPr>
        <w:pStyle w:val="AUBios"/>
        <w:spacing w:before="0"/>
        <w:rPr>
          <w:rFonts w:cs="Times New Roman"/>
          <w:sz w:val="20"/>
          <w:szCs w:val="20"/>
        </w:rPr>
      </w:pPr>
    </w:p>
    <w:p w14:paraId="52A94ABA" w14:textId="77777777" w:rsidR="00830C0D" w:rsidRPr="005319B0" w:rsidRDefault="00830C0D" w:rsidP="00830C0D">
      <w:pPr>
        <w:jc w:val="both"/>
      </w:pPr>
    </w:p>
    <w:p w14:paraId="43A4A60D" w14:textId="1E4BE7F0" w:rsidR="00830C0D" w:rsidRPr="005319B0" w:rsidRDefault="005B0CB3" w:rsidP="00830C0D">
      <w:pPr>
        <w:adjustRightInd w:val="0"/>
        <w:jc w:val="both"/>
        <w:rPr>
          <w:shd w:val="clear" w:color="auto" w:fill="FFFFFF"/>
        </w:rPr>
      </w:pPr>
      <w:r w:rsidRPr="005319B0">
        <w:rPr>
          <w:b/>
          <w:bCs/>
          <w:noProof/>
        </w:rPr>
        <w:drawing>
          <wp:anchor distT="0" distB="0" distL="114300" distR="114300" simplePos="0" relativeHeight="251654656" behindDoc="0" locked="0" layoutInCell="1" allowOverlap="1" wp14:anchorId="6CC76687" wp14:editId="65AB78F5">
            <wp:simplePos x="0" y="0"/>
            <wp:positionH relativeFrom="column">
              <wp:posOffset>5080</wp:posOffset>
            </wp:positionH>
            <wp:positionV relativeFrom="paragraph">
              <wp:posOffset>50165</wp:posOffset>
            </wp:positionV>
            <wp:extent cx="916940" cy="914400"/>
            <wp:effectExtent l="19050" t="0" r="0" b="0"/>
            <wp:wrapSquare wrapText="bothSides"/>
            <wp:docPr id="84" name="Picture 8" descr="copy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py300x30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6940" cy="914400"/>
                    </a:xfrm>
                    <a:prstGeom prst="rect">
                      <a:avLst/>
                    </a:prstGeom>
                    <a:noFill/>
                    <a:ln>
                      <a:noFill/>
                    </a:ln>
                  </pic:spPr>
                </pic:pic>
              </a:graphicData>
            </a:graphic>
          </wp:anchor>
        </w:drawing>
      </w:r>
      <w:r w:rsidR="00830C0D" w:rsidRPr="005319B0">
        <w:rPr>
          <w:b/>
          <w:bCs/>
        </w:rPr>
        <w:t xml:space="preserve">Md. </w:t>
      </w:r>
      <w:proofErr w:type="spellStart"/>
      <w:r w:rsidR="00830C0D" w:rsidRPr="005319B0">
        <w:rPr>
          <w:b/>
          <w:bCs/>
        </w:rPr>
        <w:t>Ashiqul</w:t>
      </w:r>
      <w:proofErr w:type="spellEnd"/>
      <w:r w:rsidR="00830C0D" w:rsidRPr="005319B0">
        <w:rPr>
          <w:b/>
          <w:bCs/>
        </w:rPr>
        <w:t xml:space="preserve"> Islam </w:t>
      </w:r>
      <w:r w:rsidR="00830C0D" w:rsidRPr="005319B0">
        <w:rPr>
          <w:bCs/>
        </w:rPr>
        <w:t xml:space="preserve">was born in Dhaka, Bangladesh in 1998. He </w:t>
      </w:r>
      <w:r w:rsidR="00830C0D" w:rsidRPr="005319B0">
        <w:rPr>
          <w:shd w:val="clear" w:color="auto" w:fill="FFFFFF"/>
        </w:rPr>
        <w:t>received his B</w:t>
      </w:r>
      <w:r w:rsidR="004D5D39" w:rsidRPr="005319B0">
        <w:rPr>
          <w:shd w:val="clear" w:color="auto" w:fill="FFFFFF"/>
        </w:rPr>
        <w:t>Sc in</w:t>
      </w:r>
      <w:r w:rsidR="00830C0D" w:rsidRPr="005319B0">
        <w:rPr>
          <w:shd w:val="clear" w:color="auto" w:fill="FFFFFF"/>
        </w:rPr>
        <w:t xml:space="preserve"> Computer Science and Engineering from Daffodil International University.</w:t>
      </w:r>
    </w:p>
    <w:p w14:paraId="1E830A74" w14:textId="5AE65137" w:rsidR="00830C0D" w:rsidRPr="005319B0" w:rsidRDefault="00830C0D" w:rsidP="004D5D39">
      <w:pPr>
        <w:adjustRightInd w:val="0"/>
        <w:jc w:val="both"/>
      </w:pPr>
      <w:r w:rsidRPr="005319B0">
        <w:rPr>
          <w:shd w:val="clear" w:color="auto" w:fill="FFFFFF"/>
        </w:rPr>
        <w:t>Recently he is working as a Research Scholar in DIU Journal Analytica R &amp; D Lab. He has hands-on experience in Deep Learning and Machine Learning based techniques. His research interest’s areas are Blockchain Technology, Cryptocurrency, Applied Cryptography, Satellite</w:t>
      </w:r>
      <w:r w:rsidR="005319B0">
        <w:rPr>
          <w:shd w:val="clear" w:color="auto" w:fill="FFFFFF"/>
        </w:rPr>
        <w:t>,</w:t>
      </w:r>
      <w:r w:rsidRPr="005319B0">
        <w:rPr>
          <w:shd w:val="clear" w:color="auto" w:fill="FFFFFF"/>
        </w:rPr>
        <w:t xml:space="preserve"> and Radar Communication, Deep Learning and Machine Learning Techniques</w:t>
      </w:r>
      <w:r w:rsidR="00423865" w:rsidRPr="005319B0">
        <w:rPr>
          <w:shd w:val="clear" w:color="auto" w:fill="FFFFFF"/>
        </w:rPr>
        <w:t>,</w:t>
      </w:r>
      <w:r w:rsidRPr="005319B0">
        <w:rPr>
          <w:shd w:val="clear" w:color="auto" w:fill="FFFFFF"/>
        </w:rPr>
        <w:t xml:space="preserve"> and IoT.</w:t>
      </w:r>
      <w:r w:rsidR="00FC2557" w:rsidRPr="005319B0">
        <w:rPr>
          <w:shd w:val="clear" w:color="auto" w:fill="FFFFFF"/>
        </w:rPr>
        <w:t xml:space="preserve"> </w:t>
      </w:r>
      <w:r w:rsidRPr="005319B0">
        <w:t>He is the reviewer of two journal</w:t>
      </w:r>
      <w:r w:rsidR="005319B0">
        <w:t>s</w:t>
      </w:r>
      <w:r w:rsidRPr="005319B0">
        <w:t xml:space="preserve">. One is “Acta </w:t>
      </w:r>
      <w:proofErr w:type="spellStart"/>
      <w:r w:rsidRPr="005319B0">
        <w:t>Agriculturae</w:t>
      </w:r>
      <w:proofErr w:type="spellEnd"/>
      <w:r w:rsidRPr="005319B0">
        <w:t xml:space="preserve"> Scandinavica, Section-B, Soil</w:t>
      </w:r>
      <w:r w:rsidR="005319B0">
        <w:t>,</w:t>
      </w:r>
      <w:r w:rsidRPr="005319B0">
        <w:t xml:space="preserve"> and Plant Science”, Taylor and Francis and another one </w:t>
      </w:r>
      <w:proofErr w:type="gramStart"/>
      <w:r w:rsidR="005319B0">
        <w:t>are</w:t>
      </w:r>
      <w:proofErr w:type="gramEnd"/>
      <w:r w:rsidRPr="005319B0">
        <w:t xml:space="preserve"> “Bulletin of Electrical Engineering and Informatics”, Elsevier. He is also a Technical Program Committee member of “The Second International Conference on Modern Management based on Big Data (MMBD 2021)”, </w:t>
      </w:r>
      <w:r w:rsidR="004D5D39" w:rsidRPr="005319B0">
        <w:t>China</w:t>
      </w:r>
      <w:r w:rsidRPr="005319B0">
        <w:t>.</w:t>
      </w:r>
    </w:p>
    <w:p w14:paraId="5A983F19" w14:textId="6FE670DC" w:rsidR="005B0CB3" w:rsidRPr="005319B0" w:rsidRDefault="005319B0" w:rsidP="004D5D39">
      <w:pPr>
        <w:adjustRightInd w:val="0"/>
        <w:jc w:val="both"/>
        <w:rPr>
          <w:b/>
          <w:bCs/>
        </w:rPr>
      </w:pPr>
      <w:r>
        <w:rPr>
          <w:rFonts w:ascii="Helvetica" w:hAnsi="Helvetica"/>
          <w:b/>
          <w:bCs/>
          <w:noProof/>
        </w:rPr>
        <w:drawing>
          <wp:anchor distT="0" distB="0" distL="114300" distR="114300" simplePos="0" relativeHeight="251677184" behindDoc="0" locked="0" layoutInCell="1" allowOverlap="1" wp14:anchorId="3BE95194" wp14:editId="3111E089">
            <wp:simplePos x="0" y="0"/>
            <wp:positionH relativeFrom="column">
              <wp:posOffset>-27940</wp:posOffset>
            </wp:positionH>
            <wp:positionV relativeFrom="paragraph">
              <wp:posOffset>150495</wp:posOffset>
            </wp:positionV>
            <wp:extent cx="742950" cy="9880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2950" cy="988060"/>
                    </a:xfrm>
                    <a:prstGeom prst="rect">
                      <a:avLst/>
                    </a:prstGeom>
                    <a:noFill/>
                  </pic:spPr>
                </pic:pic>
              </a:graphicData>
            </a:graphic>
            <wp14:sizeRelH relativeFrom="page">
              <wp14:pctWidth>0</wp14:pctWidth>
            </wp14:sizeRelH>
            <wp14:sizeRelV relativeFrom="page">
              <wp14:pctHeight>0</wp14:pctHeight>
            </wp14:sizeRelV>
          </wp:anchor>
        </w:drawing>
      </w:r>
    </w:p>
    <w:p w14:paraId="72F2FA73" w14:textId="5FF7DA0C" w:rsidR="00830C0D" w:rsidRPr="005319B0" w:rsidRDefault="00830C0D" w:rsidP="004D5D39">
      <w:pPr>
        <w:adjustRightInd w:val="0"/>
        <w:jc w:val="both"/>
      </w:pPr>
      <w:r w:rsidRPr="005319B0">
        <w:rPr>
          <w:b/>
          <w:bCs/>
        </w:rPr>
        <w:t xml:space="preserve">Md. Sagar </w:t>
      </w:r>
      <w:proofErr w:type="spellStart"/>
      <w:r w:rsidRPr="005319B0">
        <w:rPr>
          <w:b/>
          <w:bCs/>
        </w:rPr>
        <w:t>Hossen</w:t>
      </w:r>
      <w:proofErr w:type="spellEnd"/>
      <w:r w:rsidR="000E793F" w:rsidRPr="005319B0">
        <w:rPr>
          <w:b/>
          <w:bCs/>
        </w:rPr>
        <w:t xml:space="preserve"> </w:t>
      </w:r>
      <w:r w:rsidRPr="005319B0">
        <w:t xml:space="preserve">received BSc degree from the Department of Computer Science &amp; Engineering at Daffodil International University, Bangladesh in 2021. He is currently working as a </w:t>
      </w:r>
      <w:r w:rsidR="004D5D39" w:rsidRPr="005319B0">
        <w:t>r</w:t>
      </w:r>
      <w:r w:rsidRPr="005319B0">
        <w:t>esearcher at the Bangla Insight A.I, Bangladesh.</w:t>
      </w:r>
      <w:r w:rsidR="000E793F" w:rsidRPr="005319B0">
        <w:t xml:space="preserve"> </w:t>
      </w:r>
      <w:r w:rsidRPr="005319B0">
        <w:t>He has authored or coauthored more than 14 scientific publications. His research interests include Artificial Intelligence, Computer vision, Image processing</w:t>
      </w:r>
      <w:r w:rsidR="005319B0">
        <w:t>,</w:t>
      </w:r>
      <w:r w:rsidRPr="005319B0">
        <w:t xml:space="preserve"> and Human-computer Interaction, Computer security.</w:t>
      </w:r>
    </w:p>
    <w:p w14:paraId="6E7F12C6" w14:textId="7C4BA58F" w:rsidR="00830C0D" w:rsidRPr="005319B0" w:rsidRDefault="00830C0D" w:rsidP="00830C0D">
      <w:pPr>
        <w:adjustRightInd w:val="0"/>
        <w:jc w:val="both"/>
        <w:rPr>
          <w:b/>
          <w:bCs/>
        </w:rPr>
      </w:pPr>
    </w:p>
    <w:p w14:paraId="1C001FA8" w14:textId="7D1B4825" w:rsidR="00830C0D" w:rsidRPr="005319B0" w:rsidRDefault="005319B0" w:rsidP="004D5D39">
      <w:pPr>
        <w:adjustRightInd w:val="0"/>
        <w:jc w:val="both"/>
      </w:pPr>
      <w:r w:rsidRPr="005319B0">
        <w:rPr>
          <w:b/>
          <w:bCs/>
          <w:noProof/>
        </w:rPr>
        <w:drawing>
          <wp:anchor distT="0" distB="0" distL="114300" distR="114300" simplePos="0" relativeHeight="251678208" behindDoc="0" locked="0" layoutInCell="1" allowOverlap="1" wp14:anchorId="495947AB" wp14:editId="19BA316E">
            <wp:simplePos x="0" y="0"/>
            <wp:positionH relativeFrom="column">
              <wp:posOffset>47625</wp:posOffset>
            </wp:positionH>
            <wp:positionV relativeFrom="paragraph">
              <wp:posOffset>5715</wp:posOffset>
            </wp:positionV>
            <wp:extent cx="829310" cy="1195070"/>
            <wp:effectExtent l="0" t="0" r="889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9310" cy="11950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830C0D" w:rsidRPr="005319B0">
        <w:rPr>
          <w:b/>
          <w:bCs/>
        </w:rPr>
        <w:t>Wasik</w:t>
      </w:r>
      <w:proofErr w:type="spellEnd"/>
      <w:r w:rsidR="005B0CB3" w:rsidRPr="005319B0">
        <w:rPr>
          <w:b/>
          <w:bCs/>
        </w:rPr>
        <w:t xml:space="preserve"> </w:t>
      </w:r>
      <w:proofErr w:type="spellStart"/>
      <w:r w:rsidR="00830C0D" w:rsidRPr="005319B0">
        <w:rPr>
          <w:b/>
          <w:bCs/>
        </w:rPr>
        <w:t>Ahmmed</w:t>
      </w:r>
      <w:proofErr w:type="spellEnd"/>
      <w:r w:rsidR="00830C0D" w:rsidRPr="005319B0">
        <w:rPr>
          <w:b/>
          <w:bCs/>
        </w:rPr>
        <w:t xml:space="preserve"> Fahim</w:t>
      </w:r>
      <w:r w:rsidR="00830C0D" w:rsidRPr="005319B0">
        <w:t xml:space="preserve"> had completed B</w:t>
      </w:r>
      <w:r w:rsidR="004D5D39" w:rsidRPr="005319B0">
        <w:t xml:space="preserve">Sc </w:t>
      </w:r>
      <w:r w:rsidR="00830C0D" w:rsidRPr="005319B0">
        <w:t>in Computer Science Engineering</w:t>
      </w:r>
      <w:r w:rsidR="000E793F" w:rsidRPr="005319B0">
        <w:t xml:space="preserve"> Daffodil International University</w:t>
      </w:r>
      <w:r w:rsidR="00830C0D" w:rsidRPr="005319B0">
        <w:t>. His ambition mainly focuses on different research projects. He has a sweet spot in machine learning and deep learning. Also, he is a good native application developer. He’s ambitious to work with Artificial Intelligence in the future.</w:t>
      </w:r>
    </w:p>
    <w:p w14:paraId="15DC8EF5" w14:textId="76C356B1" w:rsidR="00E324D2" w:rsidRPr="005319B0" w:rsidRDefault="005319B0" w:rsidP="00830C0D">
      <w:pPr>
        <w:jc w:val="both"/>
      </w:pPr>
      <w:r w:rsidRPr="005319B0">
        <w:rPr>
          <w:noProof/>
        </w:rPr>
        <w:drawing>
          <wp:anchor distT="0" distB="0" distL="114300" distR="114300" simplePos="0" relativeHeight="251679232" behindDoc="0" locked="0" layoutInCell="1" allowOverlap="1" wp14:anchorId="06DA5935" wp14:editId="7C5E167C">
            <wp:simplePos x="0" y="0"/>
            <wp:positionH relativeFrom="column">
              <wp:posOffset>28575</wp:posOffset>
            </wp:positionH>
            <wp:positionV relativeFrom="paragraph">
              <wp:posOffset>66040</wp:posOffset>
            </wp:positionV>
            <wp:extent cx="819150" cy="10883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0" cy="1088390"/>
                    </a:xfrm>
                    <a:prstGeom prst="rect">
                      <a:avLst/>
                    </a:prstGeom>
                    <a:noFill/>
                  </pic:spPr>
                </pic:pic>
              </a:graphicData>
            </a:graphic>
            <wp14:sizeRelH relativeFrom="page">
              <wp14:pctWidth>0</wp14:pctWidth>
            </wp14:sizeRelH>
            <wp14:sizeRelV relativeFrom="page">
              <wp14:pctHeight>0</wp14:pctHeight>
            </wp14:sizeRelV>
          </wp:anchor>
        </w:drawing>
      </w:r>
    </w:p>
    <w:p w14:paraId="46FFB47C" w14:textId="343BD767" w:rsidR="005319B0" w:rsidRPr="005319B0" w:rsidRDefault="005319B0" w:rsidP="005319B0">
      <w:pPr>
        <w:jc w:val="both"/>
      </w:pPr>
      <w:r w:rsidRPr="005319B0">
        <w:t>Ms. Puja Rani Sarkar graduated in 2021 with a B.S. in computer science engineering from Daffodil International University in Dhaka, Bangladesh.</w:t>
      </w:r>
    </w:p>
    <w:p w14:paraId="42630545" w14:textId="28858BA5" w:rsidR="00E324D2" w:rsidRPr="005319B0" w:rsidRDefault="005319B0" w:rsidP="005319B0">
      <w:pPr>
        <w:jc w:val="both"/>
      </w:pPr>
      <w:r w:rsidRPr="005319B0">
        <w:t xml:space="preserve">She started her career as a researcher in machine learning and deep learning algorithm. Her ambition is to work with different algorithms for predicting the types of human diseases. She is currently working with artificial intelligence for research purposes. Her research interest includes machine </w:t>
      </w:r>
      <w:r w:rsidRPr="005319B0">
        <w:lastRenderedPageBreak/>
        <w:t>learning, deep learning, artificial intelligence in medical science</w:t>
      </w:r>
    </w:p>
    <w:p w14:paraId="264B0718" w14:textId="77777777" w:rsidR="005319B0" w:rsidRPr="005319B0" w:rsidRDefault="005319B0" w:rsidP="005319B0">
      <w:pPr>
        <w:jc w:val="both"/>
      </w:pPr>
    </w:p>
    <w:p w14:paraId="4BCB2EE5" w14:textId="27F51A17" w:rsidR="00830C0D" w:rsidRPr="005319B0" w:rsidRDefault="005319B0" w:rsidP="00830C0D">
      <w:pPr>
        <w:jc w:val="both"/>
      </w:pPr>
      <w:r w:rsidRPr="005319B0">
        <w:rPr>
          <w:noProof/>
        </w:rPr>
        <w:drawing>
          <wp:anchor distT="0" distB="0" distL="114300" distR="114300" simplePos="0" relativeHeight="251680256" behindDoc="0" locked="0" layoutInCell="1" allowOverlap="1" wp14:anchorId="3B860B6C" wp14:editId="2CB34C1F">
            <wp:simplePos x="0" y="0"/>
            <wp:positionH relativeFrom="column">
              <wp:align>left</wp:align>
            </wp:positionH>
            <wp:positionV relativeFrom="paragraph">
              <wp:posOffset>47625</wp:posOffset>
            </wp:positionV>
            <wp:extent cx="888365" cy="897255"/>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8365" cy="897255"/>
                    </a:xfrm>
                    <a:prstGeom prst="rect">
                      <a:avLst/>
                    </a:prstGeom>
                    <a:noFill/>
                  </pic:spPr>
                </pic:pic>
              </a:graphicData>
            </a:graphic>
            <wp14:sizeRelH relativeFrom="page">
              <wp14:pctWidth>0</wp14:pctWidth>
            </wp14:sizeRelH>
            <wp14:sizeRelV relativeFrom="page">
              <wp14:pctHeight>0</wp14:pctHeight>
            </wp14:sizeRelV>
          </wp:anchor>
        </w:drawing>
      </w:r>
      <w:r w:rsidRPr="005319B0">
        <w:t xml:space="preserve">Manik Ahmed got his BS in Civil Engineering from Bangladesh University Engineering and Technology  (BUET) in 1999 in Civil Engineering. Then He worked in the industry for 15 years mostly focusing </w:t>
      </w:r>
      <w:r>
        <w:t xml:space="preserve">on </w:t>
      </w:r>
      <w:r w:rsidRPr="005319B0">
        <w:t xml:space="preserve">automation, engineering technology, </w:t>
      </w:r>
      <w:r w:rsidR="00F20643">
        <w:t xml:space="preserve">and </w:t>
      </w:r>
      <w:r w:rsidRPr="005319B0">
        <w:t>program management.  He also engaged in developing different computer application</w:t>
      </w:r>
      <w:r>
        <w:t>s</w:t>
      </w:r>
      <w:r w:rsidRPr="005319B0">
        <w:t xml:space="preserve"> for project management such </w:t>
      </w:r>
      <w:r>
        <w:t xml:space="preserve">as </w:t>
      </w:r>
      <w:r w:rsidR="00F20643">
        <w:t xml:space="preserve">in </w:t>
      </w:r>
      <w:r w:rsidRPr="005319B0">
        <w:t>BIM and Primavera. He had his MS from Virginia Tech,</w:t>
      </w:r>
      <w:r>
        <w:t xml:space="preserve"> </w:t>
      </w:r>
      <w:r w:rsidRPr="005319B0">
        <w:t xml:space="preserve">Blacksburg, USA in 2017  and </w:t>
      </w:r>
      <w:r>
        <w:t xml:space="preserve">a </w:t>
      </w:r>
      <w:r w:rsidRPr="005319B0">
        <w:t>Ph</w:t>
      </w:r>
      <w:r>
        <w:t>.D.</w:t>
      </w:r>
      <w:r w:rsidRPr="005319B0">
        <w:t xml:space="preserve"> from the same in 2021 in Civil engineering. Currently</w:t>
      </w:r>
      <w:r>
        <w:t>,</w:t>
      </w:r>
      <w:r w:rsidRPr="005319B0">
        <w:t xml:space="preserve"> he has been engaged in various research initiatives such as smart city and urban network improvement.</w:t>
      </w:r>
    </w:p>
    <w:p w14:paraId="4CD2F03E" w14:textId="79CA8001" w:rsidR="00830C0D" w:rsidRDefault="00830C0D" w:rsidP="00830C0D">
      <w:pPr>
        <w:jc w:val="both"/>
        <w:rPr>
          <w:color w:val="000000" w:themeColor="text1"/>
          <w:sz w:val="16"/>
        </w:rPr>
      </w:pPr>
    </w:p>
    <w:p w14:paraId="53574753" w14:textId="387317EF" w:rsidR="00F77367" w:rsidRDefault="00F77367" w:rsidP="00830C0D">
      <w:pPr>
        <w:jc w:val="both"/>
        <w:rPr>
          <w:color w:val="000000" w:themeColor="text1"/>
          <w:sz w:val="16"/>
        </w:rPr>
      </w:pPr>
    </w:p>
    <w:p w14:paraId="56581BF5" w14:textId="68435807" w:rsidR="00F77367" w:rsidRDefault="00F77367" w:rsidP="00830C0D">
      <w:pPr>
        <w:jc w:val="both"/>
        <w:rPr>
          <w:color w:val="000000" w:themeColor="text1"/>
          <w:sz w:val="16"/>
        </w:rPr>
      </w:pPr>
    </w:p>
    <w:p w14:paraId="0D3579EC" w14:textId="0AC1FFA4" w:rsidR="00F77367" w:rsidRDefault="00F77367" w:rsidP="004D562F">
      <w:pPr>
        <w:jc w:val="center"/>
        <w:rPr>
          <w:ins w:id="3556" w:author="Ahmed, Manik" w:date="2021-10-18T23:56:00Z"/>
          <w:color w:val="000000" w:themeColor="text1"/>
          <w:sz w:val="16"/>
        </w:rPr>
      </w:pPr>
    </w:p>
    <w:p w14:paraId="4F78F598" w14:textId="3DBB74D3" w:rsidR="004A0955" w:rsidRDefault="004A0955" w:rsidP="004D562F">
      <w:pPr>
        <w:jc w:val="center"/>
        <w:rPr>
          <w:ins w:id="3557" w:author="Ahmed, Manik" w:date="2021-10-18T23:56:00Z"/>
          <w:color w:val="000000" w:themeColor="text1"/>
          <w:sz w:val="16"/>
        </w:rPr>
      </w:pPr>
    </w:p>
    <w:p w14:paraId="5B7D9572" w14:textId="7BDB2B99" w:rsidR="004A0955" w:rsidRDefault="004A0955" w:rsidP="004D562F">
      <w:pPr>
        <w:jc w:val="center"/>
        <w:rPr>
          <w:ins w:id="3558" w:author="Ahmed, Manik" w:date="2021-10-18T23:56:00Z"/>
          <w:color w:val="000000" w:themeColor="text1"/>
          <w:sz w:val="16"/>
        </w:rPr>
      </w:pPr>
    </w:p>
    <w:p w14:paraId="22249015" w14:textId="6FB84713" w:rsidR="004A0955" w:rsidRDefault="004A0955" w:rsidP="004D562F">
      <w:pPr>
        <w:jc w:val="center"/>
        <w:rPr>
          <w:ins w:id="3559" w:author="Ahmed, Manik" w:date="2021-10-18T23:56:00Z"/>
          <w:color w:val="000000" w:themeColor="text1"/>
          <w:sz w:val="16"/>
        </w:rPr>
      </w:pPr>
    </w:p>
    <w:p w14:paraId="0B8B8EC1" w14:textId="03F0367E" w:rsidR="004A0955" w:rsidRDefault="004A0955" w:rsidP="004D562F">
      <w:pPr>
        <w:jc w:val="center"/>
        <w:rPr>
          <w:ins w:id="3560" w:author="Ahmed, Manik" w:date="2021-10-18T23:56:00Z"/>
          <w:color w:val="000000" w:themeColor="text1"/>
          <w:sz w:val="16"/>
        </w:rPr>
      </w:pPr>
    </w:p>
    <w:p w14:paraId="316731FA" w14:textId="5EF5121E" w:rsidR="004A0955" w:rsidRDefault="004A0955" w:rsidP="004D562F">
      <w:pPr>
        <w:jc w:val="center"/>
        <w:rPr>
          <w:ins w:id="3561" w:author="Ahmed, Manik" w:date="2021-10-18T23:56:00Z"/>
          <w:color w:val="000000" w:themeColor="text1"/>
          <w:sz w:val="16"/>
        </w:rPr>
      </w:pPr>
    </w:p>
    <w:p w14:paraId="7AC501FB" w14:textId="72E9E866" w:rsidR="004A0955" w:rsidRDefault="004A0955" w:rsidP="004D562F">
      <w:pPr>
        <w:jc w:val="center"/>
        <w:rPr>
          <w:ins w:id="3562" w:author="Ahmed, Manik" w:date="2021-10-18T23:56:00Z"/>
          <w:color w:val="000000" w:themeColor="text1"/>
          <w:sz w:val="16"/>
        </w:rPr>
      </w:pPr>
    </w:p>
    <w:p w14:paraId="128598C1" w14:textId="2A41D5CB" w:rsidR="004A0955" w:rsidRDefault="004A0955" w:rsidP="004D562F">
      <w:pPr>
        <w:jc w:val="center"/>
        <w:rPr>
          <w:ins w:id="3563" w:author="Ahmed, Manik" w:date="2021-10-18T23:56:00Z"/>
          <w:color w:val="000000" w:themeColor="text1"/>
          <w:sz w:val="16"/>
        </w:rPr>
      </w:pPr>
    </w:p>
    <w:p w14:paraId="3AB390A2" w14:textId="15C0600F" w:rsidR="004A0955" w:rsidRDefault="004A0955" w:rsidP="004D562F">
      <w:pPr>
        <w:jc w:val="center"/>
        <w:rPr>
          <w:ins w:id="3564" w:author="Ahmed, Manik" w:date="2021-10-18T23:56:00Z"/>
          <w:color w:val="000000" w:themeColor="text1"/>
          <w:sz w:val="16"/>
        </w:rPr>
      </w:pPr>
    </w:p>
    <w:p w14:paraId="1031E4B0" w14:textId="651EE11E" w:rsidR="004A0955" w:rsidRDefault="004A0955" w:rsidP="004D562F">
      <w:pPr>
        <w:jc w:val="center"/>
        <w:rPr>
          <w:ins w:id="3565" w:author="Ahmed, Manik" w:date="2021-10-18T23:56:00Z"/>
          <w:color w:val="000000" w:themeColor="text1"/>
          <w:sz w:val="16"/>
        </w:rPr>
      </w:pPr>
    </w:p>
    <w:p w14:paraId="6CAF2A0A" w14:textId="16ECC24A" w:rsidR="004A0955" w:rsidRDefault="004A0955" w:rsidP="004D562F">
      <w:pPr>
        <w:jc w:val="center"/>
        <w:rPr>
          <w:ins w:id="3566" w:author="Ahmed, Manik" w:date="2021-10-18T23:56:00Z"/>
          <w:color w:val="000000" w:themeColor="text1"/>
          <w:sz w:val="16"/>
        </w:rPr>
      </w:pPr>
    </w:p>
    <w:p w14:paraId="13E63FB7" w14:textId="0327171E" w:rsidR="004A0955" w:rsidRDefault="004A0955" w:rsidP="004D562F">
      <w:pPr>
        <w:jc w:val="center"/>
        <w:rPr>
          <w:ins w:id="3567" w:author="Ahmed, Manik" w:date="2021-10-18T23:56:00Z"/>
          <w:color w:val="000000" w:themeColor="text1"/>
          <w:sz w:val="16"/>
        </w:rPr>
      </w:pPr>
    </w:p>
    <w:p w14:paraId="0DAE7FE4" w14:textId="7A6D04D3" w:rsidR="004A0955" w:rsidRDefault="004A0955" w:rsidP="004D562F">
      <w:pPr>
        <w:jc w:val="center"/>
        <w:rPr>
          <w:ins w:id="3568" w:author="Ahmed, Manik" w:date="2021-10-18T23:56:00Z"/>
          <w:color w:val="000000" w:themeColor="text1"/>
          <w:sz w:val="16"/>
        </w:rPr>
      </w:pPr>
    </w:p>
    <w:p w14:paraId="435F0FEF" w14:textId="30F31246" w:rsidR="004A0955" w:rsidRDefault="004A0955" w:rsidP="004D562F">
      <w:pPr>
        <w:jc w:val="center"/>
        <w:rPr>
          <w:ins w:id="3569" w:author="Ahmed, Manik" w:date="2021-10-18T23:56:00Z"/>
          <w:color w:val="000000" w:themeColor="text1"/>
          <w:sz w:val="16"/>
        </w:rPr>
      </w:pPr>
    </w:p>
    <w:p w14:paraId="7810E816" w14:textId="3BA479F8" w:rsidR="004A0955" w:rsidRDefault="004A0955" w:rsidP="004D562F">
      <w:pPr>
        <w:jc w:val="center"/>
        <w:rPr>
          <w:ins w:id="3570" w:author="Ahmed, Manik" w:date="2021-10-18T23:56:00Z"/>
          <w:color w:val="000000" w:themeColor="text1"/>
          <w:sz w:val="16"/>
        </w:rPr>
      </w:pPr>
    </w:p>
    <w:p w14:paraId="2FE8012D" w14:textId="7281EC44" w:rsidR="004A0955" w:rsidRDefault="004A0955" w:rsidP="004D562F">
      <w:pPr>
        <w:jc w:val="center"/>
        <w:rPr>
          <w:ins w:id="3571" w:author="Ahmed, Manik" w:date="2021-10-18T23:56:00Z"/>
          <w:color w:val="000000" w:themeColor="text1"/>
          <w:sz w:val="16"/>
        </w:rPr>
      </w:pPr>
    </w:p>
    <w:p w14:paraId="7D51F37F" w14:textId="77777777" w:rsidR="004A0955" w:rsidRDefault="004A0955" w:rsidP="004D562F">
      <w:pPr>
        <w:jc w:val="center"/>
        <w:rPr>
          <w:color w:val="000000" w:themeColor="text1"/>
          <w:sz w:val="16"/>
        </w:rPr>
      </w:pPr>
    </w:p>
    <w:sectPr w:rsidR="004A0955" w:rsidSect="00347834">
      <w:type w:val="continuous"/>
      <w:pgSz w:w="11906" w:h="16838"/>
      <w:pgMar w:top="1296" w:right="734" w:bottom="1037" w:left="734" w:header="360" w:footer="634" w:gutter="0"/>
      <w:pgNumType w:start="1"/>
      <w:cols w:num="2" w:space="514"/>
      <w:formProt w:val="0"/>
      <w:titlePg/>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E2154" w14:textId="77777777" w:rsidR="00460853" w:rsidRDefault="00460853">
      <w:r>
        <w:separator/>
      </w:r>
    </w:p>
  </w:endnote>
  <w:endnote w:type="continuationSeparator" w:id="0">
    <w:p w14:paraId="71F8935D" w14:textId="77777777" w:rsidR="00460853" w:rsidRDefault="00460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Che">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Palatino">
    <w:altName w:val="Book Antiqua"/>
    <w:charset w:val="01"/>
    <w:family w:val="roman"/>
    <w:pitch w:val="variable"/>
  </w:font>
  <w:font w:name="Angsana New">
    <w:panose1 w:val="02020603050405020304"/>
    <w:charset w:val="DE"/>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FormataOTF-Bold">
    <w:panose1 w:val="00000000000000000000"/>
    <w:charset w:val="00"/>
    <w:family w:val="auto"/>
    <w:notTrueType/>
    <w:pitch w:val="default"/>
    <w:sig w:usb0="00000003" w:usb1="00000000" w:usb2="00000000" w:usb3="00000000" w:csb0="00000001"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 OTF">
    <w:altName w:val="Calibri"/>
    <w:panose1 w:val="00000000000000000000"/>
    <w:charset w:val="00"/>
    <w:family w:val="modern"/>
    <w:notTrueType/>
    <w:pitch w:val="variable"/>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E3175" w14:textId="77777777" w:rsidR="00E33931" w:rsidRDefault="00E339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8235" w14:textId="77777777" w:rsidR="00641108" w:rsidRPr="00B979BB" w:rsidRDefault="00641108" w:rsidP="007D363C">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672F6" w14:textId="77777777" w:rsidR="00E33931" w:rsidRDefault="00E339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31949" w14:textId="77777777" w:rsidR="00641108" w:rsidRPr="00B979BB" w:rsidRDefault="00641108" w:rsidP="007D363C">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9A112" w14:textId="77777777" w:rsidR="00460853" w:rsidRDefault="00460853">
      <w:r>
        <w:separator/>
      </w:r>
    </w:p>
  </w:footnote>
  <w:footnote w:type="continuationSeparator" w:id="0">
    <w:p w14:paraId="4EC6F404" w14:textId="77777777" w:rsidR="00460853" w:rsidRDefault="004608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FC05" w14:textId="577C14AB" w:rsidR="00E33931" w:rsidRDefault="00E33931">
    <w:pPr>
      <w:pStyle w:val="Header"/>
    </w:pPr>
    <w:r>
      <w:rPr>
        <w:rFonts w:ascii="Formata OTF" w:hAnsi="Formata OTF"/>
        <w:noProof/>
        <w:sz w:val="14"/>
        <w:szCs w:val="14"/>
      </w:rPr>
      <w:drawing>
        <wp:inline distT="0" distB="0" distL="0" distR="0" wp14:anchorId="4E31BAAA" wp14:editId="64D2DDBA">
          <wp:extent cx="990600" cy="180975"/>
          <wp:effectExtent l="0" t="0" r="0" b="952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EE507" w14:textId="77777777" w:rsidR="00641108" w:rsidRPr="00E721A9" w:rsidRDefault="00641108" w:rsidP="007D363C">
    <w:pPr>
      <w:pStyle w:val="Header"/>
      <w:pBdr>
        <w:bottom w:val="single" w:sz="4" w:space="3" w:color="auto"/>
      </w:pBdr>
      <w:tabs>
        <w:tab w:val="clear" w:pos="4320"/>
        <w:tab w:val="left" w:pos="5532"/>
        <w:tab w:val="left" w:pos="6854"/>
        <w:tab w:val="right" w:pos="10040"/>
      </w:tabs>
      <w:rPr>
        <w:rFonts w:ascii="Formata OTF" w:hAnsi="Formata OTF"/>
        <w:sz w:val="14"/>
        <w:szCs w:val="14"/>
      </w:rPr>
    </w:pPr>
    <w:r>
      <w:rPr>
        <w:rFonts w:ascii="Formata OTF" w:hAnsi="Formata OTF"/>
        <w:noProof/>
        <w:sz w:val="14"/>
        <w:szCs w:val="14"/>
      </w:rPr>
      <w:drawing>
        <wp:inline distT="0" distB="0" distL="0" distR="0" wp14:anchorId="6E699A59" wp14:editId="64532D7C">
          <wp:extent cx="990600" cy="18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pic:spPr>
              </pic:pic>
            </a:graphicData>
          </a:graphic>
        </wp:inline>
      </w:drawing>
    </w:r>
    <w:r>
      <w:rPr>
        <w:rFonts w:ascii="Formata OTF" w:hAnsi="Formata OTF"/>
        <w:sz w:val="14"/>
        <w:szCs w:val="14"/>
      </w:rPr>
      <w:tab/>
    </w:r>
    <w:r>
      <w:rPr>
        <w:rFonts w:ascii="Formata OTF" w:hAnsi="Formata OTF"/>
        <w:sz w:val="14"/>
        <w:szCs w:val="14"/>
      </w:rPr>
      <w:tab/>
    </w:r>
    <w:r>
      <w:rPr>
        <w:rFonts w:ascii="Formata OTF" w:hAnsi="Formata OTF"/>
        <w:sz w:val="14"/>
        <w:szCs w:val="1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9EB8F" w14:textId="15BD59C8" w:rsidR="00641108" w:rsidRDefault="00E33931" w:rsidP="00E33931">
    <w:pPr>
      <w:pStyle w:val="Header"/>
    </w:pPr>
    <w:r>
      <w:rPr>
        <w:rFonts w:ascii="Formata OTF" w:hAnsi="Formata OTF"/>
        <w:noProof/>
        <w:sz w:val="14"/>
        <w:szCs w:val="14"/>
      </w:rPr>
      <w:drawing>
        <wp:inline distT="0" distB="0" distL="0" distR="0" wp14:anchorId="1C29FF56" wp14:editId="12354A21">
          <wp:extent cx="990600" cy="180975"/>
          <wp:effectExtent l="0" t="0" r="0" b="952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pic:spPr>
              </pic:pic>
            </a:graphicData>
          </a:graphic>
        </wp:inline>
      </w:drawing>
    </w:r>
    <w:r w:rsidR="005E3480">
      <w:rPr>
        <w:noProof/>
      </w:rPr>
      <mc:AlternateContent>
        <mc:Choice Requires="wps">
          <w:drawing>
            <wp:anchor distT="4294967295" distB="4294967295" distL="114300" distR="114300" simplePos="0" relativeHeight="251658240" behindDoc="0" locked="0" layoutInCell="1" allowOverlap="1" wp14:anchorId="6604D047" wp14:editId="45CAEA43">
              <wp:simplePos x="0" y="0"/>
              <wp:positionH relativeFrom="column">
                <wp:posOffset>6350</wp:posOffset>
              </wp:positionH>
              <wp:positionV relativeFrom="paragraph">
                <wp:posOffset>382904</wp:posOffset>
              </wp:positionV>
              <wp:extent cx="6629400"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1012DCB" id="_x0000_t32" coordsize="21600,21600" o:spt="32" o:oned="t" path="m,l21600,21600e" filled="f">
              <v:path arrowok="t" fillok="f" o:connecttype="none"/>
              <o:lock v:ext="edit" shapetype="t"/>
            </v:shapetype>
            <v:shape id="AutoShape 1" o:spid="_x0000_s1026" type="#_x0000_t32" style="position:absolute;margin-left:.5pt;margin-top:30.15pt;width:522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5EBB9" w14:textId="77777777" w:rsidR="00641108" w:rsidRPr="00E721A9" w:rsidRDefault="00641108" w:rsidP="007D363C">
    <w:pPr>
      <w:pStyle w:val="Header"/>
      <w:pBdr>
        <w:bottom w:val="single" w:sz="4" w:space="3" w:color="auto"/>
      </w:pBdr>
      <w:tabs>
        <w:tab w:val="clear" w:pos="4320"/>
        <w:tab w:val="left" w:pos="5532"/>
        <w:tab w:val="left" w:pos="6854"/>
        <w:tab w:val="right" w:pos="10040"/>
      </w:tabs>
      <w:rPr>
        <w:rFonts w:ascii="Formata OTF" w:hAnsi="Formata OTF"/>
        <w:sz w:val="14"/>
        <w:szCs w:val="14"/>
      </w:rPr>
    </w:pPr>
    <w:r>
      <w:rPr>
        <w:rFonts w:ascii="Formata OTF" w:hAnsi="Formata OTF"/>
        <w:noProof/>
        <w:sz w:val="14"/>
        <w:szCs w:val="14"/>
      </w:rPr>
      <w:drawing>
        <wp:inline distT="0" distB="0" distL="0" distR="0" wp14:anchorId="65EA91BE" wp14:editId="72E60D59">
          <wp:extent cx="990600" cy="180975"/>
          <wp:effectExtent l="0" t="0" r="0" b="952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180975"/>
                  </a:xfrm>
                  <a:prstGeom prst="rect">
                    <a:avLst/>
                  </a:prstGeom>
                  <a:noFill/>
                </pic:spPr>
              </pic:pic>
            </a:graphicData>
          </a:graphic>
        </wp:inline>
      </w:drawing>
    </w:r>
    <w:r>
      <w:rPr>
        <w:rFonts w:ascii="Formata OTF" w:hAnsi="Formata OTF"/>
        <w:sz w:val="14"/>
        <w:szCs w:val="14"/>
      </w:rPr>
      <w:tab/>
    </w:r>
    <w:r>
      <w:rPr>
        <w:rFonts w:ascii="Formata OTF" w:hAnsi="Formata OTF"/>
        <w:sz w:val="14"/>
        <w:szCs w:val="14"/>
      </w:rPr>
      <w:tab/>
    </w:r>
    <w:r>
      <w:rPr>
        <w:rFonts w:ascii="Formata OTF" w:hAnsi="Formata OTF"/>
        <w:sz w:val="14"/>
        <w:szCs w:val="1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01"/>
    <w:multiLevelType w:val="hybridMultilevel"/>
    <w:tmpl w:val="1D164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B7E91"/>
    <w:multiLevelType w:val="multilevel"/>
    <w:tmpl w:val="B994D9F2"/>
    <w:lvl w:ilvl="0">
      <w:start w:val="1"/>
      <w:numFmt w:val="decimal"/>
      <w:lvlText w:val="[%1]"/>
      <w:lvlJc w:val="left"/>
      <w:pPr>
        <w:tabs>
          <w:tab w:val="num" w:pos="360"/>
        </w:tabs>
        <w:ind w:left="360" w:hanging="360"/>
      </w:pPr>
      <w:rPr>
        <w:b w:val="0"/>
        <w:i w:val="0"/>
        <w:sz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4037CC0"/>
    <w:multiLevelType w:val="multilevel"/>
    <w:tmpl w:val="5BCE4C5C"/>
    <w:lvl w:ilvl="0">
      <w:start w:val="1"/>
      <w:numFmt w:val="decimal"/>
      <w:lvlText w:val="%1."/>
      <w:lvlJc w:val="left"/>
      <w:pPr>
        <w:tabs>
          <w:tab w:val="num" w:pos="0"/>
        </w:tabs>
        <w:ind w:left="720" w:hanging="360"/>
      </w:pPr>
      <w:rPr>
        <w:b/>
        <w:i w:val="0"/>
        <w:sz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44B442A"/>
    <w:multiLevelType w:val="hybridMultilevel"/>
    <w:tmpl w:val="621C34B2"/>
    <w:lvl w:ilvl="0" w:tplc="8856AC3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8F15DA"/>
    <w:multiLevelType w:val="hybridMultilevel"/>
    <w:tmpl w:val="D11EFB34"/>
    <w:lvl w:ilvl="0" w:tplc="A68265C8">
      <w:start w:val="1"/>
      <w:numFmt w:val="bullet"/>
      <w:lvlText w:val=""/>
      <w:lvlJc w:val="left"/>
      <w:pPr>
        <w:ind w:left="720" w:hanging="360"/>
      </w:pPr>
      <w:rPr>
        <w:rFonts w:ascii="Symbol" w:hAnsi="Symbol" w:hint="default"/>
        <w:sz w:val="10"/>
        <w:szCs w:val="1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30F3D"/>
    <w:multiLevelType w:val="hybridMultilevel"/>
    <w:tmpl w:val="B98A71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F5B06"/>
    <w:multiLevelType w:val="hybridMultilevel"/>
    <w:tmpl w:val="12AA5C24"/>
    <w:lvl w:ilvl="0" w:tplc="4AE46CE8">
      <w:start w:val="1"/>
      <w:numFmt w:val="lowerRoman"/>
      <w:lvlText w:val="%1)"/>
      <w:lvlJc w:val="left"/>
      <w:pPr>
        <w:ind w:left="63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90499D"/>
    <w:multiLevelType w:val="multilevel"/>
    <w:tmpl w:val="1D8A7DD2"/>
    <w:lvl w:ilvl="0">
      <w:start w:val="1"/>
      <w:numFmt w:val="lowerLetter"/>
      <w:lvlText w:val="%1."/>
      <w:lvlJc w:val="left"/>
      <w:pPr>
        <w:tabs>
          <w:tab w:val="num" w:pos="360"/>
        </w:tabs>
        <w:ind w:left="360" w:hanging="360"/>
      </w:pPr>
      <w:rPr>
        <w:b w:val="0"/>
        <w:i w:val="0"/>
        <w:sz w:val="20"/>
        <w:szCs w:val="2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61D2068F"/>
    <w:multiLevelType w:val="hybridMultilevel"/>
    <w:tmpl w:val="7F7893F6"/>
    <w:lvl w:ilvl="0" w:tplc="DDD0F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F13C84"/>
    <w:multiLevelType w:val="multilevel"/>
    <w:tmpl w:val="B0B6BFC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7"/>
  </w:num>
  <w:num w:numId="3">
    <w:abstractNumId w:val="2"/>
  </w:num>
  <w:num w:numId="4">
    <w:abstractNumId w:val="9"/>
  </w:num>
  <w:num w:numId="5">
    <w:abstractNumId w:val="0"/>
  </w:num>
  <w:num w:numId="6">
    <w:abstractNumId w:val="5"/>
  </w:num>
  <w:num w:numId="7">
    <w:abstractNumId w:val="3"/>
  </w:num>
  <w:num w:numId="8">
    <w:abstractNumId w:val="6"/>
  </w:num>
  <w:num w:numId="9">
    <w:abstractNumId w:val="4"/>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ima Akter">
    <w15:presenceInfo w15:providerId="None" w15:userId="Shamima Akter"/>
  </w15:person>
  <w15:person w15:author="Ahmed, Manik">
    <w15:presenceInfo w15:providerId="None" w15:userId="Ahmed, Ma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trackRevisions/>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wMTY3MrUwMLI0MDdU0lEKTi0uzszPAykwMqwFABkCQLktAAAA"/>
  </w:docVars>
  <w:rsids>
    <w:rsidRoot w:val="00F0432F"/>
    <w:rsid w:val="0000009C"/>
    <w:rsid w:val="000002AD"/>
    <w:rsid w:val="00003B21"/>
    <w:rsid w:val="00006035"/>
    <w:rsid w:val="00010EA5"/>
    <w:rsid w:val="00011A6A"/>
    <w:rsid w:val="00011E77"/>
    <w:rsid w:val="00012646"/>
    <w:rsid w:val="00013A38"/>
    <w:rsid w:val="00013C44"/>
    <w:rsid w:val="00016661"/>
    <w:rsid w:val="000216DB"/>
    <w:rsid w:val="00023301"/>
    <w:rsid w:val="00026A73"/>
    <w:rsid w:val="000402A0"/>
    <w:rsid w:val="000418FC"/>
    <w:rsid w:val="000436F4"/>
    <w:rsid w:val="00044E67"/>
    <w:rsid w:val="000452EF"/>
    <w:rsid w:val="00045E7F"/>
    <w:rsid w:val="000464FA"/>
    <w:rsid w:val="000472AE"/>
    <w:rsid w:val="00051D1F"/>
    <w:rsid w:val="0005231D"/>
    <w:rsid w:val="00053A68"/>
    <w:rsid w:val="0006083C"/>
    <w:rsid w:val="00060B50"/>
    <w:rsid w:val="00060EF3"/>
    <w:rsid w:val="00061B84"/>
    <w:rsid w:val="00062065"/>
    <w:rsid w:val="0006343F"/>
    <w:rsid w:val="00065F53"/>
    <w:rsid w:val="000660C8"/>
    <w:rsid w:val="00071B41"/>
    <w:rsid w:val="000757E8"/>
    <w:rsid w:val="00075BC6"/>
    <w:rsid w:val="00075EDF"/>
    <w:rsid w:val="0007619B"/>
    <w:rsid w:val="00082E76"/>
    <w:rsid w:val="000838F2"/>
    <w:rsid w:val="000856EE"/>
    <w:rsid w:val="00086985"/>
    <w:rsid w:val="000941D1"/>
    <w:rsid w:val="00095BB2"/>
    <w:rsid w:val="0009703A"/>
    <w:rsid w:val="00097FEA"/>
    <w:rsid w:val="000A204E"/>
    <w:rsid w:val="000A2541"/>
    <w:rsid w:val="000B07A0"/>
    <w:rsid w:val="000B2A7C"/>
    <w:rsid w:val="000B4C2D"/>
    <w:rsid w:val="000C2551"/>
    <w:rsid w:val="000C459A"/>
    <w:rsid w:val="000C6C23"/>
    <w:rsid w:val="000C6D30"/>
    <w:rsid w:val="000C7599"/>
    <w:rsid w:val="000D15CF"/>
    <w:rsid w:val="000D25F9"/>
    <w:rsid w:val="000D6B82"/>
    <w:rsid w:val="000D771E"/>
    <w:rsid w:val="000E024F"/>
    <w:rsid w:val="000E288A"/>
    <w:rsid w:val="000E2969"/>
    <w:rsid w:val="000E2F43"/>
    <w:rsid w:val="000E3167"/>
    <w:rsid w:val="000E501D"/>
    <w:rsid w:val="000E6D7A"/>
    <w:rsid w:val="000E74AF"/>
    <w:rsid w:val="000E793F"/>
    <w:rsid w:val="000F1822"/>
    <w:rsid w:val="000F1EA0"/>
    <w:rsid w:val="000F2D94"/>
    <w:rsid w:val="000F307C"/>
    <w:rsid w:val="000F3B36"/>
    <w:rsid w:val="000F3BB8"/>
    <w:rsid w:val="000F4E0C"/>
    <w:rsid w:val="000F5214"/>
    <w:rsid w:val="000F68D5"/>
    <w:rsid w:val="000F6BBC"/>
    <w:rsid w:val="000F73F5"/>
    <w:rsid w:val="000F7408"/>
    <w:rsid w:val="00100F99"/>
    <w:rsid w:val="00105D73"/>
    <w:rsid w:val="00106F94"/>
    <w:rsid w:val="001078E4"/>
    <w:rsid w:val="001108EB"/>
    <w:rsid w:val="0011229F"/>
    <w:rsid w:val="00112B42"/>
    <w:rsid w:val="00113BEB"/>
    <w:rsid w:val="00115334"/>
    <w:rsid w:val="001200F8"/>
    <w:rsid w:val="00120C25"/>
    <w:rsid w:val="00122BBD"/>
    <w:rsid w:val="0012344A"/>
    <w:rsid w:val="00125123"/>
    <w:rsid w:val="00125B6F"/>
    <w:rsid w:val="00127F0D"/>
    <w:rsid w:val="00127FA2"/>
    <w:rsid w:val="001304D1"/>
    <w:rsid w:val="00130D72"/>
    <w:rsid w:val="001339CE"/>
    <w:rsid w:val="00135D47"/>
    <w:rsid w:val="00141F55"/>
    <w:rsid w:val="0014292A"/>
    <w:rsid w:val="00143665"/>
    <w:rsid w:val="00144913"/>
    <w:rsid w:val="00144993"/>
    <w:rsid w:val="00145C8F"/>
    <w:rsid w:val="0014697E"/>
    <w:rsid w:val="001472E8"/>
    <w:rsid w:val="00151DB3"/>
    <w:rsid w:val="00152240"/>
    <w:rsid w:val="00152C79"/>
    <w:rsid w:val="001561D2"/>
    <w:rsid w:val="00156C25"/>
    <w:rsid w:val="00156D50"/>
    <w:rsid w:val="00157D8D"/>
    <w:rsid w:val="00160F12"/>
    <w:rsid w:val="00163447"/>
    <w:rsid w:val="00166005"/>
    <w:rsid w:val="001662B6"/>
    <w:rsid w:val="00167C13"/>
    <w:rsid w:val="00170CC9"/>
    <w:rsid w:val="00171364"/>
    <w:rsid w:val="001718E0"/>
    <w:rsid w:val="001726E9"/>
    <w:rsid w:val="001755BE"/>
    <w:rsid w:val="00175C1B"/>
    <w:rsid w:val="00175C1D"/>
    <w:rsid w:val="00175FF0"/>
    <w:rsid w:val="00184857"/>
    <w:rsid w:val="00186E78"/>
    <w:rsid w:val="00187274"/>
    <w:rsid w:val="00187A7B"/>
    <w:rsid w:val="00190BC0"/>
    <w:rsid w:val="00191594"/>
    <w:rsid w:val="0019462B"/>
    <w:rsid w:val="00196A80"/>
    <w:rsid w:val="001979F9"/>
    <w:rsid w:val="001A25B3"/>
    <w:rsid w:val="001A4825"/>
    <w:rsid w:val="001A4BAD"/>
    <w:rsid w:val="001A4E72"/>
    <w:rsid w:val="001B0721"/>
    <w:rsid w:val="001B1534"/>
    <w:rsid w:val="001B2605"/>
    <w:rsid w:val="001B29F5"/>
    <w:rsid w:val="001B4316"/>
    <w:rsid w:val="001B5332"/>
    <w:rsid w:val="001C0434"/>
    <w:rsid w:val="001C188B"/>
    <w:rsid w:val="001C2624"/>
    <w:rsid w:val="001C31B3"/>
    <w:rsid w:val="001C4714"/>
    <w:rsid w:val="001C5E72"/>
    <w:rsid w:val="001C7559"/>
    <w:rsid w:val="001D307A"/>
    <w:rsid w:val="001D5AAF"/>
    <w:rsid w:val="001E1717"/>
    <w:rsid w:val="001E18D2"/>
    <w:rsid w:val="001E2AE6"/>
    <w:rsid w:val="001E65F5"/>
    <w:rsid w:val="001E6C99"/>
    <w:rsid w:val="001F2B63"/>
    <w:rsid w:val="001F3564"/>
    <w:rsid w:val="001F37F9"/>
    <w:rsid w:val="001F3813"/>
    <w:rsid w:val="001F46E0"/>
    <w:rsid w:val="001F6F99"/>
    <w:rsid w:val="001F7DC0"/>
    <w:rsid w:val="00200822"/>
    <w:rsid w:val="0020186A"/>
    <w:rsid w:val="00201A42"/>
    <w:rsid w:val="00203944"/>
    <w:rsid w:val="00204471"/>
    <w:rsid w:val="00204BAD"/>
    <w:rsid w:val="00205BC9"/>
    <w:rsid w:val="002079B1"/>
    <w:rsid w:val="002110EB"/>
    <w:rsid w:val="002114CD"/>
    <w:rsid w:val="00211AE4"/>
    <w:rsid w:val="00213228"/>
    <w:rsid w:val="00214319"/>
    <w:rsid w:val="0021628F"/>
    <w:rsid w:val="0022184C"/>
    <w:rsid w:val="00222869"/>
    <w:rsid w:val="0022451E"/>
    <w:rsid w:val="00230382"/>
    <w:rsid w:val="00232DD2"/>
    <w:rsid w:val="00235F58"/>
    <w:rsid w:val="002378D8"/>
    <w:rsid w:val="00245B48"/>
    <w:rsid w:val="0024732D"/>
    <w:rsid w:val="00247A5E"/>
    <w:rsid w:val="0025069D"/>
    <w:rsid w:val="00250C7B"/>
    <w:rsid w:val="002522DC"/>
    <w:rsid w:val="0025396E"/>
    <w:rsid w:val="00254192"/>
    <w:rsid w:val="00256199"/>
    <w:rsid w:val="00256CA9"/>
    <w:rsid w:val="00260A77"/>
    <w:rsid w:val="002629EC"/>
    <w:rsid w:val="0026446E"/>
    <w:rsid w:val="002645DA"/>
    <w:rsid w:val="002660DE"/>
    <w:rsid w:val="00267512"/>
    <w:rsid w:val="002732B0"/>
    <w:rsid w:val="00273F90"/>
    <w:rsid w:val="002757AF"/>
    <w:rsid w:val="00276122"/>
    <w:rsid w:val="0027635E"/>
    <w:rsid w:val="0028068D"/>
    <w:rsid w:val="002824DA"/>
    <w:rsid w:val="00282DC7"/>
    <w:rsid w:val="00282E4D"/>
    <w:rsid w:val="002868D0"/>
    <w:rsid w:val="00290091"/>
    <w:rsid w:val="0029045F"/>
    <w:rsid w:val="00291A3E"/>
    <w:rsid w:val="00295906"/>
    <w:rsid w:val="00296B82"/>
    <w:rsid w:val="00297A81"/>
    <w:rsid w:val="002A2137"/>
    <w:rsid w:val="002A3064"/>
    <w:rsid w:val="002A58C6"/>
    <w:rsid w:val="002B047D"/>
    <w:rsid w:val="002B0490"/>
    <w:rsid w:val="002B606B"/>
    <w:rsid w:val="002B6EE1"/>
    <w:rsid w:val="002C2F3D"/>
    <w:rsid w:val="002C50AC"/>
    <w:rsid w:val="002C6059"/>
    <w:rsid w:val="002C6F52"/>
    <w:rsid w:val="002D0743"/>
    <w:rsid w:val="002D1963"/>
    <w:rsid w:val="002D355B"/>
    <w:rsid w:val="002D4818"/>
    <w:rsid w:val="002D4B3B"/>
    <w:rsid w:val="002D6B0C"/>
    <w:rsid w:val="002D71ED"/>
    <w:rsid w:val="002D73AC"/>
    <w:rsid w:val="002E0474"/>
    <w:rsid w:val="002E1EA6"/>
    <w:rsid w:val="002E227A"/>
    <w:rsid w:val="002E259C"/>
    <w:rsid w:val="002E3CCB"/>
    <w:rsid w:val="002E4A8B"/>
    <w:rsid w:val="002E4C13"/>
    <w:rsid w:val="002E69D3"/>
    <w:rsid w:val="002E733E"/>
    <w:rsid w:val="002E7911"/>
    <w:rsid w:val="002E7B34"/>
    <w:rsid w:val="002F4A24"/>
    <w:rsid w:val="002F4D0C"/>
    <w:rsid w:val="002F4E67"/>
    <w:rsid w:val="002F5576"/>
    <w:rsid w:val="002F779C"/>
    <w:rsid w:val="002F7F10"/>
    <w:rsid w:val="003013A4"/>
    <w:rsid w:val="00302024"/>
    <w:rsid w:val="00302AC1"/>
    <w:rsid w:val="003038C1"/>
    <w:rsid w:val="0030729D"/>
    <w:rsid w:val="00311B60"/>
    <w:rsid w:val="00314EDE"/>
    <w:rsid w:val="00315F33"/>
    <w:rsid w:val="00316F4A"/>
    <w:rsid w:val="00317FAE"/>
    <w:rsid w:val="003229E3"/>
    <w:rsid w:val="00322F27"/>
    <w:rsid w:val="003253D0"/>
    <w:rsid w:val="00325DC9"/>
    <w:rsid w:val="00326712"/>
    <w:rsid w:val="00326CAB"/>
    <w:rsid w:val="00327C93"/>
    <w:rsid w:val="00334D4C"/>
    <w:rsid w:val="0033700C"/>
    <w:rsid w:val="00337C09"/>
    <w:rsid w:val="003403BF"/>
    <w:rsid w:val="003405BA"/>
    <w:rsid w:val="00342531"/>
    <w:rsid w:val="00343C52"/>
    <w:rsid w:val="00343FA2"/>
    <w:rsid w:val="0034440E"/>
    <w:rsid w:val="00345CA2"/>
    <w:rsid w:val="00345FB4"/>
    <w:rsid w:val="00346EE9"/>
    <w:rsid w:val="00347834"/>
    <w:rsid w:val="00350404"/>
    <w:rsid w:val="003509D0"/>
    <w:rsid w:val="00352D1E"/>
    <w:rsid w:val="003548A9"/>
    <w:rsid w:val="0035658D"/>
    <w:rsid w:val="003576F3"/>
    <w:rsid w:val="00357F9C"/>
    <w:rsid w:val="00361B12"/>
    <w:rsid w:val="00362D0D"/>
    <w:rsid w:val="00365742"/>
    <w:rsid w:val="00365E64"/>
    <w:rsid w:val="00367EDD"/>
    <w:rsid w:val="00371994"/>
    <w:rsid w:val="00372BE0"/>
    <w:rsid w:val="00373B20"/>
    <w:rsid w:val="00376037"/>
    <w:rsid w:val="0037769E"/>
    <w:rsid w:val="00380919"/>
    <w:rsid w:val="003810BB"/>
    <w:rsid w:val="0038459C"/>
    <w:rsid w:val="003854BD"/>
    <w:rsid w:val="00385578"/>
    <w:rsid w:val="00390A31"/>
    <w:rsid w:val="003929D5"/>
    <w:rsid w:val="00393B23"/>
    <w:rsid w:val="00396A19"/>
    <w:rsid w:val="003978D8"/>
    <w:rsid w:val="003A1CFC"/>
    <w:rsid w:val="003A1FBD"/>
    <w:rsid w:val="003A2E9B"/>
    <w:rsid w:val="003A350D"/>
    <w:rsid w:val="003A580A"/>
    <w:rsid w:val="003A5AFA"/>
    <w:rsid w:val="003A7A68"/>
    <w:rsid w:val="003B09BC"/>
    <w:rsid w:val="003B0A88"/>
    <w:rsid w:val="003B2506"/>
    <w:rsid w:val="003B3660"/>
    <w:rsid w:val="003B51B2"/>
    <w:rsid w:val="003B5642"/>
    <w:rsid w:val="003B62AD"/>
    <w:rsid w:val="003C0ABD"/>
    <w:rsid w:val="003C14F7"/>
    <w:rsid w:val="003C2A6C"/>
    <w:rsid w:val="003C2F64"/>
    <w:rsid w:val="003C78ED"/>
    <w:rsid w:val="003C7995"/>
    <w:rsid w:val="003D050D"/>
    <w:rsid w:val="003D0943"/>
    <w:rsid w:val="003D4374"/>
    <w:rsid w:val="003D5F71"/>
    <w:rsid w:val="003D61E5"/>
    <w:rsid w:val="003E33FC"/>
    <w:rsid w:val="003E3B71"/>
    <w:rsid w:val="003E7F24"/>
    <w:rsid w:val="003F0CD8"/>
    <w:rsid w:val="003F1090"/>
    <w:rsid w:val="003F200B"/>
    <w:rsid w:val="003F2908"/>
    <w:rsid w:val="003F4123"/>
    <w:rsid w:val="003F586B"/>
    <w:rsid w:val="003F6819"/>
    <w:rsid w:val="003F751D"/>
    <w:rsid w:val="003F7A09"/>
    <w:rsid w:val="00400182"/>
    <w:rsid w:val="0040037C"/>
    <w:rsid w:val="004004CD"/>
    <w:rsid w:val="0040335F"/>
    <w:rsid w:val="00403A8C"/>
    <w:rsid w:val="00404B1E"/>
    <w:rsid w:val="00405C39"/>
    <w:rsid w:val="00406470"/>
    <w:rsid w:val="00406D77"/>
    <w:rsid w:val="00411026"/>
    <w:rsid w:val="00414C49"/>
    <w:rsid w:val="00417E3E"/>
    <w:rsid w:val="00422930"/>
    <w:rsid w:val="00422D41"/>
    <w:rsid w:val="00422E29"/>
    <w:rsid w:val="00423865"/>
    <w:rsid w:val="0042437F"/>
    <w:rsid w:val="00426341"/>
    <w:rsid w:val="00430830"/>
    <w:rsid w:val="00435217"/>
    <w:rsid w:val="00435B11"/>
    <w:rsid w:val="004410FF"/>
    <w:rsid w:val="004416E2"/>
    <w:rsid w:val="00446106"/>
    <w:rsid w:val="00450334"/>
    <w:rsid w:val="00451307"/>
    <w:rsid w:val="004522AE"/>
    <w:rsid w:val="004535D7"/>
    <w:rsid w:val="00453AA4"/>
    <w:rsid w:val="00454F62"/>
    <w:rsid w:val="00456A2D"/>
    <w:rsid w:val="00456D07"/>
    <w:rsid w:val="00460853"/>
    <w:rsid w:val="00460BA5"/>
    <w:rsid w:val="004625D7"/>
    <w:rsid w:val="00466DD1"/>
    <w:rsid w:val="00467300"/>
    <w:rsid w:val="00467953"/>
    <w:rsid w:val="004700FB"/>
    <w:rsid w:val="00470D70"/>
    <w:rsid w:val="004711C2"/>
    <w:rsid w:val="004757A4"/>
    <w:rsid w:val="0047775C"/>
    <w:rsid w:val="00477944"/>
    <w:rsid w:val="004823B5"/>
    <w:rsid w:val="00483D74"/>
    <w:rsid w:val="00484873"/>
    <w:rsid w:val="00485D78"/>
    <w:rsid w:val="0049136A"/>
    <w:rsid w:val="004916CC"/>
    <w:rsid w:val="00492122"/>
    <w:rsid w:val="00492CAA"/>
    <w:rsid w:val="00493936"/>
    <w:rsid w:val="00495D38"/>
    <w:rsid w:val="00497762"/>
    <w:rsid w:val="004977D8"/>
    <w:rsid w:val="00497CD9"/>
    <w:rsid w:val="004A0561"/>
    <w:rsid w:val="004A0955"/>
    <w:rsid w:val="004A1822"/>
    <w:rsid w:val="004A3B7D"/>
    <w:rsid w:val="004A454F"/>
    <w:rsid w:val="004A45C2"/>
    <w:rsid w:val="004A47A3"/>
    <w:rsid w:val="004A60C5"/>
    <w:rsid w:val="004B183F"/>
    <w:rsid w:val="004B2A2C"/>
    <w:rsid w:val="004B3016"/>
    <w:rsid w:val="004B3C36"/>
    <w:rsid w:val="004B58E3"/>
    <w:rsid w:val="004B7A46"/>
    <w:rsid w:val="004C0A2B"/>
    <w:rsid w:val="004C0D34"/>
    <w:rsid w:val="004C3F27"/>
    <w:rsid w:val="004C4535"/>
    <w:rsid w:val="004C7024"/>
    <w:rsid w:val="004C7E42"/>
    <w:rsid w:val="004D06E9"/>
    <w:rsid w:val="004D2354"/>
    <w:rsid w:val="004D47C1"/>
    <w:rsid w:val="004D562F"/>
    <w:rsid w:val="004D5D39"/>
    <w:rsid w:val="004D7391"/>
    <w:rsid w:val="004D74B9"/>
    <w:rsid w:val="004E0D06"/>
    <w:rsid w:val="004E1499"/>
    <w:rsid w:val="004E17D2"/>
    <w:rsid w:val="004E3631"/>
    <w:rsid w:val="004E66A0"/>
    <w:rsid w:val="004E731D"/>
    <w:rsid w:val="004E76C9"/>
    <w:rsid w:val="004F065F"/>
    <w:rsid w:val="004F1F79"/>
    <w:rsid w:val="004F5252"/>
    <w:rsid w:val="004F79CD"/>
    <w:rsid w:val="00502E76"/>
    <w:rsid w:val="00502E88"/>
    <w:rsid w:val="00503F4C"/>
    <w:rsid w:val="00504126"/>
    <w:rsid w:val="00504271"/>
    <w:rsid w:val="00504BAF"/>
    <w:rsid w:val="00505DB2"/>
    <w:rsid w:val="00505EB2"/>
    <w:rsid w:val="005066A5"/>
    <w:rsid w:val="00507E46"/>
    <w:rsid w:val="005113D6"/>
    <w:rsid w:val="00512520"/>
    <w:rsid w:val="00513387"/>
    <w:rsid w:val="00513944"/>
    <w:rsid w:val="0051503B"/>
    <w:rsid w:val="005169B8"/>
    <w:rsid w:val="00517EBE"/>
    <w:rsid w:val="0052395D"/>
    <w:rsid w:val="0052524C"/>
    <w:rsid w:val="00527EDF"/>
    <w:rsid w:val="005319B0"/>
    <w:rsid w:val="005326A4"/>
    <w:rsid w:val="00540CBF"/>
    <w:rsid w:val="00540F95"/>
    <w:rsid w:val="00544F11"/>
    <w:rsid w:val="00545979"/>
    <w:rsid w:val="00551CA6"/>
    <w:rsid w:val="00552D3D"/>
    <w:rsid w:val="00553575"/>
    <w:rsid w:val="00553B56"/>
    <w:rsid w:val="00554062"/>
    <w:rsid w:val="005552FF"/>
    <w:rsid w:val="005559B6"/>
    <w:rsid w:val="00563403"/>
    <w:rsid w:val="00563C31"/>
    <w:rsid w:val="005657C9"/>
    <w:rsid w:val="005658A5"/>
    <w:rsid w:val="00566018"/>
    <w:rsid w:val="00566DDA"/>
    <w:rsid w:val="005670A6"/>
    <w:rsid w:val="005675DE"/>
    <w:rsid w:val="0057038E"/>
    <w:rsid w:val="005708A4"/>
    <w:rsid w:val="00572950"/>
    <w:rsid w:val="00574F11"/>
    <w:rsid w:val="00575758"/>
    <w:rsid w:val="00576040"/>
    <w:rsid w:val="00576E8C"/>
    <w:rsid w:val="00576E98"/>
    <w:rsid w:val="00577A6A"/>
    <w:rsid w:val="00577BFD"/>
    <w:rsid w:val="00577E2C"/>
    <w:rsid w:val="00577F03"/>
    <w:rsid w:val="00583242"/>
    <w:rsid w:val="00584000"/>
    <w:rsid w:val="005851AE"/>
    <w:rsid w:val="0058640B"/>
    <w:rsid w:val="00586431"/>
    <w:rsid w:val="005A0112"/>
    <w:rsid w:val="005A27AB"/>
    <w:rsid w:val="005A2830"/>
    <w:rsid w:val="005A3260"/>
    <w:rsid w:val="005A50BB"/>
    <w:rsid w:val="005A62B8"/>
    <w:rsid w:val="005A6376"/>
    <w:rsid w:val="005A77D4"/>
    <w:rsid w:val="005B0311"/>
    <w:rsid w:val="005B0CB3"/>
    <w:rsid w:val="005B11E5"/>
    <w:rsid w:val="005B3D13"/>
    <w:rsid w:val="005B454C"/>
    <w:rsid w:val="005B5364"/>
    <w:rsid w:val="005B5C9E"/>
    <w:rsid w:val="005B7436"/>
    <w:rsid w:val="005C0B0A"/>
    <w:rsid w:val="005C0B6C"/>
    <w:rsid w:val="005C59F0"/>
    <w:rsid w:val="005C5B57"/>
    <w:rsid w:val="005D0EE7"/>
    <w:rsid w:val="005D1470"/>
    <w:rsid w:val="005D297B"/>
    <w:rsid w:val="005D381E"/>
    <w:rsid w:val="005D5859"/>
    <w:rsid w:val="005E3480"/>
    <w:rsid w:val="005E521E"/>
    <w:rsid w:val="005E58BC"/>
    <w:rsid w:val="005E7E74"/>
    <w:rsid w:val="005F0012"/>
    <w:rsid w:val="005F1B96"/>
    <w:rsid w:val="005F241F"/>
    <w:rsid w:val="005F3271"/>
    <w:rsid w:val="005F3521"/>
    <w:rsid w:val="005F3EC8"/>
    <w:rsid w:val="005F7AA6"/>
    <w:rsid w:val="00600520"/>
    <w:rsid w:val="00601715"/>
    <w:rsid w:val="006026F5"/>
    <w:rsid w:val="0060436D"/>
    <w:rsid w:val="00604A93"/>
    <w:rsid w:val="006057A7"/>
    <w:rsid w:val="006060B6"/>
    <w:rsid w:val="00607973"/>
    <w:rsid w:val="00613269"/>
    <w:rsid w:val="00613745"/>
    <w:rsid w:val="0061518F"/>
    <w:rsid w:val="0061767C"/>
    <w:rsid w:val="00622207"/>
    <w:rsid w:val="0062277A"/>
    <w:rsid w:val="006235DF"/>
    <w:rsid w:val="00623B0D"/>
    <w:rsid w:val="00623ECC"/>
    <w:rsid w:val="006246A4"/>
    <w:rsid w:val="00624903"/>
    <w:rsid w:val="00627DB0"/>
    <w:rsid w:val="00630BA3"/>
    <w:rsid w:val="0063451A"/>
    <w:rsid w:val="006347DD"/>
    <w:rsid w:val="00635E52"/>
    <w:rsid w:val="006360DE"/>
    <w:rsid w:val="0063780E"/>
    <w:rsid w:val="006403C3"/>
    <w:rsid w:val="00640430"/>
    <w:rsid w:val="00641108"/>
    <w:rsid w:val="00644FBE"/>
    <w:rsid w:val="00645AD5"/>
    <w:rsid w:val="00650E4B"/>
    <w:rsid w:val="006511AE"/>
    <w:rsid w:val="006518D6"/>
    <w:rsid w:val="006535CD"/>
    <w:rsid w:val="0065392E"/>
    <w:rsid w:val="00655332"/>
    <w:rsid w:val="00656CDD"/>
    <w:rsid w:val="00656FAA"/>
    <w:rsid w:val="006605B6"/>
    <w:rsid w:val="0066130C"/>
    <w:rsid w:val="00662832"/>
    <w:rsid w:val="0066348A"/>
    <w:rsid w:val="00667408"/>
    <w:rsid w:val="006712D6"/>
    <w:rsid w:val="00673DAD"/>
    <w:rsid w:val="006745AA"/>
    <w:rsid w:val="006746E7"/>
    <w:rsid w:val="00674890"/>
    <w:rsid w:val="006841E4"/>
    <w:rsid w:val="00684212"/>
    <w:rsid w:val="0068536C"/>
    <w:rsid w:val="0068717D"/>
    <w:rsid w:val="00687E85"/>
    <w:rsid w:val="00694553"/>
    <w:rsid w:val="0069743A"/>
    <w:rsid w:val="006977D1"/>
    <w:rsid w:val="006978BD"/>
    <w:rsid w:val="006A2480"/>
    <w:rsid w:val="006A2E53"/>
    <w:rsid w:val="006A3AE7"/>
    <w:rsid w:val="006A47ED"/>
    <w:rsid w:val="006A4EFA"/>
    <w:rsid w:val="006A668D"/>
    <w:rsid w:val="006B0E3E"/>
    <w:rsid w:val="006B21A0"/>
    <w:rsid w:val="006B243D"/>
    <w:rsid w:val="006B360D"/>
    <w:rsid w:val="006B5493"/>
    <w:rsid w:val="006B5A35"/>
    <w:rsid w:val="006B661E"/>
    <w:rsid w:val="006B6A86"/>
    <w:rsid w:val="006C0732"/>
    <w:rsid w:val="006C140E"/>
    <w:rsid w:val="006C3A90"/>
    <w:rsid w:val="006C75EE"/>
    <w:rsid w:val="006C760B"/>
    <w:rsid w:val="006D01CE"/>
    <w:rsid w:val="006D2EEB"/>
    <w:rsid w:val="006D358E"/>
    <w:rsid w:val="006D748F"/>
    <w:rsid w:val="006D7861"/>
    <w:rsid w:val="006E0503"/>
    <w:rsid w:val="006E09D0"/>
    <w:rsid w:val="006E1C95"/>
    <w:rsid w:val="006E4290"/>
    <w:rsid w:val="006E68E3"/>
    <w:rsid w:val="006E7CFF"/>
    <w:rsid w:val="006F2CD2"/>
    <w:rsid w:val="006F342C"/>
    <w:rsid w:val="006F7CC5"/>
    <w:rsid w:val="006F7F34"/>
    <w:rsid w:val="00702D6F"/>
    <w:rsid w:val="00703C4B"/>
    <w:rsid w:val="00704EB2"/>
    <w:rsid w:val="007064DF"/>
    <w:rsid w:val="00711378"/>
    <w:rsid w:val="00711D32"/>
    <w:rsid w:val="00713819"/>
    <w:rsid w:val="00714061"/>
    <w:rsid w:val="00715D33"/>
    <w:rsid w:val="00716BBF"/>
    <w:rsid w:val="00717079"/>
    <w:rsid w:val="0072019A"/>
    <w:rsid w:val="00723A73"/>
    <w:rsid w:val="00723EB6"/>
    <w:rsid w:val="00724164"/>
    <w:rsid w:val="00727736"/>
    <w:rsid w:val="00730BE5"/>
    <w:rsid w:val="00732788"/>
    <w:rsid w:val="0073395E"/>
    <w:rsid w:val="00734EB8"/>
    <w:rsid w:val="0073632D"/>
    <w:rsid w:val="00736B9E"/>
    <w:rsid w:val="00740E82"/>
    <w:rsid w:val="0074534C"/>
    <w:rsid w:val="00746637"/>
    <w:rsid w:val="0075365D"/>
    <w:rsid w:val="0075629E"/>
    <w:rsid w:val="0076170A"/>
    <w:rsid w:val="00762484"/>
    <w:rsid w:val="00763167"/>
    <w:rsid w:val="00763B8E"/>
    <w:rsid w:val="00763BFD"/>
    <w:rsid w:val="007656B6"/>
    <w:rsid w:val="00766BE4"/>
    <w:rsid w:val="00767F86"/>
    <w:rsid w:val="007724D9"/>
    <w:rsid w:val="0077503D"/>
    <w:rsid w:val="007758E9"/>
    <w:rsid w:val="00776156"/>
    <w:rsid w:val="007772C8"/>
    <w:rsid w:val="007777B3"/>
    <w:rsid w:val="00777E0B"/>
    <w:rsid w:val="00777E4A"/>
    <w:rsid w:val="00781198"/>
    <w:rsid w:val="00781E7D"/>
    <w:rsid w:val="00783317"/>
    <w:rsid w:val="007865F9"/>
    <w:rsid w:val="00791DF7"/>
    <w:rsid w:val="007920E6"/>
    <w:rsid w:val="00793068"/>
    <w:rsid w:val="007930F8"/>
    <w:rsid w:val="0079567F"/>
    <w:rsid w:val="00795E40"/>
    <w:rsid w:val="0079607D"/>
    <w:rsid w:val="00796AF9"/>
    <w:rsid w:val="00796B09"/>
    <w:rsid w:val="007A17FA"/>
    <w:rsid w:val="007A68C3"/>
    <w:rsid w:val="007B36B6"/>
    <w:rsid w:val="007B3D2E"/>
    <w:rsid w:val="007B41D7"/>
    <w:rsid w:val="007C044D"/>
    <w:rsid w:val="007C06DD"/>
    <w:rsid w:val="007C0F8C"/>
    <w:rsid w:val="007C5532"/>
    <w:rsid w:val="007C758A"/>
    <w:rsid w:val="007D0310"/>
    <w:rsid w:val="007D363C"/>
    <w:rsid w:val="007D4BFF"/>
    <w:rsid w:val="007D55A6"/>
    <w:rsid w:val="007D5E31"/>
    <w:rsid w:val="007D5EC1"/>
    <w:rsid w:val="007E0E73"/>
    <w:rsid w:val="007E0FC6"/>
    <w:rsid w:val="007E25D9"/>
    <w:rsid w:val="007E6548"/>
    <w:rsid w:val="007E6DDF"/>
    <w:rsid w:val="007E7431"/>
    <w:rsid w:val="007F0A33"/>
    <w:rsid w:val="007F0ABF"/>
    <w:rsid w:val="007F0E46"/>
    <w:rsid w:val="007F2130"/>
    <w:rsid w:val="007F3498"/>
    <w:rsid w:val="007F50A6"/>
    <w:rsid w:val="007F576C"/>
    <w:rsid w:val="007F5BBE"/>
    <w:rsid w:val="007F624C"/>
    <w:rsid w:val="008025AD"/>
    <w:rsid w:val="008030C6"/>
    <w:rsid w:val="00804A39"/>
    <w:rsid w:val="008101F9"/>
    <w:rsid w:val="00810AEF"/>
    <w:rsid w:val="008169C3"/>
    <w:rsid w:val="00817BE7"/>
    <w:rsid w:val="00817E26"/>
    <w:rsid w:val="008232D4"/>
    <w:rsid w:val="008306B8"/>
    <w:rsid w:val="00830C0D"/>
    <w:rsid w:val="008330FA"/>
    <w:rsid w:val="00834768"/>
    <w:rsid w:val="00835057"/>
    <w:rsid w:val="00836715"/>
    <w:rsid w:val="0084328B"/>
    <w:rsid w:val="00843441"/>
    <w:rsid w:val="008454C8"/>
    <w:rsid w:val="00846748"/>
    <w:rsid w:val="008511E0"/>
    <w:rsid w:val="00854DE8"/>
    <w:rsid w:val="00855690"/>
    <w:rsid w:val="00855983"/>
    <w:rsid w:val="008629AD"/>
    <w:rsid w:val="00863F19"/>
    <w:rsid w:val="00864990"/>
    <w:rsid w:val="00864E76"/>
    <w:rsid w:val="00867A28"/>
    <w:rsid w:val="008703B4"/>
    <w:rsid w:val="00874199"/>
    <w:rsid w:val="00875C2B"/>
    <w:rsid w:val="00876072"/>
    <w:rsid w:val="008768AB"/>
    <w:rsid w:val="00882B74"/>
    <w:rsid w:val="008838D7"/>
    <w:rsid w:val="00883F1D"/>
    <w:rsid w:val="00884783"/>
    <w:rsid w:val="00884EDC"/>
    <w:rsid w:val="00890E22"/>
    <w:rsid w:val="00891DE3"/>
    <w:rsid w:val="0089224F"/>
    <w:rsid w:val="00892309"/>
    <w:rsid w:val="0089472F"/>
    <w:rsid w:val="00894FAC"/>
    <w:rsid w:val="008960FC"/>
    <w:rsid w:val="008974F7"/>
    <w:rsid w:val="008A2C04"/>
    <w:rsid w:val="008A37EC"/>
    <w:rsid w:val="008A4851"/>
    <w:rsid w:val="008A4927"/>
    <w:rsid w:val="008A49DA"/>
    <w:rsid w:val="008A4C2C"/>
    <w:rsid w:val="008A6C54"/>
    <w:rsid w:val="008B3EB7"/>
    <w:rsid w:val="008B572A"/>
    <w:rsid w:val="008B5DDB"/>
    <w:rsid w:val="008C0ABF"/>
    <w:rsid w:val="008C3130"/>
    <w:rsid w:val="008C4CB3"/>
    <w:rsid w:val="008C538D"/>
    <w:rsid w:val="008C589B"/>
    <w:rsid w:val="008C639C"/>
    <w:rsid w:val="008D1DB7"/>
    <w:rsid w:val="008D2927"/>
    <w:rsid w:val="008D5162"/>
    <w:rsid w:val="008D692D"/>
    <w:rsid w:val="008E0290"/>
    <w:rsid w:val="008E445E"/>
    <w:rsid w:val="008E47CB"/>
    <w:rsid w:val="008E5181"/>
    <w:rsid w:val="008E55EF"/>
    <w:rsid w:val="008E56BB"/>
    <w:rsid w:val="008F11B3"/>
    <w:rsid w:val="008F21F4"/>
    <w:rsid w:val="008F3AE6"/>
    <w:rsid w:val="008F4586"/>
    <w:rsid w:val="008F4E3B"/>
    <w:rsid w:val="008F625E"/>
    <w:rsid w:val="008F6638"/>
    <w:rsid w:val="009013FF"/>
    <w:rsid w:val="00904300"/>
    <w:rsid w:val="00904D7F"/>
    <w:rsid w:val="00904FFB"/>
    <w:rsid w:val="00906E38"/>
    <w:rsid w:val="009123F1"/>
    <w:rsid w:val="00912848"/>
    <w:rsid w:val="00916759"/>
    <w:rsid w:val="00917A96"/>
    <w:rsid w:val="009203A6"/>
    <w:rsid w:val="009210D0"/>
    <w:rsid w:val="00927024"/>
    <w:rsid w:val="00927448"/>
    <w:rsid w:val="009274B9"/>
    <w:rsid w:val="00930E84"/>
    <w:rsid w:val="00930FC8"/>
    <w:rsid w:val="00931D5B"/>
    <w:rsid w:val="0093502D"/>
    <w:rsid w:val="00935C7C"/>
    <w:rsid w:val="0094485D"/>
    <w:rsid w:val="00945359"/>
    <w:rsid w:val="00946DC9"/>
    <w:rsid w:val="00947EC1"/>
    <w:rsid w:val="00950EA3"/>
    <w:rsid w:val="009552E0"/>
    <w:rsid w:val="009561B6"/>
    <w:rsid w:val="00960F3F"/>
    <w:rsid w:val="00963202"/>
    <w:rsid w:val="009656F6"/>
    <w:rsid w:val="00967423"/>
    <w:rsid w:val="00974D98"/>
    <w:rsid w:val="00974E97"/>
    <w:rsid w:val="009840F6"/>
    <w:rsid w:val="009856E3"/>
    <w:rsid w:val="009946FC"/>
    <w:rsid w:val="00995D94"/>
    <w:rsid w:val="00996796"/>
    <w:rsid w:val="00997396"/>
    <w:rsid w:val="009A2B8D"/>
    <w:rsid w:val="009A3A35"/>
    <w:rsid w:val="009A4BE9"/>
    <w:rsid w:val="009A5A13"/>
    <w:rsid w:val="009B2B8D"/>
    <w:rsid w:val="009B5A5E"/>
    <w:rsid w:val="009B7B2B"/>
    <w:rsid w:val="009C1DE2"/>
    <w:rsid w:val="009C38AA"/>
    <w:rsid w:val="009C48AA"/>
    <w:rsid w:val="009C64E2"/>
    <w:rsid w:val="009C7059"/>
    <w:rsid w:val="009D0A3D"/>
    <w:rsid w:val="009D1B51"/>
    <w:rsid w:val="009D233F"/>
    <w:rsid w:val="009D2495"/>
    <w:rsid w:val="009D2655"/>
    <w:rsid w:val="009D29E4"/>
    <w:rsid w:val="009D2BB7"/>
    <w:rsid w:val="009D3B74"/>
    <w:rsid w:val="009D3D98"/>
    <w:rsid w:val="009D4510"/>
    <w:rsid w:val="009D4CF5"/>
    <w:rsid w:val="009D50BF"/>
    <w:rsid w:val="009D5B7B"/>
    <w:rsid w:val="009D6AB8"/>
    <w:rsid w:val="009E156A"/>
    <w:rsid w:val="009E1C55"/>
    <w:rsid w:val="009E2897"/>
    <w:rsid w:val="009E5B6C"/>
    <w:rsid w:val="009E7F9E"/>
    <w:rsid w:val="009F4B89"/>
    <w:rsid w:val="009F5919"/>
    <w:rsid w:val="009F5B30"/>
    <w:rsid w:val="009F5B60"/>
    <w:rsid w:val="009F63D6"/>
    <w:rsid w:val="009F6405"/>
    <w:rsid w:val="009F71FE"/>
    <w:rsid w:val="00A007F6"/>
    <w:rsid w:val="00A01148"/>
    <w:rsid w:val="00A0216B"/>
    <w:rsid w:val="00A0295F"/>
    <w:rsid w:val="00A062C4"/>
    <w:rsid w:val="00A07960"/>
    <w:rsid w:val="00A11D33"/>
    <w:rsid w:val="00A154B5"/>
    <w:rsid w:val="00A159F6"/>
    <w:rsid w:val="00A16999"/>
    <w:rsid w:val="00A1706A"/>
    <w:rsid w:val="00A234AB"/>
    <w:rsid w:val="00A23714"/>
    <w:rsid w:val="00A254C1"/>
    <w:rsid w:val="00A267BE"/>
    <w:rsid w:val="00A27140"/>
    <w:rsid w:val="00A30627"/>
    <w:rsid w:val="00A31A6B"/>
    <w:rsid w:val="00A3282F"/>
    <w:rsid w:val="00A32847"/>
    <w:rsid w:val="00A347D3"/>
    <w:rsid w:val="00A375CF"/>
    <w:rsid w:val="00A375ED"/>
    <w:rsid w:val="00A37FF7"/>
    <w:rsid w:val="00A400F9"/>
    <w:rsid w:val="00A40297"/>
    <w:rsid w:val="00A40E1F"/>
    <w:rsid w:val="00A41686"/>
    <w:rsid w:val="00A432E1"/>
    <w:rsid w:val="00A4348F"/>
    <w:rsid w:val="00A44966"/>
    <w:rsid w:val="00A44F83"/>
    <w:rsid w:val="00A47495"/>
    <w:rsid w:val="00A47FDB"/>
    <w:rsid w:val="00A51CD5"/>
    <w:rsid w:val="00A521D1"/>
    <w:rsid w:val="00A53F0F"/>
    <w:rsid w:val="00A54DED"/>
    <w:rsid w:val="00A550E1"/>
    <w:rsid w:val="00A56D33"/>
    <w:rsid w:val="00A57AA9"/>
    <w:rsid w:val="00A630A8"/>
    <w:rsid w:val="00A63EDF"/>
    <w:rsid w:val="00A66A90"/>
    <w:rsid w:val="00A70508"/>
    <w:rsid w:val="00A74925"/>
    <w:rsid w:val="00A74C7F"/>
    <w:rsid w:val="00A751D5"/>
    <w:rsid w:val="00A77EC2"/>
    <w:rsid w:val="00A82AAA"/>
    <w:rsid w:val="00A83270"/>
    <w:rsid w:val="00A83463"/>
    <w:rsid w:val="00A8525B"/>
    <w:rsid w:val="00A85F8E"/>
    <w:rsid w:val="00A91676"/>
    <w:rsid w:val="00A91F93"/>
    <w:rsid w:val="00A94C1E"/>
    <w:rsid w:val="00A97149"/>
    <w:rsid w:val="00AA039D"/>
    <w:rsid w:val="00AA72E3"/>
    <w:rsid w:val="00AA78F4"/>
    <w:rsid w:val="00AB2D7E"/>
    <w:rsid w:val="00AB42B9"/>
    <w:rsid w:val="00AB65C6"/>
    <w:rsid w:val="00AC0DE9"/>
    <w:rsid w:val="00AC178A"/>
    <w:rsid w:val="00AC2CC9"/>
    <w:rsid w:val="00AC3A78"/>
    <w:rsid w:val="00AC4164"/>
    <w:rsid w:val="00AC4CFC"/>
    <w:rsid w:val="00AC5656"/>
    <w:rsid w:val="00AC6349"/>
    <w:rsid w:val="00AC7593"/>
    <w:rsid w:val="00AD0D2E"/>
    <w:rsid w:val="00AD3AA2"/>
    <w:rsid w:val="00AD4696"/>
    <w:rsid w:val="00AD4CAC"/>
    <w:rsid w:val="00AD6E72"/>
    <w:rsid w:val="00AE22A0"/>
    <w:rsid w:val="00AE295E"/>
    <w:rsid w:val="00AE2A6A"/>
    <w:rsid w:val="00AE3255"/>
    <w:rsid w:val="00AE59B7"/>
    <w:rsid w:val="00AE5FB2"/>
    <w:rsid w:val="00AE6956"/>
    <w:rsid w:val="00AE6FDC"/>
    <w:rsid w:val="00AF2AC0"/>
    <w:rsid w:val="00AF6DB2"/>
    <w:rsid w:val="00B00D95"/>
    <w:rsid w:val="00B00FD4"/>
    <w:rsid w:val="00B02326"/>
    <w:rsid w:val="00B02E98"/>
    <w:rsid w:val="00B07378"/>
    <w:rsid w:val="00B079C8"/>
    <w:rsid w:val="00B10E26"/>
    <w:rsid w:val="00B12B04"/>
    <w:rsid w:val="00B14066"/>
    <w:rsid w:val="00B14D47"/>
    <w:rsid w:val="00B1517B"/>
    <w:rsid w:val="00B15275"/>
    <w:rsid w:val="00B15680"/>
    <w:rsid w:val="00B16DAD"/>
    <w:rsid w:val="00B173B8"/>
    <w:rsid w:val="00B20D37"/>
    <w:rsid w:val="00B23A20"/>
    <w:rsid w:val="00B23F61"/>
    <w:rsid w:val="00B24BEE"/>
    <w:rsid w:val="00B252BE"/>
    <w:rsid w:val="00B25547"/>
    <w:rsid w:val="00B306B4"/>
    <w:rsid w:val="00B31C0D"/>
    <w:rsid w:val="00B334BD"/>
    <w:rsid w:val="00B3356F"/>
    <w:rsid w:val="00B3461F"/>
    <w:rsid w:val="00B37068"/>
    <w:rsid w:val="00B43464"/>
    <w:rsid w:val="00B44EFC"/>
    <w:rsid w:val="00B527CE"/>
    <w:rsid w:val="00B52A4F"/>
    <w:rsid w:val="00B54490"/>
    <w:rsid w:val="00B55A05"/>
    <w:rsid w:val="00B55FA6"/>
    <w:rsid w:val="00B6149E"/>
    <w:rsid w:val="00B62E7B"/>
    <w:rsid w:val="00B62EA0"/>
    <w:rsid w:val="00B64E5E"/>
    <w:rsid w:val="00B65E76"/>
    <w:rsid w:val="00B66B32"/>
    <w:rsid w:val="00B67D7B"/>
    <w:rsid w:val="00B71010"/>
    <w:rsid w:val="00B72110"/>
    <w:rsid w:val="00B7306B"/>
    <w:rsid w:val="00B7344C"/>
    <w:rsid w:val="00B73954"/>
    <w:rsid w:val="00B74B52"/>
    <w:rsid w:val="00B75DE0"/>
    <w:rsid w:val="00B77E98"/>
    <w:rsid w:val="00B801AD"/>
    <w:rsid w:val="00B81236"/>
    <w:rsid w:val="00B81441"/>
    <w:rsid w:val="00B8145E"/>
    <w:rsid w:val="00B83282"/>
    <w:rsid w:val="00B85EEA"/>
    <w:rsid w:val="00B8618F"/>
    <w:rsid w:val="00B862BA"/>
    <w:rsid w:val="00B92DF9"/>
    <w:rsid w:val="00B93928"/>
    <w:rsid w:val="00B94A1C"/>
    <w:rsid w:val="00B950BB"/>
    <w:rsid w:val="00B96FD7"/>
    <w:rsid w:val="00B97F51"/>
    <w:rsid w:val="00BA000B"/>
    <w:rsid w:val="00BA0BC1"/>
    <w:rsid w:val="00BA3309"/>
    <w:rsid w:val="00BA3A8C"/>
    <w:rsid w:val="00BA4D99"/>
    <w:rsid w:val="00BA5240"/>
    <w:rsid w:val="00BA7519"/>
    <w:rsid w:val="00BB1D29"/>
    <w:rsid w:val="00BB3425"/>
    <w:rsid w:val="00BB5509"/>
    <w:rsid w:val="00BB7493"/>
    <w:rsid w:val="00BB78FD"/>
    <w:rsid w:val="00BC11A7"/>
    <w:rsid w:val="00BC20E7"/>
    <w:rsid w:val="00BC34F6"/>
    <w:rsid w:val="00BC3D8C"/>
    <w:rsid w:val="00BC6A15"/>
    <w:rsid w:val="00BC6BE5"/>
    <w:rsid w:val="00BD091A"/>
    <w:rsid w:val="00BD23F2"/>
    <w:rsid w:val="00BD5C52"/>
    <w:rsid w:val="00BD7D06"/>
    <w:rsid w:val="00BD7E0F"/>
    <w:rsid w:val="00BE1883"/>
    <w:rsid w:val="00BE7B1A"/>
    <w:rsid w:val="00BF0C01"/>
    <w:rsid w:val="00BF1DA5"/>
    <w:rsid w:val="00BF38D7"/>
    <w:rsid w:val="00BF3EAB"/>
    <w:rsid w:val="00BF5D86"/>
    <w:rsid w:val="00BF5ECD"/>
    <w:rsid w:val="00C01697"/>
    <w:rsid w:val="00C01FA0"/>
    <w:rsid w:val="00C02CAE"/>
    <w:rsid w:val="00C02E13"/>
    <w:rsid w:val="00C0310E"/>
    <w:rsid w:val="00C0313E"/>
    <w:rsid w:val="00C03196"/>
    <w:rsid w:val="00C03E93"/>
    <w:rsid w:val="00C05D1B"/>
    <w:rsid w:val="00C05E01"/>
    <w:rsid w:val="00C06808"/>
    <w:rsid w:val="00C11361"/>
    <w:rsid w:val="00C11A18"/>
    <w:rsid w:val="00C1389A"/>
    <w:rsid w:val="00C145FD"/>
    <w:rsid w:val="00C1670A"/>
    <w:rsid w:val="00C2078A"/>
    <w:rsid w:val="00C20A46"/>
    <w:rsid w:val="00C23B67"/>
    <w:rsid w:val="00C25760"/>
    <w:rsid w:val="00C25884"/>
    <w:rsid w:val="00C32C21"/>
    <w:rsid w:val="00C33DEF"/>
    <w:rsid w:val="00C34E98"/>
    <w:rsid w:val="00C3671C"/>
    <w:rsid w:val="00C3740B"/>
    <w:rsid w:val="00C37B48"/>
    <w:rsid w:val="00C418FB"/>
    <w:rsid w:val="00C45067"/>
    <w:rsid w:val="00C4522F"/>
    <w:rsid w:val="00C469D7"/>
    <w:rsid w:val="00C50351"/>
    <w:rsid w:val="00C51322"/>
    <w:rsid w:val="00C543AA"/>
    <w:rsid w:val="00C54A93"/>
    <w:rsid w:val="00C56589"/>
    <w:rsid w:val="00C614E9"/>
    <w:rsid w:val="00C6222C"/>
    <w:rsid w:val="00C62C2C"/>
    <w:rsid w:val="00C64E66"/>
    <w:rsid w:val="00C66A91"/>
    <w:rsid w:val="00C71B11"/>
    <w:rsid w:val="00C7358C"/>
    <w:rsid w:val="00C75864"/>
    <w:rsid w:val="00C7618B"/>
    <w:rsid w:val="00C77CD3"/>
    <w:rsid w:val="00C845F8"/>
    <w:rsid w:val="00C8506E"/>
    <w:rsid w:val="00C91CD5"/>
    <w:rsid w:val="00C94232"/>
    <w:rsid w:val="00C95132"/>
    <w:rsid w:val="00C96EE4"/>
    <w:rsid w:val="00CA0B27"/>
    <w:rsid w:val="00CA270B"/>
    <w:rsid w:val="00CA55A6"/>
    <w:rsid w:val="00CA652E"/>
    <w:rsid w:val="00CA6CF0"/>
    <w:rsid w:val="00CB04D5"/>
    <w:rsid w:val="00CB06CC"/>
    <w:rsid w:val="00CB2137"/>
    <w:rsid w:val="00CB2158"/>
    <w:rsid w:val="00CB2D6D"/>
    <w:rsid w:val="00CB44C0"/>
    <w:rsid w:val="00CB463B"/>
    <w:rsid w:val="00CC082B"/>
    <w:rsid w:val="00CC0BAB"/>
    <w:rsid w:val="00CC33F8"/>
    <w:rsid w:val="00CC553A"/>
    <w:rsid w:val="00CC7FE7"/>
    <w:rsid w:val="00CD0BB1"/>
    <w:rsid w:val="00CD2E87"/>
    <w:rsid w:val="00CD3B22"/>
    <w:rsid w:val="00CD4CF3"/>
    <w:rsid w:val="00CD4F8C"/>
    <w:rsid w:val="00CD67A5"/>
    <w:rsid w:val="00CD6960"/>
    <w:rsid w:val="00CD7634"/>
    <w:rsid w:val="00CE0E96"/>
    <w:rsid w:val="00CE1612"/>
    <w:rsid w:val="00CE4DFC"/>
    <w:rsid w:val="00CE6103"/>
    <w:rsid w:val="00CF0B25"/>
    <w:rsid w:val="00CF2DFA"/>
    <w:rsid w:val="00CF3D7F"/>
    <w:rsid w:val="00CF3DB5"/>
    <w:rsid w:val="00CF4147"/>
    <w:rsid w:val="00CF5665"/>
    <w:rsid w:val="00CF7343"/>
    <w:rsid w:val="00D00FB9"/>
    <w:rsid w:val="00D011A3"/>
    <w:rsid w:val="00D01B92"/>
    <w:rsid w:val="00D027D7"/>
    <w:rsid w:val="00D04C09"/>
    <w:rsid w:val="00D050B3"/>
    <w:rsid w:val="00D062ED"/>
    <w:rsid w:val="00D06FCA"/>
    <w:rsid w:val="00D10794"/>
    <w:rsid w:val="00D10B3F"/>
    <w:rsid w:val="00D1272E"/>
    <w:rsid w:val="00D12E35"/>
    <w:rsid w:val="00D1365D"/>
    <w:rsid w:val="00D13C99"/>
    <w:rsid w:val="00D1690D"/>
    <w:rsid w:val="00D17494"/>
    <w:rsid w:val="00D17E1E"/>
    <w:rsid w:val="00D17FD3"/>
    <w:rsid w:val="00D20148"/>
    <w:rsid w:val="00D2039D"/>
    <w:rsid w:val="00D209B7"/>
    <w:rsid w:val="00D21732"/>
    <w:rsid w:val="00D237DE"/>
    <w:rsid w:val="00D24790"/>
    <w:rsid w:val="00D257FE"/>
    <w:rsid w:val="00D272B4"/>
    <w:rsid w:val="00D305CA"/>
    <w:rsid w:val="00D35562"/>
    <w:rsid w:val="00D358E3"/>
    <w:rsid w:val="00D419AF"/>
    <w:rsid w:val="00D43D0F"/>
    <w:rsid w:val="00D444AE"/>
    <w:rsid w:val="00D44952"/>
    <w:rsid w:val="00D4566E"/>
    <w:rsid w:val="00D470E3"/>
    <w:rsid w:val="00D529D7"/>
    <w:rsid w:val="00D545E2"/>
    <w:rsid w:val="00D57B1A"/>
    <w:rsid w:val="00D60DFD"/>
    <w:rsid w:val="00D628BF"/>
    <w:rsid w:val="00D62BFE"/>
    <w:rsid w:val="00D650F1"/>
    <w:rsid w:val="00D6635A"/>
    <w:rsid w:val="00D71A22"/>
    <w:rsid w:val="00D7364E"/>
    <w:rsid w:val="00D74E87"/>
    <w:rsid w:val="00D76FF1"/>
    <w:rsid w:val="00D77E35"/>
    <w:rsid w:val="00D81714"/>
    <w:rsid w:val="00D8314C"/>
    <w:rsid w:val="00D836B5"/>
    <w:rsid w:val="00D83973"/>
    <w:rsid w:val="00D84FCD"/>
    <w:rsid w:val="00D8589A"/>
    <w:rsid w:val="00D86D43"/>
    <w:rsid w:val="00D90100"/>
    <w:rsid w:val="00D9035E"/>
    <w:rsid w:val="00D97527"/>
    <w:rsid w:val="00D976E9"/>
    <w:rsid w:val="00DA0F53"/>
    <w:rsid w:val="00DA2CE0"/>
    <w:rsid w:val="00DA361C"/>
    <w:rsid w:val="00DA403F"/>
    <w:rsid w:val="00DA4DCC"/>
    <w:rsid w:val="00DA78E0"/>
    <w:rsid w:val="00DB0AD8"/>
    <w:rsid w:val="00DB2050"/>
    <w:rsid w:val="00DB5206"/>
    <w:rsid w:val="00DB5AAE"/>
    <w:rsid w:val="00DB7601"/>
    <w:rsid w:val="00DB7E8F"/>
    <w:rsid w:val="00DC2FEB"/>
    <w:rsid w:val="00DC6D7E"/>
    <w:rsid w:val="00DD089A"/>
    <w:rsid w:val="00DD101C"/>
    <w:rsid w:val="00DD1207"/>
    <w:rsid w:val="00DD1851"/>
    <w:rsid w:val="00DD38CD"/>
    <w:rsid w:val="00DD4B51"/>
    <w:rsid w:val="00DD4ECC"/>
    <w:rsid w:val="00DD536E"/>
    <w:rsid w:val="00DD678F"/>
    <w:rsid w:val="00DE7E89"/>
    <w:rsid w:val="00DF2518"/>
    <w:rsid w:val="00DF2914"/>
    <w:rsid w:val="00DF4558"/>
    <w:rsid w:val="00DF733F"/>
    <w:rsid w:val="00E00629"/>
    <w:rsid w:val="00E0099C"/>
    <w:rsid w:val="00E01482"/>
    <w:rsid w:val="00E03AF0"/>
    <w:rsid w:val="00E059A9"/>
    <w:rsid w:val="00E06688"/>
    <w:rsid w:val="00E06AEC"/>
    <w:rsid w:val="00E06F01"/>
    <w:rsid w:val="00E10C7D"/>
    <w:rsid w:val="00E111B2"/>
    <w:rsid w:val="00E117EE"/>
    <w:rsid w:val="00E22E68"/>
    <w:rsid w:val="00E251A3"/>
    <w:rsid w:val="00E255F0"/>
    <w:rsid w:val="00E25DFC"/>
    <w:rsid w:val="00E26733"/>
    <w:rsid w:val="00E26F03"/>
    <w:rsid w:val="00E270D1"/>
    <w:rsid w:val="00E30A54"/>
    <w:rsid w:val="00E324D2"/>
    <w:rsid w:val="00E33931"/>
    <w:rsid w:val="00E361BF"/>
    <w:rsid w:val="00E3654A"/>
    <w:rsid w:val="00E37A99"/>
    <w:rsid w:val="00E44005"/>
    <w:rsid w:val="00E46B0E"/>
    <w:rsid w:val="00E46C8C"/>
    <w:rsid w:val="00E56130"/>
    <w:rsid w:val="00E57C62"/>
    <w:rsid w:val="00E57E15"/>
    <w:rsid w:val="00E60267"/>
    <w:rsid w:val="00E653D6"/>
    <w:rsid w:val="00E65812"/>
    <w:rsid w:val="00E65CD3"/>
    <w:rsid w:val="00E660F1"/>
    <w:rsid w:val="00E66E20"/>
    <w:rsid w:val="00E7341B"/>
    <w:rsid w:val="00E73A9D"/>
    <w:rsid w:val="00E76278"/>
    <w:rsid w:val="00E76FE1"/>
    <w:rsid w:val="00E778C8"/>
    <w:rsid w:val="00E806BC"/>
    <w:rsid w:val="00E82A23"/>
    <w:rsid w:val="00E82AB0"/>
    <w:rsid w:val="00E869F0"/>
    <w:rsid w:val="00E86A81"/>
    <w:rsid w:val="00E91155"/>
    <w:rsid w:val="00E91F47"/>
    <w:rsid w:val="00E9320A"/>
    <w:rsid w:val="00EA2F7A"/>
    <w:rsid w:val="00EA4E6F"/>
    <w:rsid w:val="00EA67FB"/>
    <w:rsid w:val="00EA7F4F"/>
    <w:rsid w:val="00EB0A71"/>
    <w:rsid w:val="00EB4CAE"/>
    <w:rsid w:val="00EB66C8"/>
    <w:rsid w:val="00EB6F19"/>
    <w:rsid w:val="00EC2275"/>
    <w:rsid w:val="00EC7CB2"/>
    <w:rsid w:val="00ED0B3D"/>
    <w:rsid w:val="00ED20CB"/>
    <w:rsid w:val="00EE0F62"/>
    <w:rsid w:val="00EE1955"/>
    <w:rsid w:val="00EE1A84"/>
    <w:rsid w:val="00EE2CDC"/>
    <w:rsid w:val="00EE301D"/>
    <w:rsid w:val="00EE4A32"/>
    <w:rsid w:val="00EF13E1"/>
    <w:rsid w:val="00EF1EA6"/>
    <w:rsid w:val="00EF4BE1"/>
    <w:rsid w:val="00F02580"/>
    <w:rsid w:val="00F0432F"/>
    <w:rsid w:val="00F04F46"/>
    <w:rsid w:val="00F05D56"/>
    <w:rsid w:val="00F060FA"/>
    <w:rsid w:val="00F06EBD"/>
    <w:rsid w:val="00F10BBD"/>
    <w:rsid w:val="00F13484"/>
    <w:rsid w:val="00F135CA"/>
    <w:rsid w:val="00F14619"/>
    <w:rsid w:val="00F1593A"/>
    <w:rsid w:val="00F16B4D"/>
    <w:rsid w:val="00F175D1"/>
    <w:rsid w:val="00F20643"/>
    <w:rsid w:val="00F2118B"/>
    <w:rsid w:val="00F25156"/>
    <w:rsid w:val="00F3066C"/>
    <w:rsid w:val="00F30D2C"/>
    <w:rsid w:val="00F324F9"/>
    <w:rsid w:val="00F32A21"/>
    <w:rsid w:val="00F32BEB"/>
    <w:rsid w:val="00F32E11"/>
    <w:rsid w:val="00F33A0A"/>
    <w:rsid w:val="00F36181"/>
    <w:rsid w:val="00F417A4"/>
    <w:rsid w:val="00F434D4"/>
    <w:rsid w:val="00F4465D"/>
    <w:rsid w:val="00F45886"/>
    <w:rsid w:val="00F4670D"/>
    <w:rsid w:val="00F4746A"/>
    <w:rsid w:val="00F477A0"/>
    <w:rsid w:val="00F56719"/>
    <w:rsid w:val="00F56970"/>
    <w:rsid w:val="00F571F0"/>
    <w:rsid w:val="00F57987"/>
    <w:rsid w:val="00F62821"/>
    <w:rsid w:val="00F63F0D"/>
    <w:rsid w:val="00F64E6E"/>
    <w:rsid w:val="00F651A5"/>
    <w:rsid w:val="00F66531"/>
    <w:rsid w:val="00F70D2F"/>
    <w:rsid w:val="00F71F01"/>
    <w:rsid w:val="00F746C2"/>
    <w:rsid w:val="00F74A39"/>
    <w:rsid w:val="00F75104"/>
    <w:rsid w:val="00F75126"/>
    <w:rsid w:val="00F77367"/>
    <w:rsid w:val="00F77762"/>
    <w:rsid w:val="00F77904"/>
    <w:rsid w:val="00F81C45"/>
    <w:rsid w:val="00F8210C"/>
    <w:rsid w:val="00F82A93"/>
    <w:rsid w:val="00F83DD6"/>
    <w:rsid w:val="00F93735"/>
    <w:rsid w:val="00F95285"/>
    <w:rsid w:val="00F95F65"/>
    <w:rsid w:val="00FA44DC"/>
    <w:rsid w:val="00FA631F"/>
    <w:rsid w:val="00FA65DD"/>
    <w:rsid w:val="00FB0E0A"/>
    <w:rsid w:val="00FB14F9"/>
    <w:rsid w:val="00FB653C"/>
    <w:rsid w:val="00FC158E"/>
    <w:rsid w:val="00FC21A0"/>
    <w:rsid w:val="00FC2557"/>
    <w:rsid w:val="00FC29E9"/>
    <w:rsid w:val="00FC55F2"/>
    <w:rsid w:val="00FC6F3F"/>
    <w:rsid w:val="00FD2720"/>
    <w:rsid w:val="00FD3F76"/>
    <w:rsid w:val="00FD4E92"/>
    <w:rsid w:val="00FD565A"/>
    <w:rsid w:val="00FD5AE1"/>
    <w:rsid w:val="00FD730D"/>
    <w:rsid w:val="00FE1EF5"/>
    <w:rsid w:val="00FE2A42"/>
    <w:rsid w:val="00FE3C0A"/>
    <w:rsid w:val="00FE7725"/>
    <w:rsid w:val="00FE7A6E"/>
    <w:rsid w:val="00FF017E"/>
    <w:rsid w:val="00FF202E"/>
    <w:rsid w:val="00FF2BA9"/>
    <w:rsid w:val="00FF3F68"/>
    <w:rsid w:val="00FF49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65B50"/>
  <w15:docId w15:val="{A6B342A9-B19F-4D24-A356-EEB197AC6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2FF"/>
  </w:style>
  <w:style w:type="paragraph" w:styleId="Heading1">
    <w:name w:val="heading 1"/>
    <w:basedOn w:val="Normal"/>
    <w:next w:val="Normal"/>
    <w:link w:val="Heading1Char"/>
    <w:qFormat/>
    <w:rsid w:val="00C15A56"/>
    <w:pPr>
      <w:keepNext/>
      <w:spacing w:line="480" w:lineRule="auto"/>
      <w:jc w:val="center"/>
      <w:outlineLvl w:val="0"/>
    </w:pPr>
    <w:rPr>
      <w:b/>
      <w:bCs/>
    </w:rPr>
  </w:style>
  <w:style w:type="paragraph" w:styleId="Heading2">
    <w:name w:val="heading 2"/>
    <w:basedOn w:val="Normal"/>
    <w:next w:val="Normal"/>
    <w:link w:val="Heading2Char"/>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710EE"/>
    <w:pPr>
      <w:keepNext/>
      <w:spacing w:before="240" w:after="60"/>
      <w:outlineLvl w:val="3"/>
    </w:pPr>
    <w:rPr>
      <w:b/>
      <w:bCs/>
      <w:sz w:val="28"/>
      <w:szCs w:val="28"/>
    </w:rPr>
  </w:style>
  <w:style w:type="paragraph" w:styleId="Heading5">
    <w:name w:val="heading 5"/>
    <w:basedOn w:val="Normal"/>
    <w:next w:val="Normal"/>
    <w:link w:val="Heading5Char"/>
    <w:qFormat/>
    <w:rsid w:val="00DB3D8C"/>
    <w:pPr>
      <w:spacing w:before="240" w:after="60"/>
      <w:outlineLvl w:val="4"/>
    </w:pPr>
    <w:rPr>
      <w:b/>
      <w:bCs/>
      <w:i/>
      <w:iCs/>
      <w:sz w:val="26"/>
      <w:szCs w:val="26"/>
    </w:rPr>
  </w:style>
  <w:style w:type="paragraph" w:styleId="Heading6">
    <w:name w:val="heading 6"/>
    <w:basedOn w:val="Normal"/>
    <w:next w:val="Normal"/>
    <w:link w:val="Heading6Char"/>
    <w:qFormat/>
    <w:rsid w:val="00097958"/>
    <w:pPr>
      <w:keepNext/>
      <w:jc w:val="center"/>
      <w:outlineLvl w:val="5"/>
    </w:pPr>
    <w:rPr>
      <w:b/>
      <w:bCs/>
      <w:i/>
      <w:iCs/>
      <w:u w:val="single"/>
    </w:rPr>
  </w:style>
  <w:style w:type="paragraph" w:styleId="Heading7">
    <w:name w:val="heading 7"/>
    <w:basedOn w:val="Normal"/>
    <w:next w:val="Normal"/>
    <w:link w:val="Heading7Char"/>
    <w:qFormat/>
    <w:rsid w:val="00DB3D8C"/>
    <w:pPr>
      <w:spacing w:before="240" w:after="60"/>
      <w:outlineLvl w:val="6"/>
    </w:pPr>
    <w:rPr>
      <w:sz w:val="24"/>
      <w:szCs w:val="24"/>
    </w:rPr>
  </w:style>
  <w:style w:type="paragraph" w:styleId="Heading8">
    <w:name w:val="heading 8"/>
    <w:basedOn w:val="Normal"/>
    <w:next w:val="Normal"/>
    <w:link w:val="Heading8Char"/>
    <w:qFormat/>
    <w:rsid w:val="00097958"/>
    <w:pPr>
      <w:keepNext/>
      <w:outlineLvl w:val="7"/>
    </w:pPr>
    <w:rPr>
      <w:b/>
      <w:bCs/>
      <w:lang w:val="pl-PL" w:eastAsia="pl-PL"/>
    </w:rPr>
  </w:style>
  <w:style w:type="paragraph" w:styleId="Heading9">
    <w:name w:val="heading 9"/>
    <w:basedOn w:val="Normal"/>
    <w:next w:val="Normal"/>
    <w:link w:val="Heading9Char"/>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102A61"/>
    <w:rPr>
      <w:color w:val="0000FF"/>
      <w:u w:val="single"/>
    </w:rPr>
  </w:style>
  <w:style w:type="character" w:styleId="PageNumber">
    <w:name w:val="page number"/>
    <w:basedOn w:val="DefaultParagraphFont"/>
    <w:qFormat/>
    <w:rsid w:val="0094367D"/>
  </w:style>
  <w:style w:type="character" w:customStyle="1" w:styleId="FootnoteCharacters">
    <w:name w:val="Footnote Characters"/>
    <w:basedOn w:val="DefaultParagraphFont"/>
    <w:semiHidden/>
    <w:qFormat/>
    <w:rsid w:val="00FA0403"/>
    <w:rPr>
      <w:vertAlign w:val="superscript"/>
    </w:rPr>
  </w:style>
  <w:style w:type="character" w:customStyle="1" w:styleId="FootnoteAnchor">
    <w:name w:val="Footnote Anchor"/>
    <w:rsid w:val="008B572A"/>
    <w:rPr>
      <w:vertAlign w:val="superscript"/>
    </w:rPr>
  </w:style>
  <w:style w:type="character" w:customStyle="1" w:styleId="Style10ptJustifiedChar">
    <w:name w:val="Style 10 pt Justified Char"/>
    <w:basedOn w:val="DefaultParagraphFont"/>
    <w:link w:val="Style10ptJustified"/>
    <w:qFormat/>
    <w:rsid w:val="00353885"/>
    <w:rPr>
      <w:rFonts w:ascii="Arial" w:eastAsia="MS Mincho" w:hAnsi="Arial" w:cs="Arial"/>
      <w:iCs/>
      <w:lang w:val="en-GB" w:eastAsia="en-US" w:bidi="ar-SA"/>
    </w:rPr>
  </w:style>
  <w:style w:type="character" w:customStyle="1" w:styleId="CharChar">
    <w:name w:val="Char Char"/>
    <w:basedOn w:val="DefaultParagraphFont"/>
    <w:qFormat/>
    <w:rsid w:val="00097958"/>
    <w:rPr>
      <w:rFonts w:ascii="Courier New" w:eastAsia="BatangChe" w:hAnsi="Courier New"/>
      <w:sz w:val="24"/>
      <w:szCs w:val="24"/>
      <w:lang w:val="en-US" w:eastAsia="en-US"/>
    </w:rPr>
  </w:style>
  <w:style w:type="character" w:styleId="Strong">
    <w:name w:val="Strong"/>
    <w:basedOn w:val="DefaultParagraphFont"/>
    <w:qFormat/>
    <w:rsid w:val="00335BE8"/>
    <w:rPr>
      <w:rFonts w:cs="Times New Roman"/>
      <w:b/>
      <w:bCs/>
    </w:rPr>
  </w:style>
  <w:style w:type="character" w:styleId="Emphasis">
    <w:name w:val="Emphasis"/>
    <w:basedOn w:val="DefaultParagraphFont"/>
    <w:uiPriority w:val="20"/>
    <w:qFormat/>
    <w:rsid w:val="00232DA1"/>
    <w:rPr>
      <w:i/>
      <w:iCs/>
    </w:rPr>
  </w:style>
  <w:style w:type="character" w:customStyle="1" w:styleId="shorttext">
    <w:name w:val="short_text"/>
    <w:basedOn w:val="DefaultParagraphFont"/>
    <w:qFormat/>
    <w:rsid w:val="007017C6"/>
  </w:style>
  <w:style w:type="character" w:customStyle="1" w:styleId="longtext">
    <w:name w:val="long_text"/>
    <w:basedOn w:val="DefaultParagraphFont"/>
    <w:qFormat/>
    <w:rsid w:val="004947B9"/>
  </w:style>
  <w:style w:type="character" w:customStyle="1" w:styleId="apple-style-span">
    <w:name w:val="apple-style-span"/>
    <w:basedOn w:val="DefaultParagraphFont"/>
    <w:qFormat/>
    <w:rsid w:val="00C35B8F"/>
  </w:style>
  <w:style w:type="character" w:customStyle="1" w:styleId="apple-converted-space">
    <w:name w:val="apple-converted-space"/>
    <w:basedOn w:val="DefaultParagraphFont"/>
    <w:qFormat/>
    <w:rsid w:val="00C35B8F"/>
  </w:style>
  <w:style w:type="character" w:customStyle="1" w:styleId="hps">
    <w:name w:val="hps"/>
    <w:basedOn w:val="DefaultParagraphFont"/>
    <w:qFormat/>
    <w:rsid w:val="008F05B8"/>
  </w:style>
  <w:style w:type="character" w:customStyle="1" w:styleId="st">
    <w:name w:val="st"/>
    <w:basedOn w:val="DefaultParagraphFont"/>
    <w:qFormat/>
    <w:rsid w:val="00956EB6"/>
  </w:style>
  <w:style w:type="character" w:customStyle="1" w:styleId="Heading1Char">
    <w:name w:val="Heading 1 Char"/>
    <w:basedOn w:val="DefaultParagraphFont"/>
    <w:link w:val="Heading1"/>
    <w:qFormat/>
    <w:rsid w:val="00090033"/>
    <w:rPr>
      <w:b/>
      <w:bCs/>
    </w:rPr>
  </w:style>
  <w:style w:type="character" w:customStyle="1" w:styleId="Heading2Char">
    <w:name w:val="Heading 2 Char"/>
    <w:basedOn w:val="DefaultParagraphFont"/>
    <w:link w:val="Heading2"/>
    <w:qFormat/>
    <w:rsid w:val="00090033"/>
    <w:rPr>
      <w:rFonts w:ascii="Arial" w:hAnsi="Arial" w:cs="Arial"/>
      <w:b/>
      <w:bCs/>
      <w:i/>
      <w:iCs/>
      <w:sz w:val="28"/>
      <w:szCs w:val="28"/>
    </w:rPr>
  </w:style>
  <w:style w:type="character" w:customStyle="1" w:styleId="Heading3Char">
    <w:name w:val="Heading 3 Char"/>
    <w:basedOn w:val="DefaultParagraphFont"/>
    <w:link w:val="Heading3"/>
    <w:qFormat/>
    <w:rsid w:val="00090033"/>
    <w:rPr>
      <w:rFonts w:ascii="Arial" w:hAnsi="Arial" w:cs="Arial"/>
      <w:b/>
      <w:bCs/>
      <w:sz w:val="26"/>
      <w:szCs w:val="26"/>
    </w:rPr>
  </w:style>
  <w:style w:type="character" w:customStyle="1" w:styleId="Heading4Char">
    <w:name w:val="Heading 4 Char"/>
    <w:basedOn w:val="DefaultParagraphFont"/>
    <w:link w:val="Heading4"/>
    <w:qFormat/>
    <w:rsid w:val="00090033"/>
    <w:rPr>
      <w:b/>
      <w:bCs/>
      <w:sz w:val="28"/>
      <w:szCs w:val="28"/>
    </w:rPr>
  </w:style>
  <w:style w:type="character" w:customStyle="1" w:styleId="Heading5Char">
    <w:name w:val="Heading 5 Char"/>
    <w:basedOn w:val="DefaultParagraphFont"/>
    <w:link w:val="Heading5"/>
    <w:qFormat/>
    <w:rsid w:val="00090033"/>
    <w:rPr>
      <w:b/>
      <w:bCs/>
      <w:i/>
      <w:iCs/>
      <w:sz w:val="26"/>
      <w:szCs w:val="26"/>
    </w:rPr>
  </w:style>
  <w:style w:type="character" w:customStyle="1" w:styleId="Heading6Char">
    <w:name w:val="Heading 6 Char"/>
    <w:basedOn w:val="DefaultParagraphFont"/>
    <w:link w:val="Heading6"/>
    <w:qFormat/>
    <w:rsid w:val="00090033"/>
    <w:rPr>
      <w:b/>
      <w:bCs/>
      <w:i/>
      <w:iCs/>
      <w:u w:val="single"/>
    </w:rPr>
  </w:style>
  <w:style w:type="character" w:customStyle="1" w:styleId="Heading7Char">
    <w:name w:val="Heading 7 Char"/>
    <w:basedOn w:val="DefaultParagraphFont"/>
    <w:link w:val="Heading7"/>
    <w:qFormat/>
    <w:rsid w:val="00090033"/>
    <w:rPr>
      <w:sz w:val="24"/>
      <w:szCs w:val="24"/>
    </w:rPr>
  </w:style>
  <w:style w:type="character" w:customStyle="1" w:styleId="Heading8Char">
    <w:name w:val="Heading 8 Char"/>
    <w:basedOn w:val="DefaultParagraphFont"/>
    <w:link w:val="Heading8"/>
    <w:qFormat/>
    <w:rsid w:val="00090033"/>
    <w:rPr>
      <w:b/>
      <w:bCs/>
      <w:lang w:val="pl-PL" w:eastAsia="pl-PL"/>
    </w:rPr>
  </w:style>
  <w:style w:type="character" w:customStyle="1" w:styleId="Heading9Char">
    <w:name w:val="Heading 9 Char"/>
    <w:basedOn w:val="DefaultParagraphFont"/>
    <w:link w:val="Heading9"/>
    <w:qFormat/>
    <w:rsid w:val="00090033"/>
    <w:rPr>
      <w:b/>
      <w:bCs/>
      <w:lang w:val="en-AU" w:eastAsia="pl-PL"/>
    </w:rPr>
  </w:style>
  <w:style w:type="character" w:customStyle="1" w:styleId="HeaderChar">
    <w:name w:val="Header Char"/>
    <w:basedOn w:val="DefaultParagraphFont"/>
    <w:link w:val="Header"/>
    <w:uiPriority w:val="99"/>
    <w:qFormat/>
    <w:rsid w:val="00090033"/>
  </w:style>
  <w:style w:type="character" w:customStyle="1" w:styleId="FooterChar">
    <w:name w:val="Footer Char"/>
    <w:basedOn w:val="DefaultParagraphFont"/>
    <w:link w:val="Footer"/>
    <w:qFormat/>
    <w:rsid w:val="00090033"/>
  </w:style>
  <w:style w:type="character" w:customStyle="1" w:styleId="BalloonTextChar">
    <w:name w:val="Balloon Text Char"/>
    <w:basedOn w:val="DefaultParagraphFont"/>
    <w:link w:val="BalloonText"/>
    <w:semiHidden/>
    <w:qFormat/>
    <w:rsid w:val="00090033"/>
    <w:rPr>
      <w:rFonts w:ascii="Tahoma" w:hAnsi="Tahoma"/>
      <w:sz w:val="16"/>
      <w:szCs w:val="16"/>
    </w:rPr>
  </w:style>
  <w:style w:type="character" w:customStyle="1" w:styleId="BodyTextIndentChar">
    <w:name w:val="Body Text Indent Char"/>
    <w:basedOn w:val="DefaultParagraphFont"/>
    <w:link w:val="BodyTextIndent"/>
    <w:qFormat/>
    <w:rsid w:val="00090033"/>
    <w:rPr>
      <w:lang w:val="id-ID"/>
    </w:rPr>
  </w:style>
  <w:style w:type="character" w:customStyle="1" w:styleId="BodyTextIndent2Char">
    <w:name w:val="Body Text Indent 2 Char"/>
    <w:basedOn w:val="DefaultParagraphFont"/>
    <w:link w:val="BodyTextIndent2"/>
    <w:qFormat/>
    <w:rsid w:val="00090033"/>
  </w:style>
  <w:style w:type="character" w:customStyle="1" w:styleId="BodyTextChar">
    <w:name w:val="Body Text Char"/>
    <w:basedOn w:val="DefaultParagraphFont"/>
    <w:link w:val="BodyText"/>
    <w:qFormat/>
    <w:rsid w:val="00090033"/>
    <w:rPr>
      <w:lang w:val="id-ID" w:eastAsia="id-ID"/>
    </w:rPr>
  </w:style>
  <w:style w:type="character" w:customStyle="1" w:styleId="FootnoteTextChar">
    <w:name w:val="Footnote Text Char"/>
    <w:basedOn w:val="DefaultParagraphFont"/>
    <w:link w:val="FootnoteText"/>
    <w:semiHidden/>
    <w:qFormat/>
    <w:rsid w:val="00090033"/>
    <w:rPr>
      <w:rFonts w:cs="Traditional Arabic"/>
      <w:lang w:eastAsia="ko-KR"/>
    </w:rPr>
  </w:style>
  <w:style w:type="character" w:customStyle="1" w:styleId="BodyTextIndent3Char">
    <w:name w:val="Body Text Indent 3 Char"/>
    <w:basedOn w:val="DefaultParagraphFont"/>
    <w:link w:val="BodyTextIndent3"/>
    <w:qFormat/>
    <w:rsid w:val="00090033"/>
    <w:rPr>
      <w:sz w:val="16"/>
      <w:szCs w:val="16"/>
    </w:rPr>
  </w:style>
  <w:style w:type="character" w:customStyle="1" w:styleId="BodyText2Char">
    <w:name w:val="Body Text 2 Char"/>
    <w:basedOn w:val="DefaultParagraphFont"/>
    <w:link w:val="BodyText2"/>
    <w:qFormat/>
    <w:rsid w:val="00090033"/>
  </w:style>
  <w:style w:type="character" w:customStyle="1" w:styleId="TitleChar">
    <w:name w:val="Title Char"/>
    <w:basedOn w:val="DefaultParagraphFont"/>
    <w:link w:val="Title"/>
    <w:qFormat/>
    <w:rsid w:val="00090033"/>
    <w:rPr>
      <w:b/>
      <w:bCs/>
      <w:sz w:val="28"/>
      <w:szCs w:val="24"/>
      <w:lang w:val="id-ID"/>
    </w:rPr>
  </w:style>
  <w:style w:type="character" w:customStyle="1" w:styleId="PlainTextChar">
    <w:name w:val="Plain Text Char"/>
    <w:basedOn w:val="DefaultParagraphFont"/>
    <w:link w:val="PlainText"/>
    <w:semiHidden/>
    <w:qFormat/>
    <w:rsid w:val="00090033"/>
    <w:rPr>
      <w:rFonts w:ascii="Courier New" w:eastAsia="BatangChe" w:hAnsi="Courier New"/>
      <w:sz w:val="24"/>
      <w:szCs w:val="24"/>
    </w:rPr>
  </w:style>
  <w:style w:type="character" w:customStyle="1" w:styleId="SubtitleChar">
    <w:name w:val="Subtitle Char"/>
    <w:basedOn w:val="DefaultParagraphFont"/>
    <w:link w:val="Subtitle"/>
    <w:qFormat/>
    <w:rsid w:val="00090033"/>
    <w:rPr>
      <w:b/>
      <w:bCs/>
      <w:sz w:val="32"/>
      <w:szCs w:val="32"/>
      <w:lang w:val="en-GB"/>
    </w:rPr>
  </w:style>
  <w:style w:type="character" w:customStyle="1" w:styleId="HTMLPreformattedChar">
    <w:name w:val="HTML Preformatted Char"/>
    <w:basedOn w:val="DefaultParagraphFont"/>
    <w:link w:val="HTMLPreformatted"/>
    <w:qFormat/>
    <w:rsid w:val="00090033"/>
    <w:rPr>
      <w:rFonts w:ascii="Courier New" w:hAnsi="Courier New" w:cs="Courier New"/>
    </w:rPr>
  </w:style>
  <w:style w:type="character" w:styleId="PlaceholderText">
    <w:name w:val="Placeholder Text"/>
    <w:basedOn w:val="DefaultParagraphFont"/>
    <w:uiPriority w:val="99"/>
    <w:semiHidden/>
    <w:qFormat/>
    <w:rsid w:val="00A31A0D"/>
    <w:rPr>
      <w:color w:val="808080"/>
    </w:rPr>
  </w:style>
  <w:style w:type="paragraph" w:customStyle="1" w:styleId="Heading">
    <w:name w:val="Heading"/>
    <w:basedOn w:val="Normal"/>
    <w:next w:val="BodyText"/>
    <w:qFormat/>
    <w:rsid w:val="008B572A"/>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C15A56"/>
    <w:pPr>
      <w:spacing w:after="120"/>
    </w:pPr>
    <w:rPr>
      <w:lang w:val="id-ID" w:eastAsia="id-ID"/>
    </w:rPr>
  </w:style>
  <w:style w:type="paragraph" w:styleId="List">
    <w:name w:val="List"/>
    <w:basedOn w:val="Normal"/>
    <w:rsid w:val="00DA0390"/>
    <w:pPr>
      <w:ind w:left="360" w:hanging="360"/>
      <w:jc w:val="center"/>
    </w:pPr>
    <w:rPr>
      <w:sz w:val="24"/>
      <w:szCs w:val="24"/>
    </w:rPr>
  </w:style>
  <w:style w:type="paragraph" w:styleId="Caption">
    <w:name w:val="caption"/>
    <w:basedOn w:val="Normal"/>
    <w:next w:val="Normal"/>
    <w:qFormat/>
    <w:rsid w:val="00C15A56"/>
    <w:pPr>
      <w:spacing w:line="480" w:lineRule="auto"/>
      <w:jc w:val="center"/>
    </w:pPr>
    <w:rPr>
      <w:i/>
      <w:iCs/>
    </w:rPr>
  </w:style>
  <w:style w:type="paragraph" w:customStyle="1" w:styleId="Index">
    <w:name w:val="Index"/>
    <w:basedOn w:val="Normal"/>
    <w:qFormat/>
    <w:rsid w:val="008B572A"/>
    <w:pPr>
      <w:suppressLineNumbers/>
    </w:pPr>
    <w:rPr>
      <w:rFonts w:cs="Lohit Devanagari"/>
    </w:rPr>
  </w:style>
  <w:style w:type="paragraph" w:customStyle="1" w:styleId="HeaderandFooter">
    <w:name w:val="Header and Footer"/>
    <w:basedOn w:val="Normal"/>
    <w:qFormat/>
    <w:rsid w:val="008B572A"/>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rsid w:val="0094367D"/>
    <w:pPr>
      <w:tabs>
        <w:tab w:val="center" w:pos="4320"/>
        <w:tab w:val="right" w:pos="8640"/>
      </w:tabs>
    </w:pPr>
  </w:style>
  <w:style w:type="paragraph" w:styleId="BalloonText">
    <w:name w:val="Balloon Text"/>
    <w:basedOn w:val="Normal"/>
    <w:link w:val="BalloonTextChar"/>
    <w:semiHidden/>
    <w:qFormat/>
    <w:rsid w:val="00061D77"/>
    <w:rPr>
      <w:rFonts w:ascii="Tahoma" w:hAnsi="Tahoma"/>
      <w:sz w:val="16"/>
      <w:szCs w:val="16"/>
    </w:rPr>
  </w:style>
  <w:style w:type="paragraph" w:styleId="BodyTextIndent">
    <w:name w:val="Body Text Indent"/>
    <w:basedOn w:val="Normal"/>
    <w:link w:val="BodyTextIndentChar"/>
    <w:rsid w:val="00C15A56"/>
    <w:pPr>
      <w:spacing w:line="360" w:lineRule="auto"/>
      <w:ind w:left="456" w:firstLine="984"/>
      <w:jc w:val="both"/>
    </w:pPr>
    <w:rPr>
      <w:lang w:val="id-ID"/>
    </w:rPr>
  </w:style>
  <w:style w:type="paragraph" w:styleId="BodyTextIndent2">
    <w:name w:val="Body Text Indent 2"/>
    <w:basedOn w:val="Normal"/>
    <w:link w:val="BodyTextIndent2Char"/>
    <w:qFormat/>
    <w:rsid w:val="00C15A56"/>
    <w:pPr>
      <w:spacing w:after="120" w:line="480" w:lineRule="auto"/>
      <w:ind w:left="360"/>
    </w:pPr>
  </w:style>
  <w:style w:type="paragraph" w:styleId="FootnoteText">
    <w:name w:val="footnote text"/>
    <w:basedOn w:val="Normal"/>
    <w:link w:val="FootnoteTextChar"/>
    <w:semiHidden/>
    <w:rsid w:val="00FA0403"/>
    <w:rPr>
      <w:rFonts w:cs="Traditional Arabic"/>
      <w:lang w:eastAsia="ko-KR"/>
    </w:rPr>
  </w:style>
  <w:style w:type="paragraph" w:customStyle="1" w:styleId="Judulbab">
    <w:name w:val="Judul bab"/>
    <w:basedOn w:val="Normal"/>
    <w:qFormat/>
    <w:rsid w:val="004710EE"/>
    <w:pPr>
      <w:spacing w:line="475" w:lineRule="atLeast"/>
      <w:jc w:val="center"/>
    </w:pPr>
    <w:rPr>
      <w:b/>
      <w:sz w:val="32"/>
    </w:rPr>
  </w:style>
  <w:style w:type="paragraph" w:customStyle="1" w:styleId="IsiBabforKomputek">
    <w:name w:val="Isi Bab for Komputek"/>
    <w:basedOn w:val="Normal"/>
    <w:qFormat/>
    <w:rsid w:val="004710EE"/>
    <w:pPr>
      <w:ind w:firstLine="720"/>
      <w:jc w:val="both"/>
    </w:pPr>
  </w:style>
  <w:style w:type="paragraph" w:customStyle="1" w:styleId="tole">
    <w:name w:val="tole"/>
    <w:basedOn w:val="Normal"/>
    <w:qFormat/>
    <w:rsid w:val="00E91546"/>
    <w:pPr>
      <w:jc w:val="center"/>
      <w:outlineLvl w:val="0"/>
    </w:pPr>
    <w:rPr>
      <w:b/>
      <w:bCs/>
      <w:sz w:val="28"/>
      <w:szCs w:val="28"/>
    </w:rPr>
  </w:style>
  <w:style w:type="paragraph" w:customStyle="1" w:styleId="tolesBold">
    <w:name w:val="toles + Bold"/>
    <w:basedOn w:val="Normal"/>
    <w:qFormat/>
    <w:rsid w:val="00E91546"/>
    <w:pPr>
      <w:jc w:val="center"/>
      <w:outlineLvl w:val="0"/>
    </w:pPr>
    <w:rPr>
      <w:i/>
      <w:iCs/>
      <w:sz w:val="24"/>
      <w:szCs w:val="24"/>
    </w:rPr>
  </w:style>
  <w:style w:type="paragraph" w:customStyle="1" w:styleId="toleLinespacingsingle">
    <w:name w:val="tole + Line spacing:  single"/>
    <w:basedOn w:val="Normal"/>
    <w:qFormat/>
    <w:rsid w:val="00E91546"/>
    <w:pPr>
      <w:jc w:val="both"/>
    </w:pPr>
    <w:rPr>
      <w:sz w:val="24"/>
      <w:szCs w:val="24"/>
    </w:rPr>
  </w:style>
  <w:style w:type="paragraph" w:customStyle="1" w:styleId="bunga">
    <w:name w:val="bunga"/>
    <w:basedOn w:val="Normal"/>
    <w:qFormat/>
    <w:rsid w:val="00E91546"/>
    <w:pPr>
      <w:jc w:val="both"/>
    </w:pPr>
    <w:rPr>
      <w:rFonts w:ascii="Arial" w:hAnsi="Arial" w:cs="Arial"/>
      <w:szCs w:val="24"/>
    </w:rPr>
  </w:style>
  <w:style w:type="paragraph" w:customStyle="1" w:styleId="bunga2">
    <w:name w:val="bunga2"/>
    <w:basedOn w:val="Normal"/>
    <w:qFormat/>
    <w:rsid w:val="00E91546"/>
    <w:pPr>
      <w:jc w:val="both"/>
      <w:outlineLvl w:val="0"/>
    </w:pPr>
    <w:rPr>
      <w:rFonts w:ascii="Arial" w:hAnsi="Arial" w:cs="Arial"/>
      <w:b/>
      <w:bCs/>
      <w:szCs w:val="24"/>
    </w:rPr>
  </w:style>
  <w:style w:type="paragraph" w:customStyle="1" w:styleId="DiQi">
    <w:name w:val="DiQi"/>
    <w:basedOn w:val="Normal"/>
    <w:qFormat/>
    <w:rsid w:val="00DA0390"/>
    <w:pPr>
      <w:spacing w:line="360" w:lineRule="auto"/>
      <w:jc w:val="both"/>
    </w:pPr>
    <w:rPr>
      <w:sz w:val="24"/>
      <w:szCs w:val="24"/>
    </w:rPr>
  </w:style>
  <w:style w:type="paragraph" w:customStyle="1" w:styleId="tole3">
    <w:name w:val="tole3"/>
    <w:basedOn w:val="DiQi"/>
    <w:qFormat/>
    <w:rsid w:val="00DA0390"/>
    <w:pPr>
      <w:spacing w:line="240" w:lineRule="auto"/>
      <w:outlineLvl w:val="0"/>
    </w:pPr>
    <w:rPr>
      <w:rFonts w:ascii="Arial" w:hAnsi="Arial" w:cs="Arial"/>
      <w:b/>
      <w:bCs/>
      <w:sz w:val="20"/>
    </w:rPr>
  </w:style>
  <w:style w:type="paragraph" w:customStyle="1" w:styleId="yange">
    <w:name w:val="yange"/>
    <w:basedOn w:val="DiQi"/>
    <w:qFormat/>
    <w:rsid w:val="00DA0390"/>
    <w:pPr>
      <w:spacing w:line="240" w:lineRule="auto"/>
      <w:ind w:left="360"/>
    </w:pPr>
    <w:rPr>
      <w:rFonts w:ascii="Arial" w:hAnsi="Arial" w:cs="Arial"/>
      <w:sz w:val="20"/>
    </w:rPr>
  </w:style>
  <w:style w:type="paragraph" w:customStyle="1" w:styleId="yange2">
    <w:name w:val="yange2"/>
    <w:basedOn w:val="DiQi"/>
    <w:qFormat/>
    <w:rsid w:val="00DA0390"/>
    <w:pPr>
      <w:spacing w:line="240" w:lineRule="auto"/>
    </w:pPr>
    <w:rPr>
      <w:rFonts w:ascii="Arial" w:hAnsi="Arial" w:cs="Arial"/>
      <w:sz w:val="20"/>
    </w:rPr>
  </w:style>
  <w:style w:type="paragraph" w:customStyle="1" w:styleId="JossTole">
    <w:name w:val="JossTole"/>
    <w:basedOn w:val="DiQi"/>
    <w:qFormat/>
    <w:rsid w:val="00DA0390"/>
    <w:pPr>
      <w:spacing w:line="240" w:lineRule="auto"/>
      <w:ind w:firstLine="709"/>
    </w:pPr>
    <w:rPr>
      <w:rFonts w:ascii="Arial" w:hAnsi="Arial" w:cs="Arial"/>
      <w:sz w:val="20"/>
    </w:rPr>
  </w:style>
  <w:style w:type="paragraph" w:styleId="BodyTextIndent3">
    <w:name w:val="Body Text Indent 3"/>
    <w:basedOn w:val="Normal"/>
    <w:link w:val="BodyTextIndent3Char"/>
    <w:qFormat/>
    <w:rsid w:val="00DB3D8C"/>
    <w:pPr>
      <w:spacing w:after="120"/>
      <w:ind w:left="360"/>
    </w:pPr>
    <w:rPr>
      <w:sz w:val="16"/>
      <w:szCs w:val="16"/>
    </w:rPr>
  </w:style>
  <w:style w:type="paragraph" w:customStyle="1" w:styleId="Body0">
    <w:name w:val="Body 0"/>
    <w:basedOn w:val="Normal"/>
    <w:qFormat/>
    <w:rsid w:val="00DB3D8C"/>
    <w:pPr>
      <w:spacing w:line="360" w:lineRule="atLeast"/>
      <w:jc w:val="both"/>
    </w:pPr>
    <w:rPr>
      <w:rFonts w:ascii="Palatino" w:hAnsi="Palatino"/>
      <w:sz w:val="24"/>
      <w:szCs w:val="24"/>
    </w:rPr>
  </w:style>
  <w:style w:type="paragraph" w:styleId="BodyText2">
    <w:name w:val="Body Text 2"/>
    <w:basedOn w:val="Normal"/>
    <w:link w:val="BodyText2Char"/>
    <w:qFormat/>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qFormat/>
    <w:rsid w:val="004E154B"/>
    <w:pPr>
      <w:jc w:val="both"/>
    </w:pPr>
    <w:rPr>
      <w:rFonts w:eastAsia="MS Mincho" w:cs="Angsana New"/>
      <w:sz w:val="18"/>
      <w:szCs w:val="18"/>
      <w:lang w:bidi="th-TH"/>
    </w:rPr>
  </w:style>
  <w:style w:type="paragraph" w:customStyle="1" w:styleId="Default">
    <w:name w:val="Default"/>
    <w:qFormat/>
    <w:rsid w:val="004E154B"/>
    <w:pPr>
      <w:widowControl w:val="0"/>
    </w:pPr>
    <w:rPr>
      <w:rFonts w:cs="Angsana New"/>
      <w:color w:val="000000"/>
      <w:sz w:val="24"/>
      <w:szCs w:val="24"/>
    </w:rPr>
  </w:style>
  <w:style w:type="paragraph" w:customStyle="1" w:styleId="SectionTitle">
    <w:name w:val="Section Title"/>
    <w:basedOn w:val="Normal"/>
    <w:autoRedefine/>
    <w:qFormat/>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qFormat/>
    <w:rsid w:val="00353885"/>
    <w:pPr>
      <w:snapToGrid w:val="0"/>
      <w:ind w:firstLine="720"/>
      <w:jc w:val="both"/>
    </w:pPr>
    <w:rPr>
      <w:rFonts w:ascii="Arial" w:eastAsia="MS Mincho" w:hAnsi="Arial" w:cs="Arial"/>
      <w:iCs/>
      <w:lang w:val="en-GB"/>
    </w:rPr>
  </w:style>
  <w:style w:type="paragraph" w:customStyle="1" w:styleId="paperbody">
    <w:name w:val="paper body"/>
    <w:basedOn w:val="Normal"/>
    <w:qFormat/>
    <w:rsid w:val="00097958"/>
    <w:pPr>
      <w:jc w:val="both"/>
    </w:pPr>
    <w:rPr>
      <w:sz w:val="24"/>
      <w:szCs w:val="24"/>
      <w:lang w:val="en-AU"/>
    </w:rPr>
  </w:style>
  <w:style w:type="paragraph" w:styleId="PlainText">
    <w:name w:val="Plain Text"/>
    <w:basedOn w:val="Normal"/>
    <w:link w:val="PlainTextChar"/>
    <w:semiHidden/>
    <w:qFormat/>
    <w:rsid w:val="00097958"/>
    <w:rPr>
      <w:rFonts w:ascii="Courier New" w:eastAsia="BatangChe" w:hAnsi="Courier New"/>
      <w:sz w:val="24"/>
      <w:szCs w:val="24"/>
    </w:rPr>
  </w:style>
  <w:style w:type="paragraph" w:styleId="Subtitle">
    <w:name w:val="Subtitle"/>
    <w:basedOn w:val="Normal"/>
    <w:link w:val="SubtitleChar"/>
    <w:qFormat/>
    <w:rsid w:val="00097958"/>
    <w:pPr>
      <w:jc w:val="center"/>
    </w:pPr>
    <w:rPr>
      <w:b/>
      <w:bCs/>
      <w:sz w:val="32"/>
      <w:szCs w:val="32"/>
      <w:lang w:val="en-GB"/>
    </w:rPr>
  </w:style>
  <w:style w:type="paragraph" w:customStyle="1" w:styleId="Body">
    <w:name w:val="Body"/>
    <w:basedOn w:val="Normal"/>
    <w:qFormat/>
    <w:rsid w:val="00097958"/>
    <w:pPr>
      <w:widowControl w:val="0"/>
      <w:ind w:firstLine="340"/>
      <w:jc w:val="both"/>
      <w:textAlignment w:val="baseline"/>
    </w:pPr>
    <w:rPr>
      <w:rFonts w:eastAsia="BatangChe"/>
      <w:lang w:eastAsia="ko-KR"/>
    </w:rPr>
  </w:style>
  <w:style w:type="paragraph" w:customStyle="1" w:styleId="Reference">
    <w:name w:val="Reference"/>
    <w:basedOn w:val="Normal"/>
    <w:qFormat/>
    <w:rsid w:val="00097958"/>
    <w:pPr>
      <w:widowControl w:val="0"/>
      <w:spacing w:before="60" w:after="60"/>
      <w:ind w:left="288" w:hanging="288"/>
      <w:jc w:val="both"/>
      <w:textAlignment w:val="baseline"/>
    </w:pPr>
    <w:rPr>
      <w:rFonts w:eastAsia="BatangChe"/>
      <w:lang w:eastAsia="ko-KR"/>
    </w:rPr>
  </w:style>
  <w:style w:type="paragraph" w:customStyle="1" w:styleId="Demenko">
    <w:name w:val="Demenko"/>
    <w:basedOn w:val="Normal"/>
    <w:qFormat/>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qFormat/>
    <w:rsid w:val="00097958"/>
    <w:pPr>
      <w:widowControl w:val="0"/>
      <w:spacing w:line="252" w:lineRule="auto"/>
      <w:ind w:firstLine="202"/>
      <w:jc w:val="both"/>
    </w:pPr>
    <w:rPr>
      <w:rFonts w:eastAsia="Batang"/>
      <w:lang w:eastAsia="ko-KR"/>
    </w:rPr>
  </w:style>
  <w:style w:type="paragraph" w:customStyle="1" w:styleId="Equation">
    <w:name w:val="Equation"/>
    <w:basedOn w:val="Normal"/>
    <w:next w:val="Normal"/>
    <w:qFormat/>
    <w:rsid w:val="00097958"/>
    <w:pPr>
      <w:widowControl w:val="0"/>
      <w:tabs>
        <w:tab w:val="right" w:pos="5040"/>
      </w:tabs>
      <w:spacing w:line="252" w:lineRule="auto"/>
      <w:jc w:val="both"/>
    </w:pPr>
    <w:rPr>
      <w:rFonts w:eastAsia="Batang"/>
      <w:lang w:eastAsia="ko-KR"/>
    </w:rPr>
  </w:style>
  <w:style w:type="paragraph" w:customStyle="1" w:styleId="TableTitle">
    <w:name w:val="Table Title"/>
    <w:basedOn w:val="Normal"/>
    <w:qFormat/>
    <w:rsid w:val="00097958"/>
    <w:pPr>
      <w:jc w:val="center"/>
    </w:pPr>
    <w:rPr>
      <w:smallCaps/>
      <w:sz w:val="16"/>
      <w:szCs w:val="16"/>
    </w:rPr>
  </w:style>
  <w:style w:type="paragraph" w:customStyle="1" w:styleId="Sub-titles">
    <w:name w:val="Sub-titles"/>
    <w:basedOn w:val="Normal"/>
    <w:qFormat/>
    <w:rsid w:val="00097958"/>
    <w:pPr>
      <w:jc w:val="both"/>
    </w:pPr>
    <w:rPr>
      <w:b/>
      <w:bCs/>
      <w:color w:val="000000"/>
      <w:sz w:val="24"/>
      <w:szCs w:val="24"/>
      <w:lang w:val="pt-PT" w:eastAsia="pt-PT"/>
    </w:rPr>
  </w:style>
  <w:style w:type="paragraph" w:customStyle="1" w:styleId="text0">
    <w:name w:val="text"/>
    <w:basedOn w:val="Normal"/>
    <w:qFormat/>
    <w:rsid w:val="00097958"/>
    <w:pPr>
      <w:ind w:firstLine="227"/>
      <w:jc w:val="both"/>
    </w:pPr>
  </w:style>
  <w:style w:type="paragraph" w:customStyle="1" w:styleId="tables">
    <w:name w:val="tables"/>
    <w:basedOn w:val="Normal"/>
    <w:qFormat/>
    <w:rsid w:val="00097958"/>
    <w:pPr>
      <w:jc w:val="both"/>
    </w:pPr>
    <w:rPr>
      <w:sz w:val="18"/>
      <w:szCs w:val="18"/>
    </w:rPr>
  </w:style>
  <w:style w:type="paragraph" w:styleId="NormalWeb">
    <w:name w:val="Normal (Web)"/>
    <w:basedOn w:val="Normal"/>
    <w:qFormat/>
    <w:rsid w:val="00232DA1"/>
    <w:pPr>
      <w:spacing w:beforeAutospacing="1" w:afterAutospacing="1"/>
    </w:pPr>
    <w:rPr>
      <w:sz w:val="24"/>
      <w:szCs w:val="24"/>
    </w:rPr>
  </w:style>
  <w:style w:type="paragraph" w:customStyle="1" w:styleId="Abstract">
    <w:name w:val="Abstract"/>
    <w:qFormat/>
    <w:rsid w:val="007017C6"/>
    <w:pPr>
      <w:spacing w:after="200"/>
      <w:jc w:val="both"/>
    </w:pPr>
    <w:rPr>
      <w:rFonts w:eastAsia="SimSun"/>
      <w:b/>
      <w:sz w:val="18"/>
    </w:rPr>
  </w:style>
  <w:style w:type="paragraph" w:customStyle="1" w:styleId="Affiliation">
    <w:name w:val="Affiliation"/>
    <w:qFormat/>
    <w:rsid w:val="007017C6"/>
    <w:pPr>
      <w:jc w:val="center"/>
    </w:pPr>
    <w:rPr>
      <w:rFonts w:eastAsia="SimSun"/>
    </w:rPr>
  </w:style>
  <w:style w:type="paragraph" w:customStyle="1" w:styleId="equation0">
    <w:name w:val="equation"/>
    <w:basedOn w:val="Normal"/>
    <w:qFormat/>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qFormat/>
    <w:rsid w:val="007017C6"/>
    <w:pPr>
      <w:spacing w:before="80" w:after="200"/>
      <w:jc w:val="center"/>
    </w:pPr>
    <w:rPr>
      <w:rFonts w:eastAsia="SimSun"/>
      <w:sz w:val="16"/>
    </w:rPr>
  </w:style>
  <w:style w:type="paragraph" w:customStyle="1" w:styleId="papertitle">
    <w:name w:val="paper title"/>
    <w:qFormat/>
    <w:rsid w:val="007017C6"/>
    <w:pPr>
      <w:spacing w:after="120"/>
      <w:jc w:val="center"/>
    </w:pPr>
    <w:rPr>
      <w:rFonts w:eastAsia="SimSun"/>
      <w:sz w:val="48"/>
    </w:rPr>
  </w:style>
  <w:style w:type="paragraph" w:customStyle="1" w:styleId="references">
    <w:name w:val="references"/>
    <w:qFormat/>
    <w:rsid w:val="007017C6"/>
    <w:pPr>
      <w:spacing w:after="40" w:line="180" w:lineRule="exact"/>
      <w:jc w:val="both"/>
    </w:pPr>
    <w:rPr>
      <w:rFonts w:eastAsia="SimSun"/>
      <w:sz w:val="16"/>
    </w:rPr>
  </w:style>
  <w:style w:type="paragraph" w:customStyle="1" w:styleId="tablecolsubhead">
    <w:name w:val="table col subhead"/>
    <w:basedOn w:val="Normal"/>
    <w:qFormat/>
    <w:rsid w:val="007017C6"/>
    <w:pPr>
      <w:jc w:val="center"/>
    </w:pPr>
    <w:rPr>
      <w:rFonts w:eastAsia="SimSun"/>
      <w:b/>
      <w:i/>
      <w:sz w:val="15"/>
    </w:rPr>
  </w:style>
  <w:style w:type="paragraph" w:customStyle="1" w:styleId="tablecopy">
    <w:name w:val="table copy"/>
    <w:qFormat/>
    <w:rsid w:val="007017C6"/>
    <w:pPr>
      <w:jc w:val="both"/>
    </w:pPr>
    <w:rPr>
      <w:rFonts w:eastAsia="SimSun"/>
      <w:sz w:val="16"/>
    </w:rPr>
  </w:style>
  <w:style w:type="paragraph" w:customStyle="1" w:styleId="tablehead">
    <w:name w:val="table head"/>
    <w:qFormat/>
    <w:rsid w:val="007017C6"/>
    <w:pPr>
      <w:spacing w:before="240" w:after="120" w:line="216" w:lineRule="auto"/>
      <w:jc w:val="center"/>
    </w:pPr>
    <w:rPr>
      <w:rFonts w:eastAsia="SimSun"/>
      <w:smallCaps/>
      <w:sz w:val="16"/>
    </w:rPr>
  </w:style>
  <w:style w:type="paragraph" w:styleId="HTMLPreformatted">
    <w:name w:val="HTML Preformatted"/>
    <w:basedOn w:val="Normal"/>
    <w:link w:val="HTMLPreformattedChar"/>
    <w:qFormat/>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paragraph" w:customStyle="1" w:styleId="TableParagraph">
    <w:name w:val="Table Paragraph"/>
    <w:basedOn w:val="Normal"/>
    <w:uiPriority w:val="1"/>
    <w:qFormat/>
    <w:rsid w:val="00090033"/>
    <w:pPr>
      <w:widowControl w:val="0"/>
    </w:pPr>
    <w:rPr>
      <w:rFonts w:ascii="Segoe UI" w:eastAsia="Segoe UI" w:hAnsi="Segoe UI" w:cs="Segoe UI"/>
      <w:sz w:val="22"/>
      <w:szCs w:val="22"/>
      <w:u w:val="single" w:color="000000"/>
      <w:lang w:bidi="en-US"/>
    </w:rPr>
  </w:style>
  <w:style w:type="paragraph" w:customStyle="1" w:styleId="FrameContents">
    <w:name w:val="Frame Contents"/>
    <w:basedOn w:val="Normal"/>
    <w:qFormat/>
    <w:rsid w:val="008B572A"/>
  </w:style>
  <w:style w:type="paragraph" w:customStyle="1" w:styleId="TableContents">
    <w:name w:val="Table Contents"/>
    <w:basedOn w:val="Normal"/>
    <w:qFormat/>
    <w:rsid w:val="008B572A"/>
    <w:pPr>
      <w:widowControl w:val="0"/>
      <w:suppressLineNumbers/>
    </w:pPr>
  </w:style>
  <w:style w:type="paragraph" w:customStyle="1" w:styleId="TableHeading">
    <w:name w:val="Table Heading"/>
    <w:basedOn w:val="TableContents"/>
    <w:qFormat/>
    <w:rsid w:val="008B572A"/>
    <w:pPr>
      <w:jc w:val="center"/>
    </w:pPr>
    <w:rPr>
      <w:b/>
      <w:bCs/>
    </w:rPr>
  </w:style>
  <w:style w:type="paragraph" w:customStyle="1" w:styleId="nova-e-listitem">
    <w:name w:val="nova-e-list__item"/>
    <w:basedOn w:val="Normal"/>
    <w:qFormat/>
    <w:rsid w:val="008B572A"/>
    <w:pPr>
      <w:spacing w:beforeAutospacing="1" w:afterAutospacing="1"/>
    </w:pPr>
    <w:rPr>
      <w:rFonts w:eastAsiaTheme="minorEastAsia"/>
      <w:sz w:val="24"/>
      <w:szCs w:val="24"/>
    </w:rPr>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3944"/>
    <w:rPr>
      <w:sz w:val="16"/>
      <w:szCs w:val="16"/>
    </w:rPr>
  </w:style>
  <w:style w:type="paragraph" w:styleId="CommentText">
    <w:name w:val="annotation text"/>
    <w:basedOn w:val="Normal"/>
    <w:link w:val="CommentTextChar"/>
    <w:uiPriority w:val="99"/>
    <w:semiHidden/>
    <w:unhideWhenUsed/>
    <w:rsid w:val="00513944"/>
  </w:style>
  <w:style w:type="character" w:customStyle="1" w:styleId="CommentTextChar">
    <w:name w:val="Comment Text Char"/>
    <w:basedOn w:val="DefaultParagraphFont"/>
    <w:link w:val="CommentText"/>
    <w:uiPriority w:val="99"/>
    <w:semiHidden/>
    <w:rsid w:val="00513944"/>
  </w:style>
  <w:style w:type="paragraph" w:styleId="CommentSubject">
    <w:name w:val="annotation subject"/>
    <w:basedOn w:val="CommentText"/>
    <w:next w:val="CommentText"/>
    <w:link w:val="CommentSubjectChar"/>
    <w:uiPriority w:val="99"/>
    <w:semiHidden/>
    <w:unhideWhenUsed/>
    <w:rsid w:val="00513944"/>
    <w:rPr>
      <w:b/>
      <w:bCs/>
    </w:rPr>
  </w:style>
  <w:style w:type="character" w:customStyle="1" w:styleId="CommentSubjectChar">
    <w:name w:val="Comment Subject Char"/>
    <w:basedOn w:val="CommentTextChar"/>
    <w:link w:val="CommentSubject"/>
    <w:uiPriority w:val="99"/>
    <w:semiHidden/>
    <w:rsid w:val="00513944"/>
    <w:rPr>
      <w:b/>
      <w:bCs/>
    </w:rPr>
  </w:style>
  <w:style w:type="paragraph" w:customStyle="1" w:styleId="IT">
    <w:name w:val="IT"/>
    <w:basedOn w:val="Normal"/>
    <w:rsid w:val="00E869F0"/>
    <w:pPr>
      <w:suppressAutoHyphens w:val="0"/>
      <w:autoSpaceDE w:val="0"/>
      <w:autoSpaceDN w:val="0"/>
      <w:adjustRightInd w:val="0"/>
      <w:spacing w:after="520"/>
      <w:ind w:right="1380"/>
    </w:pPr>
    <w:rPr>
      <w:rFonts w:cs="TimesLTStd-Roman"/>
    </w:rPr>
  </w:style>
  <w:style w:type="paragraph" w:customStyle="1" w:styleId="H1NoSpace">
    <w:name w:val="H1_No Space"/>
    <w:basedOn w:val="Normal"/>
    <w:rsid w:val="00E869F0"/>
    <w:pPr>
      <w:suppressAutoHyphens w:val="0"/>
      <w:autoSpaceDE w:val="0"/>
      <w:autoSpaceDN w:val="0"/>
      <w:adjustRightInd w:val="0"/>
    </w:pPr>
    <w:rPr>
      <w:rFonts w:ascii="Helvetica" w:hAnsi="Helvetica" w:cs="FormataOTF-Bold"/>
      <w:b/>
      <w:bCs/>
      <w:color w:val="00629B"/>
      <w:sz w:val="18"/>
      <w:szCs w:val="18"/>
    </w:rPr>
  </w:style>
  <w:style w:type="paragraph" w:customStyle="1" w:styleId="H1">
    <w:name w:val="H1"/>
    <w:basedOn w:val="Normal"/>
    <w:rsid w:val="00EE301D"/>
    <w:pPr>
      <w:suppressAutoHyphens w:val="0"/>
      <w:autoSpaceDE w:val="0"/>
      <w:autoSpaceDN w:val="0"/>
      <w:adjustRightInd w:val="0"/>
      <w:spacing w:before="240"/>
    </w:pPr>
    <w:rPr>
      <w:rFonts w:ascii="Helvetica" w:hAnsi="Helvetica" w:cs="FormataOTF-Bold"/>
      <w:b/>
      <w:bCs/>
      <w:color w:val="00629B"/>
      <w:sz w:val="18"/>
      <w:szCs w:val="18"/>
    </w:rPr>
  </w:style>
  <w:style w:type="paragraph" w:customStyle="1" w:styleId="H2">
    <w:name w:val="H2"/>
    <w:basedOn w:val="Normal"/>
    <w:rsid w:val="00417E3E"/>
    <w:pPr>
      <w:suppressAutoHyphens w:val="0"/>
      <w:autoSpaceDE w:val="0"/>
      <w:autoSpaceDN w:val="0"/>
      <w:adjustRightInd w:val="0"/>
      <w:spacing w:before="260"/>
    </w:pPr>
    <w:rPr>
      <w:rFonts w:ascii="Helvetica" w:hAnsi="Helvetica" w:cs="FormataOTFMdIt"/>
      <w:b/>
      <w:i/>
      <w:color w:val="58595B"/>
      <w:sz w:val="18"/>
      <w:szCs w:val="18"/>
    </w:rPr>
  </w:style>
  <w:style w:type="paragraph" w:customStyle="1" w:styleId="AUBios">
    <w:name w:val="AU_Bios"/>
    <w:basedOn w:val="Normal"/>
    <w:rsid w:val="00254192"/>
    <w:pPr>
      <w:suppressAutoHyphens w:val="0"/>
      <w:autoSpaceDE w:val="0"/>
      <w:autoSpaceDN w:val="0"/>
      <w:adjustRightInd w:val="0"/>
      <w:spacing w:before="1340"/>
      <w:jc w:val="both"/>
    </w:pPr>
    <w:rPr>
      <w:rFonts w:cs="TimesLTStd-Roman"/>
      <w:sz w:val="16"/>
      <w:szCs w:val="16"/>
    </w:rPr>
  </w:style>
  <w:style w:type="character" w:customStyle="1" w:styleId="AUBiosbd">
    <w:name w:val="AU_Bios bd"/>
    <w:rsid w:val="00254192"/>
    <w:rPr>
      <w:rFonts w:ascii="Helvetica" w:hAnsi="Helvetica" w:cs="FormataOTFMd"/>
      <w:b/>
    </w:rPr>
  </w:style>
  <w:style w:type="paragraph" w:customStyle="1" w:styleId="AUBiosNoSpace">
    <w:name w:val="AU_Bios_No Space"/>
    <w:basedOn w:val="AUBios"/>
    <w:rsid w:val="00254192"/>
    <w:pPr>
      <w:spacing w:before="0"/>
      <w:ind w:firstLine="180"/>
    </w:pPr>
  </w:style>
  <w:style w:type="paragraph" w:customStyle="1" w:styleId="FigureCaption0">
    <w:name w:val="Figure Caption"/>
    <w:basedOn w:val="Normal"/>
    <w:rsid w:val="00254192"/>
    <w:pPr>
      <w:suppressAutoHyphens w:val="0"/>
      <w:jc w:val="both"/>
    </w:pPr>
    <w:rPr>
      <w:sz w:val="16"/>
      <w:szCs w:val="16"/>
    </w:rPr>
  </w:style>
  <w:style w:type="paragraph" w:customStyle="1" w:styleId="FigCaption">
    <w:name w:val="Fig Caption"/>
    <w:basedOn w:val="Normal"/>
    <w:rsid w:val="00A32847"/>
    <w:pPr>
      <w:suppressAutoHyphens w:val="0"/>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A32847"/>
    <w:rPr>
      <w:rFonts w:ascii="Helvetica" w:hAnsi="Helvetica" w:cs="FormataOTF-Bold"/>
      <w:bCs/>
      <w:color w:val="00629B"/>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6140">
      <w:bodyDiv w:val="1"/>
      <w:marLeft w:val="0"/>
      <w:marRight w:val="0"/>
      <w:marTop w:val="0"/>
      <w:marBottom w:val="0"/>
      <w:divBdr>
        <w:top w:val="none" w:sz="0" w:space="0" w:color="auto"/>
        <w:left w:val="none" w:sz="0" w:space="0" w:color="auto"/>
        <w:bottom w:val="none" w:sz="0" w:space="0" w:color="auto"/>
        <w:right w:val="none" w:sz="0" w:space="0" w:color="auto"/>
      </w:divBdr>
    </w:div>
    <w:div w:id="169874127">
      <w:bodyDiv w:val="1"/>
      <w:marLeft w:val="0"/>
      <w:marRight w:val="0"/>
      <w:marTop w:val="0"/>
      <w:marBottom w:val="0"/>
      <w:divBdr>
        <w:top w:val="none" w:sz="0" w:space="0" w:color="auto"/>
        <w:left w:val="none" w:sz="0" w:space="0" w:color="auto"/>
        <w:bottom w:val="none" w:sz="0" w:space="0" w:color="auto"/>
        <w:right w:val="none" w:sz="0" w:space="0" w:color="auto"/>
      </w:divBdr>
    </w:div>
    <w:div w:id="526144486">
      <w:bodyDiv w:val="1"/>
      <w:marLeft w:val="0"/>
      <w:marRight w:val="0"/>
      <w:marTop w:val="0"/>
      <w:marBottom w:val="0"/>
      <w:divBdr>
        <w:top w:val="none" w:sz="0" w:space="0" w:color="auto"/>
        <w:left w:val="none" w:sz="0" w:space="0" w:color="auto"/>
        <w:bottom w:val="none" w:sz="0" w:space="0" w:color="auto"/>
        <w:right w:val="none" w:sz="0" w:space="0" w:color="auto"/>
      </w:divBdr>
    </w:div>
    <w:div w:id="784886691">
      <w:bodyDiv w:val="1"/>
      <w:marLeft w:val="0"/>
      <w:marRight w:val="0"/>
      <w:marTop w:val="0"/>
      <w:marBottom w:val="0"/>
      <w:divBdr>
        <w:top w:val="none" w:sz="0" w:space="0" w:color="auto"/>
        <w:left w:val="none" w:sz="0" w:space="0" w:color="auto"/>
        <w:bottom w:val="none" w:sz="0" w:space="0" w:color="auto"/>
        <w:right w:val="none" w:sz="0" w:space="0" w:color="auto"/>
      </w:divBdr>
    </w:div>
    <w:div w:id="1162694048">
      <w:bodyDiv w:val="1"/>
      <w:marLeft w:val="0"/>
      <w:marRight w:val="0"/>
      <w:marTop w:val="0"/>
      <w:marBottom w:val="0"/>
      <w:divBdr>
        <w:top w:val="none" w:sz="0" w:space="0" w:color="auto"/>
        <w:left w:val="none" w:sz="0" w:space="0" w:color="auto"/>
        <w:bottom w:val="none" w:sz="0" w:space="0" w:color="auto"/>
        <w:right w:val="none" w:sz="0" w:space="0" w:color="auto"/>
      </w:divBdr>
    </w:div>
    <w:div w:id="1559441295">
      <w:bodyDiv w:val="1"/>
      <w:marLeft w:val="0"/>
      <w:marRight w:val="0"/>
      <w:marTop w:val="0"/>
      <w:marBottom w:val="0"/>
      <w:divBdr>
        <w:top w:val="none" w:sz="0" w:space="0" w:color="auto"/>
        <w:left w:val="none" w:sz="0" w:space="0" w:color="auto"/>
        <w:bottom w:val="none" w:sz="0" w:space="0" w:color="auto"/>
        <w:right w:val="none" w:sz="0" w:space="0" w:color="auto"/>
      </w:divBdr>
    </w:div>
    <w:div w:id="1612084291">
      <w:bodyDiv w:val="1"/>
      <w:marLeft w:val="0"/>
      <w:marRight w:val="0"/>
      <w:marTop w:val="0"/>
      <w:marBottom w:val="0"/>
      <w:divBdr>
        <w:top w:val="none" w:sz="0" w:space="0" w:color="auto"/>
        <w:left w:val="none" w:sz="0" w:space="0" w:color="auto"/>
        <w:bottom w:val="none" w:sz="0" w:space="0" w:color="auto"/>
        <w:right w:val="none" w:sz="0" w:space="0" w:color="auto"/>
      </w:divBdr>
    </w:div>
    <w:div w:id="1717118089">
      <w:bodyDiv w:val="1"/>
      <w:marLeft w:val="0"/>
      <w:marRight w:val="0"/>
      <w:marTop w:val="0"/>
      <w:marBottom w:val="0"/>
      <w:divBdr>
        <w:top w:val="none" w:sz="0" w:space="0" w:color="auto"/>
        <w:left w:val="none" w:sz="0" w:space="0" w:color="auto"/>
        <w:bottom w:val="none" w:sz="0" w:space="0" w:color="auto"/>
        <w:right w:val="none" w:sz="0" w:space="0" w:color="auto"/>
      </w:divBdr>
    </w:div>
    <w:div w:id="1893155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6.TI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TI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2.TIF"/><Relationship Id="rId30" Type="http://schemas.openxmlformats.org/officeDocument/2006/relationships/chart" Target="charts/chart3.xml"/><Relationship Id="rId35" Type="http://schemas.openxmlformats.org/officeDocument/2006/relationships/chart" Target="charts/chart5.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chart" Target="charts/chart4.xml"/><Relationship Id="rId38" Type="http://schemas.openxmlformats.org/officeDocument/2006/relationships/image" Target="media/image19.png"/><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chart" Target="charts/chart2.xml"/><Relationship Id="rId36" Type="http://schemas.openxmlformats.org/officeDocument/2006/relationships/image" Target="media/image17.TI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4.TI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ALL!$C$4</c:f>
              <c:strCache>
                <c:ptCount val="1"/>
                <c:pt idx="0">
                  <c:v>ANN</c:v>
                </c:pt>
              </c:strCache>
            </c:strRef>
          </c:tx>
          <c:spPr>
            <a:solidFill>
              <a:schemeClr val="accent1"/>
            </a:solidFill>
            <a:ln>
              <a:noFill/>
            </a:ln>
            <a:effectLst/>
          </c:spPr>
          <c:invertIfNegative val="0"/>
          <c:cat>
            <c:strRef>
              <c:f>ALL!$D$3:$G$3</c:f>
              <c:strCache>
                <c:ptCount val="4"/>
                <c:pt idx="0">
                  <c:v>Accuracy</c:v>
                </c:pt>
                <c:pt idx="1">
                  <c:v>Precision</c:v>
                </c:pt>
                <c:pt idx="2">
                  <c:v>Recall</c:v>
                </c:pt>
                <c:pt idx="3">
                  <c:v>F1 Score</c:v>
                </c:pt>
              </c:strCache>
            </c:strRef>
          </c:cat>
          <c:val>
            <c:numRef>
              <c:f>ALL!$D$4:$G$4</c:f>
              <c:numCache>
                <c:formatCode>0%</c:formatCode>
                <c:ptCount val="4"/>
                <c:pt idx="0">
                  <c:v>0.96</c:v>
                </c:pt>
                <c:pt idx="1">
                  <c:v>0.95</c:v>
                </c:pt>
                <c:pt idx="2">
                  <c:v>0.97</c:v>
                </c:pt>
                <c:pt idx="3">
                  <c:v>0.96</c:v>
                </c:pt>
              </c:numCache>
            </c:numRef>
          </c:val>
          <c:extLst>
            <c:ext xmlns:c16="http://schemas.microsoft.com/office/drawing/2014/chart" uri="{C3380CC4-5D6E-409C-BE32-E72D297353CC}">
              <c16:uniqueId val="{00000000-077F-42CA-B607-2BDB78CEEBCB}"/>
            </c:ext>
          </c:extLst>
        </c:ser>
        <c:ser>
          <c:idx val="1"/>
          <c:order val="1"/>
          <c:tx>
            <c:strRef>
              <c:f>ALL!$C$5</c:f>
              <c:strCache>
                <c:ptCount val="1"/>
                <c:pt idx="0">
                  <c:v>LSTM</c:v>
                </c:pt>
              </c:strCache>
            </c:strRef>
          </c:tx>
          <c:spPr>
            <a:solidFill>
              <a:schemeClr val="accent2"/>
            </a:solidFill>
            <a:ln>
              <a:noFill/>
            </a:ln>
            <a:effectLst/>
          </c:spPr>
          <c:invertIfNegative val="0"/>
          <c:cat>
            <c:strRef>
              <c:f>ALL!$D$3:$G$3</c:f>
              <c:strCache>
                <c:ptCount val="4"/>
                <c:pt idx="0">
                  <c:v>Accuracy</c:v>
                </c:pt>
                <c:pt idx="1">
                  <c:v>Precision</c:v>
                </c:pt>
                <c:pt idx="2">
                  <c:v>Recall</c:v>
                </c:pt>
                <c:pt idx="3">
                  <c:v>F1 Score</c:v>
                </c:pt>
              </c:strCache>
            </c:strRef>
          </c:cat>
          <c:val>
            <c:numRef>
              <c:f>ALL!$D$5:$G$5</c:f>
              <c:numCache>
                <c:formatCode>0%</c:formatCode>
                <c:ptCount val="4"/>
                <c:pt idx="0">
                  <c:v>0.89</c:v>
                </c:pt>
                <c:pt idx="1">
                  <c:v>0.88</c:v>
                </c:pt>
                <c:pt idx="2">
                  <c:v>0.91</c:v>
                </c:pt>
                <c:pt idx="3">
                  <c:v>0.88</c:v>
                </c:pt>
              </c:numCache>
            </c:numRef>
          </c:val>
          <c:extLst>
            <c:ext xmlns:c16="http://schemas.microsoft.com/office/drawing/2014/chart" uri="{C3380CC4-5D6E-409C-BE32-E72D297353CC}">
              <c16:uniqueId val="{00000001-077F-42CA-B607-2BDB78CEEBCB}"/>
            </c:ext>
          </c:extLst>
        </c:ser>
        <c:ser>
          <c:idx val="2"/>
          <c:order val="2"/>
          <c:tx>
            <c:strRef>
              <c:f>ALL!$C$6</c:f>
              <c:strCache>
                <c:ptCount val="1"/>
                <c:pt idx="0">
                  <c:v>Bidirectional LSTM</c:v>
                </c:pt>
              </c:strCache>
            </c:strRef>
          </c:tx>
          <c:spPr>
            <a:solidFill>
              <a:schemeClr val="accent3"/>
            </a:solidFill>
            <a:ln>
              <a:noFill/>
            </a:ln>
            <a:effectLst/>
          </c:spPr>
          <c:invertIfNegative val="0"/>
          <c:cat>
            <c:strRef>
              <c:f>ALL!$D$3:$G$3</c:f>
              <c:strCache>
                <c:ptCount val="4"/>
                <c:pt idx="0">
                  <c:v>Accuracy</c:v>
                </c:pt>
                <c:pt idx="1">
                  <c:v>Precision</c:v>
                </c:pt>
                <c:pt idx="2">
                  <c:v>Recall</c:v>
                </c:pt>
                <c:pt idx="3">
                  <c:v>F1 Score</c:v>
                </c:pt>
              </c:strCache>
            </c:strRef>
          </c:cat>
          <c:val>
            <c:numRef>
              <c:f>ALL!$D$6:$G$6</c:f>
              <c:numCache>
                <c:formatCode>0%</c:formatCode>
                <c:ptCount val="4"/>
                <c:pt idx="0">
                  <c:v>0.86</c:v>
                </c:pt>
                <c:pt idx="1">
                  <c:v>0.85</c:v>
                </c:pt>
                <c:pt idx="2">
                  <c:v>0.88</c:v>
                </c:pt>
                <c:pt idx="3">
                  <c:v>0.86</c:v>
                </c:pt>
              </c:numCache>
            </c:numRef>
          </c:val>
          <c:extLst>
            <c:ext xmlns:c16="http://schemas.microsoft.com/office/drawing/2014/chart" uri="{C3380CC4-5D6E-409C-BE32-E72D297353CC}">
              <c16:uniqueId val="{00000002-077F-42CA-B607-2BDB78CEEBCB}"/>
            </c:ext>
          </c:extLst>
        </c:ser>
        <c:ser>
          <c:idx val="3"/>
          <c:order val="3"/>
          <c:tx>
            <c:strRef>
              <c:f>ALL!$C$7</c:f>
              <c:strCache>
                <c:ptCount val="1"/>
                <c:pt idx="0">
                  <c:v>GRU</c:v>
                </c:pt>
              </c:strCache>
            </c:strRef>
          </c:tx>
          <c:spPr>
            <a:solidFill>
              <a:schemeClr val="accent4"/>
            </a:solidFill>
            <a:ln>
              <a:noFill/>
            </a:ln>
            <a:effectLst/>
          </c:spPr>
          <c:invertIfNegative val="0"/>
          <c:cat>
            <c:strRef>
              <c:f>ALL!$D$3:$G$3</c:f>
              <c:strCache>
                <c:ptCount val="4"/>
                <c:pt idx="0">
                  <c:v>Accuracy</c:v>
                </c:pt>
                <c:pt idx="1">
                  <c:v>Precision</c:v>
                </c:pt>
                <c:pt idx="2">
                  <c:v>Recall</c:v>
                </c:pt>
                <c:pt idx="3">
                  <c:v>F1 Score</c:v>
                </c:pt>
              </c:strCache>
            </c:strRef>
          </c:cat>
          <c:val>
            <c:numRef>
              <c:f>ALL!$D$7:$G$7</c:f>
              <c:numCache>
                <c:formatCode>0%</c:formatCode>
                <c:ptCount val="4"/>
                <c:pt idx="0">
                  <c:v>0.85</c:v>
                </c:pt>
                <c:pt idx="1">
                  <c:v>0.85</c:v>
                </c:pt>
                <c:pt idx="2">
                  <c:v>0.88</c:v>
                </c:pt>
                <c:pt idx="3">
                  <c:v>0.85</c:v>
                </c:pt>
              </c:numCache>
            </c:numRef>
          </c:val>
          <c:extLst>
            <c:ext xmlns:c16="http://schemas.microsoft.com/office/drawing/2014/chart" uri="{C3380CC4-5D6E-409C-BE32-E72D297353CC}">
              <c16:uniqueId val="{00000003-077F-42CA-B607-2BDB78CEEBCB}"/>
            </c:ext>
          </c:extLst>
        </c:ser>
        <c:ser>
          <c:idx val="4"/>
          <c:order val="4"/>
          <c:tx>
            <c:strRef>
              <c:f>ALL!$C$8</c:f>
              <c:strCache>
                <c:ptCount val="1"/>
                <c:pt idx="0">
                  <c:v>Bidirectional GRU</c:v>
                </c:pt>
              </c:strCache>
            </c:strRef>
          </c:tx>
          <c:spPr>
            <a:solidFill>
              <a:schemeClr val="accent5"/>
            </a:solidFill>
            <a:ln>
              <a:noFill/>
            </a:ln>
            <a:effectLst/>
          </c:spPr>
          <c:invertIfNegative val="0"/>
          <c:cat>
            <c:strRef>
              <c:f>ALL!$D$3:$G$3</c:f>
              <c:strCache>
                <c:ptCount val="4"/>
                <c:pt idx="0">
                  <c:v>Accuracy</c:v>
                </c:pt>
                <c:pt idx="1">
                  <c:v>Precision</c:v>
                </c:pt>
                <c:pt idx="2">
                  <c:v>Recall</c:v>
                </c:pt>
                <c:pt idx="3">
                  <c:v>F1 Score</c:v>
                </c:pt>
              </c:strCache>
            </c:strRef>
          </c:cat>
          <c:val>
            <c:numRef>
              <c:f>ALL!$D$8:$G$8</c:f>
              <c:numCache>
                <c:formatCode>0%</c:formatCode>
                <c:ptCount val="4"/>
                <c:pt idx="0">
                  <c:v>0.88</c:v>
                </c:pt>
                <c:pt idx="1">
                  <c:v>0.87</c:v>
                </c:pt>
                <c:pt idx="2">
                  <c:v>0.9</c:v>
                </c:pt>
                <c:pt idx="3">
                  <c:v>0.87</c:v>
                </c:pt>
              </c:numCache>
            </c:numRef>
          </c:val>
          <c:extLst>
            <c:ext xmlns:c16="http://schemas.microsoft.com/office/drawing/2014/chart" uri="{C3380CC4-5D6E-409C-BE32-E72D297353CC}">
              <c16:uniqueId val="{00000004-077F-42CA-B607-2BDB78CEEBCB}"/>
            </c:ext>
          </c:extLst>
        </c:ser>
        <c:ser>
          <c:idx val="5"/>
          <c:order val="5"/>
          <c:tx>
            <c:strRef>
              <c:f>ALL!$C$9</c:f>
              <c:strCache>
                <c:ptCount val="1"/>
                <c:pt idx="0">
                  <c:v>Simple RNN</c:v>
                </c:pt>
              </c:strCache>
            </c:strRef>
          </c:tx>
          <c:spPr>
            <a:solidFill>
              <a:schemeClr val="accent6"/>
            </a:solidFill>
            <a:ln>
              <a:noFill/>
            </a:ln>
            <a:effectLst/>
          </c:spPr>
          <c:invertIfNegative val="0"/>
          <c:cat>
            <c:strRef>
              <c:f>ALL!$D$3:$G$3</c:f>
              <c:strCache>
                <c:ptCount val="4"/>
                <c:pt idx="0">
                  <c:v>Accuracy</c:v>
                </c:pt>
                <c:pt idx="1">
                  <c:v>Precision</c:v>
                </c:pt>
                <c:pt idx="2">
                  <c:v>Recall</c:v>
                </c:pt>
                <c:pt idx="3">
                  <c:v>F1 Score</c:v>
                </c:pt>
              </c:strCache>
            </c:strRef>
          </c:cat>
          <c:val>
            <c:numRef>
              <c:f>ALL!$D$9:$G$9</c:f>
              <c:numCache>
                <c:formatCode>0%</c:formatCode>
                <c:ptCount val="4"/>
                <c:pt idx="0">
                  <c:v>0.97</c:v>
                </c:pt>
                <c:pt idx="1">
                  <c:v>0.97</c:v>
                </c:pt>
                <c:pt idx="2">
                  <c:v>0.98</c:v>
                </c:pt>
                <c:pt idx="3">
                  <c:v>0.97</c:v>
                </c:pt>
              </c:numCache>
            </c:numRef>
          </c:val>
          <c:extLst>
            <c:ext xmlns:c16="http://schemas.microsoft.com/office/drawing/2014/chart" uri="{C3380CC4-5D6E-409C-BE32-E72D297353CC}">
              <c16:uniqueId val="{00000005-077F-42CA-B607-2BDB78CEEBCB}"/>
            </c:ext>
          </c:extLst>
        </c:ser>
        <c:ser>
          <c:idx val="6"/>
          <c:order val="6"/>
          <c:tx>
            <c:strRef>
              <c:f>ALL!$C$10</c:f>
              <c:strCache>
                <c:ptCount val="1"/>
                <c:pt idx="0">
                  <c:v>MLP</c:v>
                </c:pt>
              </c:strCache>
            </c:strRef>
          </c:tx>
          <c:spPr>
            <a:solidFill>
              <a:schemeClr val="accent1">
                <a:lumMod val="60000"/>
              </a:schemeClr>
            </a:solidFill>
            <a:ln>
              <a:noFill/>
            </a:ln>
            <a:effectLst/>
          </c:spPr>
          <c:invertIfNegative val="0"/>
          <c:cat>
            <c:strRef>
              <c:f>ALL!$D$3:$G$3</c:f>
              <c:strCache>
                <c:ptCount val="4"/>
                <c:pt idx="0">
                  <c:v>Accuracy</c:v>
                </c:pt>
                <c:pt idx="1">
                  <c:v>Precision</c:v>
                </c:pt>
                <c:pt idx="2">
                  <c:v>Recall</c:v>
                </c:pt>
                <c:pt idx="3">
                  <c:v>F1 Score</c:v>
                </c:pt>
              </c:strCache>
            </c:strRef>
          </c:cat>
          <c:val>
            <c:numRef>
              <c:f>ALL!$D$10:$G$10</c:f>
              <c:numCache>
                <c:formatCode>0%</c:formatCode>
                <c:ptCount val="4"/>
                <c:pt idx="0">
                  <c:v>0.97</c:v>
                </c:pt>
                <c:pt idx="1">
                  <c:v>0.97</c:v>
                </c:pt>
                <c:pt idx="2">
                  <c:v>0.98</c:v>
                </c:pt>
                <c:pt idx="3">
                  <c:v>0.97</c:v>
                </c:pt>
              </c:numCache>
            </c:numRef>
          </c:val>
          <c:extLst>
            <c:ext xmlns:c16="http://schemas.microsoft.com/office/drawing/2014/chart" uri="{C3380CC4-5D6E-409C-BE32-E72D297353CC}">
              <c16:uniqueId val="{00000006-077F-42CA-B607-2BDB78CEEBCB}"/>
            </c:ext>
          </c:extLst>
        </c:ser>
        <c:dLbls>
          <c:showLegendKey val="0"/>
          <c:showVal val="0"/>
          <c:showCatName val="0"/>
          <c:showSerName val="0"/>
          <c:showPercent val="0"/>
          <c:showBubbleSize val="0"/>
        </c:dLbls>
        <c:gapWidth val="219"/>
        <c:overlap val="-27"/>
        <c:axId val="1988509264"/>
        <c:axId val="1988503856"/>
      </c:barChart>
      <c:catAx>
        <c:axId val="198850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8503856"/>
        <c:crosses val="autoZero"/>
        <c:auto val="1"/>
        <c:lblAlgn val="ctr"/>
        <c:lblOffset val="100"/>
        <c:noMultiLvlLbl val="0"/>
      </c:catAx>
      <c:valAx>
        <c:axId val="198850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850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WFS!$C$3</c:f>
              <c:strCache>
                <c:ptCount val="1"/>
                <c:pt idx="0">
                  <c:v>ANN</c:v>
                </c:pt>
              </c:strCache>
            </c:strRef>
          </c:tx>
          <c:spPr>
            <a:solidFill>
              <a:schemeClr val="accent1"/>
            </a:solidFill>
            <a:ln>
              <a:noFill/>
            </a:ln>
            <a:effectLst/>
          </c:spPr>
          <c:invertIfNegative val="0"/>
          <c:cat>
            <c:strRef>
              <c:f>WFS!$D$2:$G$2</c:f>
              <c:strCache>
                <c:ptCount val="4"/>
                <c:pt idx="0">
                  <c:v>Accuracy</c:v>
                </c:pt>
                <c:pt idx="1">
                  <c:v>Precision</c:v>
                </c:pt>
                <c:pt idx="2">
                  <c:v>Recall</c:v>
                </c:pt>
                <c:pt idx="3">
                  <c:v>F1 Score</c:v>
                </c:pt>
              </c:strCache>
            </c:strRef>
          </c:cat>
          <c:val>
            <c:numRef>
              <c:f>WFS!$D$3:$G$3</c:f>
              <c:numCache>
                <c:formatCode>0%</c:formatCode>
                <c:ptCount val="4"/>
                <c:pt idx="0">
                  <c:v>0.99</c:v>
                </c:pt>
                <c:pt idx="1">
                  <c:v>0.98</c:v>
                </c:pt>
                <c:pt idx="2">
                  <c:v>0.99</c:v>
                </c:pt>
                <c:pt idx="3">
                  <c:v>0.99</c:v>
                </c:pt>
              </c:numCache>
            </c:numRef>
          </c:val>
          <c:extLst>
            <c:ext xmlns:c16="http://schemas.microsoft.com/office/drawing/2014/chart" uri="{C3380CC4-5D6E-409C-BE32-E72D297353CC}">
              <c16:uniqueId val="{00000000-D75F-41E4-BC10-90ADB3948216}"/>
            </c:ext>
          </c:extLst>
        </c:ser>
        <c:ser>
          <c:idx val="1"/>
          <c:order val="1"/>
          <c:tx>
            <c:strRef>
              <c:f>WFS!$C$4</c:f>
              <c:strCache>
                <c:ptCount val="1"/>
                <c:pt idx="0">
                  <c:v>LSTM</c:v>
                </c:pt>
              </c:strCache>
            </c:strRef>
          </c:tx>
          <c:spPr>
            <a:solidFill>
              <a:schemeClr val="tx2">
                <a:lumMod val="20000"/>
                <a:lumOff val="80000"/>
              </a:schemeClr>
            </a:solidFill>
            <a:ln>
              <a:noFill/>
            </a:ln>
            <a:effectLst/>
          </c:spPr>
          <c:invertIfNegative val="0"/>
          <c:cat>
            <c:strRef>
              <c:f>WFS!$D$2:$G$2</c:f>
              <c:strCache>
                <c:ptCount val="4"/>
                <c:pt idx="0">
                  <c:v>Accuracy</c:v>
                </c:pt>
                <c:pt idx="1">
                  <c:v>Precision</c:v>
                </c:pt>
                <c:pt idx="2">
                  <c:v>Recall</c:v>
                </c:pt>
                <c:pt idx="3">
                  <c:v>F1 Score</c:v>
                </c:pt>
              </c:strCache>
            </c:strRef>
          </c:cat>
          <c:val>
            <c:numRef>
              <c:f>WFS!$D$4:$G$4</c:f>
              <c:numCache>
                <c:formatCode>0%</c:formatCode>
                <c:ptCount val="4"/>
                <c:pt idx="0">
                  <c:v>0.85</c:v>
                </c:pt>
                <c:pt idx="1">
                  <c:v>0.84</c:v>
                </c:pt>
                <c:pt idx="2">
                  <c:v>0.86</c:v>
                </c:pt>
                <c:pt idx="3">
                  <c:v>0.84</c:v>
                </c:pt>
              </c:numCache>
            </c:numRef>
          </c:val>
          <c:extLst>
            <c:ext xmlns:c16="http://schemas.microsoft.com/office/drawing/2014/chart" uri="{C3380CC4-5D6E-409C-BE32-E72D297353CC}">
              <c16:uniqueId val="{00000001-D75F-41E4-BC10-90ADB3948216}"/>
            </c:ext>
          </c:extLst>
        </c:ser>
        <c:ser>
          <c:idx val="2"/>
          <c:order val="2"/>
          <c:tx>
            <c:strRef>
              <c:f>WFS!$C$5</c:f>
              <c:strCache>
                <c:ptCount val="1"/>
                <c:pt idx="0">
                  <c:v>Bidirectional LSTM</c:v>
                </c:pt>
              </c:strCache>
            </c:strRef>
          </c:tx>
          <c:spPr>
            <a:solidFill>
              <a:schemeClr val="accent3"/>
            </a:solidFill>
            <a:ln>
              <a:noFill/>
            </a:ln>
            <a:effectLst/>
          </c:spPr>
          <c:invertIfNegative val="0"/>
          <c:cat>
            <c:strRef>
              <c:f>WFS!$D$2:$G$2</c:f>
              <c:strCache>
                <c:ptCount val="4"/>
                <c:pt idx="0">
                  <c:v>Accuracy</c:v>
                </c:pt>
                <c:pt idx="1">
                  <c:v>Precision</c:v>
                </c:pt>
                <c:pt idx="2">
                  <c:v>Recall</c:v>
                </c:pt>
                <c:pt idx="3">
                  <c:v>F1 Score</c:v>
                </c:pt>
              </c:strCache>
            </c:strRef>
          </c:cat>
          <c:val>
            <c:numRef>
              <c:f>WFS!$D$5:$G$5</c:f>
              <c:numCache>
                <c:formatCode>0%</c:formatCode>
                <c:ptCount val="4"/>
                <c:pt idx="0">
                  <c:v>0.88</c:v>
                </c:pt>
                <c:pt idx="1">
                  <c:v>0.87</c:v>
                </c:pt>
                <c:pt idx="2">
                  <c:v>0.9</c:v>
                </c:pt>
                <c:pt idx="3">
                  <c:v>0.87</c:v>
                </c:pt>
              </c:numCache>
            </c:numRef>
          </c:val>
          <c:extLst>
            <c:ext xmlns:c16="http://schemas.microsoft.com/office/drawing/2014/chart" uri="{C3380CC4-5D6E-409C-BE32-E72D297353CC}">
              <c16:uniqueId val="{00000002-D75F-41E4-BC10-90ADB3948216}"/>
            </c:ext>
          </c:extLst>
        </c:ser>
        <c:ser>
          <c:idx val="3"/>
          <c:order val="3"/>
          <c:tx>
            <c:strRef>
              <c:f>WFS!$C$6</c:f>
              <c:strCache>
                <c:ptCount val="1"/>
                <c:pt idx="0">
                  <c:v>GRU</c:v>
                </c:pt>
              </c:strCache>
            </c:strRef>
          </c:tx>
          <c:spPr>
            <a:solidFill>
              <a:schemeClr val="accent4"/>
            </a:solidFill>
            <a:ln>
              <a:noFill/>
            </a:ln>
            <a:effectLst/>
          </c:spPr>
          <c:invertIfNegative val="0"/>
          <c:cat>
            <c:strRef>
              <c:f>WFS!$D$2:$G$2</c:f>
              <c:strCache>
                <c:ptCount val="4"/>
                <c:pt idx="0">
                  <c:v>Accuracy</c:v>
                </c:pt>
                <c:pt idx="1">
                  <c:v>Precision</c:v>
                </c:pt>
                <c:pt idx="2">
                  <c:v>Recall</c:v>
                </c:pt>
                <c:pt idx="3">
                  <c:v>F1 Score</c:v>
                </c:pt>
              </c:strCache>
            </c:strRef>
          </c:cat>
          <c:val>
            <c:numRef>
              <c:f>WFS!$D$6:$G$6</c:f>
              <c:numCache>
                <c:formatCode>0%</c:formatCode>
                <c:ptCount val="4"/>
                <c:pt idx="0">
                  <c:v>0.85</c:v>
                </c:pt>
                <c:pt idx="1">
                  <c:v>0.85</c:v>
                </c:pt>
                <c:pt idx="2">
                  <c:v>0.88</c:v>
                </c:pt>
                <c:pt idx="3">
                  <c:v>0.85</c:v>
                </c:pt>
              </c:numCache>
            </c:numRef>
          </c:val>
          <c:extLst>
            <c:ext xmlns:c16="http://schemas.microsoft.com/office/drawing/2014/chart" uri="{C3380CC4-5D6E-409C-BE32-E72D297353CC}">
              <c16:uniqueId val="{00000003-D75F-41E4-BC10-90ADB3948216}"/>
            </c:ext>
          </c:extLst>
        </c:ser>
        <c:ser>
          <c:idx val="4"/>
          <c:order val="4"/>
          <c:tx>
            <c:strRef>
              <c:f>WFS!$C$7</c:f>
              <c:strCache>
                <c:ptCount val="1"/>
                <c:pt idx="0">
                  <c:v>Bidirectional GRU</c:v>
                </c:pt>
              </c:strCache>
            </c:strRef>
          </c:tx>
          <c:spPr>
            <a:solidFill>
              <a:schemeClr val="accent5"/>
            </a:solidFill>
            <a:ln>
              <a:noFill/>
            </a:ln>
            <a:effectLst/>
          </c:spPr>
          <c:invertIfNegative val="0"/>
          <c:cat>
            <c:strRef>
              <c:f>WFS!$D$2:$G$2</c:f>
              <c:strCache>
                <c:ptCount val="4"/>
                <c:pt idx="0">
                  <c:v>Accuracy</c:v>
                </c:pt>
                <c:pt idx="1">
                  <c:v>Precision</c:v>
                </c:pt>
                <c:pt idx="2">
                  <c:v>Recall</c:v>
                </c:pt>
                <c:pt idx="3">
                  <c:v>F1 Score</c:v>
                </c:pt>
              </c:strCache>
            </c:strRef>
          </c:cat>
          <c:val>
            <c:numRef>
              <c:f>WFS!$D$7:$G$7</c:f>
              <c:numCache>
                <c:formatCode>0%</c:formatCode>
                <c:ptCount val="4"/>
                <c:pt idx="0">
                  <c:v>0.89</c:v>
                </c:pt>
                <c:pt idx="1">
                  <c:v>0.88</c:v>
                </c:pt>
                <c:pt idx="2">
                  <c:v>0.91</c:v>
                </c:pt>
                <c:pt idx="3">
                  <c:v>0.88</c:v>
                </c:pt>
              </c:numCache>
            </c:numRef>
          </c:val>
          <c:extLst>
            <c:ext xmlns:c16="http://schemas.microsoft.com/office/drawing/2014/chart" uri="{C3380CC4-5D6E-409C-BE32-E72D297353CC}">
              <c16:uniqueId val="{00000004-D75F-41E4-BC10-90ADB3948216}"/>
            </c:ext>
          </c:extLst>
        </c:ser>
        <c:ser>
          <c:idx val="5"/>
          <c:order val="5"/>
          <c:tx>
            <c:strRef>
              <c:f>WFS!$C$8</c:f>
              <c:strCache>
                <c:ptCount val="1"/>
                <c:pt idx="0">
                  <c:v>Simple RNN</c:v>
                </c:pt>
              </c:strCache>
            </c:strRef>
          </c:tx>
          <c:spPr>
            <a:solidFill>
              <a:schemeClr val="accent2">
                <a:lumMod val="20000"/>
                <a:lumOff val="80000"/>
              </a:schemeClr>
            </a:solidFill>
            <a:ln>
              <a:noFill/>
            </a:ln>
            <a:effectLst/>
          </c:spPr>
          <c:invertIfNegative val="0"/>
          <c:cat>
            <c:strRef>
              <c:f>WFS!$D$2:$G$2</c:f>
              <c:strCache>
                <c:ptCount val="4"/>
                <c:pt idx="0">
                  <c:v>Accuracy</c:v>
                </c:pt>
                <c:pt idx="1">
                  <c:v>Precision</c:v>
                </c:pt>
                <c:pt idx="2">
                  <c:v>Recall</c:v>
                </c:pt>
                <c:pt idx="3">
                  <c:v>F1 Score</c:v>
                </c:pt>
              </c:strCache>
            </c:strRef>
          </c:cat>
          <c:val>
            <c:numRef>
              <c:f>WFS!$D$8:$G$8</c:f>
              <c:numCache>
                <c:formatCode>0%</c:formatCode>
                <c:ptCount val="4"/>
                <c:pt idx="0">
                  <c:v>0.96</c:v>
                </c:pt>
                <c:pt idx="1">
                  <c:v>0.96</c:v>
                </c:pt>
                <c:pt idx="2">
                  <c:v>0.96</c:v>
                </c:pt>
                <c:pt idx="3">
                  <c:v>0.96</c:v>
                </c:pt>
              </c:numCache>
            </c:numRef>
          </c:val>
          <c:extLst>
            <c:ext xmlns:c16="http://schemas.microsoft.com/office/drawing/2014/chart" uri="{C3380CC4-5D6E-409C-BE32-E72D297353CC}">
              <c16:uniqueId val="{00000005-D75F-41E4-BC10-90ADB3948216}"/>
            </c:ext>
          </c:extLst>
        </c:ser>
        <c:ser>
          <c:idx val="6"/>
          <c:order val="6"/>
          <c:tx>
            <c:strRef>
              <c:f>WFS!$C$9</c:f>
              <c:strCache>
                <c:ptCount val="1"/>
                <c:pt idx="0">
                  <c:v> Multi-Layer Perceptron</c:v>
                </c:pt>
              </c:strCache>
            </c:strRef>
          </c:tx>
          <c:spPr>
            <a:solidFill>
              <a:schemeClr val="bg2">
                <a:lumMod val="75000"/>
              </a:schemeClr>
            </a:solidFill>
            <a:ln>
              <a:noFill/>
            </a:ln>
            <a:effectLst/>
          </c:spPr>
          <c:invertIfNegative val="0"/>
          <c:cat>
            <c:strRef>
              <c:f>WFS!$D$2:$G$2</c:f>
              <c:strCache>
                <c:ptCount val="4"/>
                <c:pt idx="0">
                  <c:v>Accuracy</c:v>
                </c:pt>
                <c:pt idx="1">
                  <c:v>Precision</c:v>
                </c:pt>
                <c:pt idx="2">
                  <c:v>Recall</c:v>
                </c:pt>
                <c:pt idx="3">
                  <c:v>F1 Score</c:v>
                </c:pt>
              </c:strCache>
            </c:strRef>
          </c:cat>
          <c:val>
            <c:numRef>
              <c:f>WFS!$D$9:$G$9</c:f>
              <c:numCache>
                <c:formatCode>0%</c:formatCode>
                <c:ptCount val="4"/>
                <c:pt idx="0">
                  <c:v>0.96</c:v>
                </c:pt>
                <c:pt idx="1">
                  <c:v>0.95</c:v>
                </c:pt>
                <c:pt idx="2">
                  <c:v>0.97</c:v>
                </c:pt>
                <c:pt idx="3">
                  <c:v>0.96</c:v>
                </c:pt>
              </c:numCache>
            </c:numRef>
          </c:val>
          <c:extLst>
            <c:ext xmlns:c16="http://schemas.microsoft.com/office/drawing/2014/chart" uri="{C3380CC4-5D6E-409C-BE32-E72D297353CC}">
              <c16:uniqueId val="{00000006-D75F-41E4-BC10-90ADB3948216}"/>
            </c:ext>
          </c:extLst>
        </c:ser>
        <c:dLbls>
          <c:showLegendKey val="0"/>
          <c:showVal val="0"/>
          <c:showCatName val="0"/>
          <c:showSerName val="0"/>
          <c:showPercent val="0"/>
          <c:showBubbleSize val="0"/>
        </c:dLbls>
        <c:gapWidth val="219"/>
        <c:overlap val="-27"/>
        <c:axId val="511297344"/>
        <c:axId val="511298592"/>
      </c:barChart>
      <c:catAx>
        <c:axId val="51129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1298592"/>
        <c:crosses val="autoZero"/>
        <c:auto val="1"/>
        <c:lblAlgn val="ctr"/>
        <c:lblOffset val="100"/>
        <c:noMultiLvlLbl val="0"/>
      </c:catAx>
      <c:valAx>
        <c:axId val="51129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1297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ALL!$C$34</c:f>
              <c:strCache>
                <c:ptCount val="1"/>
                <c:pt idx="0">
                  <c:v>ANN</c:v>
                </c:pt>
              </c:strCache>
            </c:strRef>
          </c:tx>
          <c:spPr>
            <a:solidFill>
              <a:schemeClr val="accent1"/>
            </a:solidFill>
            <a:ln>
              <a:noFill/>
            </a:ln>
            <a:effectLst/>
          </c:spPr>
          <c:invertIfNegative val="0"/>
          <c:cat>
            <c:strRef>
              <c:f>ALL!$D$33:$G$33</c:f>
              <c:strCache>
                <c:ptCount val="4"/>
                <c:pt idx="0">
                  <c:v>Accuracy</c:v>
                </c:pt>
                <c:pt idx="1">
                  <c:v>Precision</c:v>
                </c:pt>
                <c:pt idx="2">
                  <c:v>Recall</c:v>
                </c:pt>
                <c:pt idx="3">
                  <c:v>F1 Score</c:v>
                </c:pt>
              </c:strCache>
            </c:strRef>
          </c:cat>
          <c:val>
            <c:numRef>
              <c:f>ALL!$D$34:$G$34</c:f>
              <c:numCache>
                <c:formatCode>0%</c:formatCode>
                <c:ptCount val="4"/>
                <c:pt idx="0">
                  <c:v>0.97</c:v>
                </c:pt>
                <c:pt idx="1">
                  <c:v>0.97</c:v>
                </c:pt>
                <c:pt idx="2">
                  <c:v>0.98</c:v>
                </c:pt>
                <c:pt idx="3">
                  <c:v>0.97</c:v>
                </c:pt>
              </c:numCache>
            </c:numRef>
          </c:val>
          <c:extLst>
            <c:ext xmlns:c16="http://schemas.microsoft.com/office/drawing/2014/chart" uri="{C3380CC4-5D6E-409C-BE32-E72D297353CC}">
              <c16:uniqueId val="{00000000-E329-4D58-96A1-2930C2F47041}"/>
            </c:ext>
          </c:extLst>
        </c:ser>
        <c:ser>
          <c:idx val="1"/>
          <c:order val="1"/>
          <c:tx>
            <c:strRef>
              <c:f>ALL!$C$35</c:f>
              <c:strCache>
                <c:ptCount val="1"/>
                <c:pt idx="0">
                  <c:v>LSTM</c:v>
                </c:pt>
              </c:strCache>
            </c:strRef>
          </c:tx>
          <c:spPr>
            <a:solidFill>
              <a:schemeClr val="tx2">
                <a:lumMod val="20000"/>
                <a:lumOff val="80000"/>
              </a:schemeClr>
            </a:solidFill>
            <a:ln>
              <a:noFill/>
            </a:ln>
            <a:effectLst/>
          </c:spPr>
          <c:invertIfNegative val="0"/>
          <c:cat>
            <c:strRef>
              <c:f>ALL!$D$33:$G$33</c:f>
              <c:strCache>
                <c:ptCount val="4"/>
                <c:pt idx="0">
                  <c:v>Accuracy</c:v>
                </c:pt>
                <c:pt idx="1">
                  <c:v>Precision</c:v>
                </c:pt>
                <c:pt idx="2">
                  <c:v>Recall</c:v>
                </c:pt>
                <c:pt idx="3">
                  <c:v>F1 Score</c:v>
                </c:pt>
              </c:strCache>
            </c:strRef>
          </c:cat>
          <c:val>
            <c:numRef>
              <c:f>ALL!$D$35:$G$35</c:f>
              <c:numCache>
                <c:formatCode>0%</c:formatCode>
                <c:ptCount val="4"/>
                <c:pt idx="0">
                  <c:v>0.88</c:v>
                </c:pt>
                <c:pt idx="1">
                  <c:v>0.87</c:v>
                </c:pt>
                <c:pt idx="2">
                  <c:v>0.9</c:v>
                </c:pt>
                <c:pt idx="3">
                  <c:v>0.87</c:v>
                </c:pt>
              </c:numCache>
            </c:numRef>
          </c:val>
          <c:extLst>
            <c:ext xmlns:c16="http://schemas.microsoft.com/office/drawing/2014/chart" uri="{C3380CC4-5D6E-409C-BE32-E72D297353CC}">
              <c16:uniqueId val="{00000001-E329-4D58-96A1-2930C2F47041}"/>
            </c:ext>
          </c:extLst>
        </c:ser>
        <c:ser>
          <c:idx val="2"/>
          <c:order val="2"/>
          <c:tx>
            <c:strRef>
              <c:f>ALL!$C$36</c:f>
              <c:strCache>
                <c:ptCount val="1"/>
                <c:pt idx="0">
                  <c:v>Bidirectional LSTM</c:v>
                </c:pt>
              </c:strCache>
            </c:strRef>
          </c:tx>
          <c:spPr>
            <a:solidFill>
              <a:schemeClr val="accent3"/>
            </a:solidFill>
            <a:ln>
              <a:noFill/>
            </a:ln>
            <a:effectLst/>
          </c:spPr>
          <c:invertIfNegative val="0"/>
          <c:cat>
            <c:strRef>
              <c:f>ALL!$D$33:$G$33</c:f>
              <c:strCache>
                <c:ptCount val="4"/>
                <c:pt idx="0">
                  <c:v>Accuracy</c:v>
                </c:pt>
                <c:pt idx="1">
                  <c:v>Precision</c:v>
                </c:pt>
                <c:pt idx="2">
                  <c:v>Recall</c:v>
                </c:pt>
                <c:pt idx="3">
                  <c:v>F1 Score</c:v>
                </c:pt>
              </c:strCache>
            </c:strRef>
          </c:cat>
          <c:val>
            <c:numRef>
              <c:f>ALL!$D$36:$G$36</c:f>
              <c:numCache>
                <c:formatCode>0%</c:formatCode>
                <c:ptCount val="4"/>
                <c:pt idx="0">
                  <c:v>0.85</c:v>
                </c:pt>
                <c:pt idx="1">
                  <c:v>0.85</c:v>
                </c:pt>
                <c:pt idx="2">
                  <c:v>0.88</c:v>
                </c:pt>
                <c:pt idx="3">
                  <c:v>0.85</c:v>
                </c:pt>
              </c:numCache>
            </c:numRef>
          </c:val>
          <c:extLst>
            <c:ext xmlns:c16="http://schemas.microsoft.com/office/drawing/2014/chart" uri="{C3380CC4-5D6E-409C-BE32-E72D297353CC}">
              <c16:uniqueId val="{00000002-E329-4D58-96A1-2930C2F47041}"/>
            </c:ext>
          </c:extLst>
        </c:ser>
        <c:ser>
          <c:idx val="3"/>
          <c:order val="3"/>
          <c:tx>
            <c:strRef>
              <c:f>ALL!$C$37</c:f>
              <c:strCache>
                <c:ptCount val="1"/>
                <c:pt idx="0">
                  <c:v>GRU</c:v>
                </c:pt>
              </c:strCache>
            </c:strRef>
          </c:tx>
          <c:spPr>
            <a:solidFill>
              <a:schemeClr val="accent4"/>
            </a:solidFill>
            <a:ln>
              <a:noFill/>
            </a:ln>
            <a:effectLst/>
          </c:spPr>
          <c:invertIfNegative val="0"/>
          <c:cat>
            <c:strRef>
              <c:f>ALL!$D$33:$G$33</c:f>
              <c:strCache>
                <c:ptCount val="4"/>
                <c:pt idx="0">
                  <c:v>Accuracy</c:v>
                </c:pt>
                <c:pt idx="1">
                  <c:v>Precision</c:v>
                </c:pt>
                <c:pt idx="2">
                  <c:v>Recall</c:v>
                </c:pt>
                <c:pt idx="3">
                  <c:v>F1 Score</c:v>
                </c:pt>
              </c:strCache>
            </c:strRef>
          </c:cat>
          <c:val>
            <c:numRef>
              <c:f>ALL!$D$37:$G$37</c:f>
              <c:numCache>
                <c:formatCode>0%</c:formatCode>
                <c:ptCount val="4"/>
                <c:pt idx="0">
                  <c:v>0.85</c:v>
                </c:pt>
                <c:pt idx="1">
                  <c:v>0.85</c:v>
                </c:pt>
                <c:pt idx="2">
                  <c:v>0.88</c:v>
                </c:pt>
                <c:pt idx="3">
                  <c:v>0.85</c:v>
                </c:pt>
              </c:numCache>
            </c:numRef>
          </c:val>
          <c:extLst>
            <c:ext xmlns:c16="http://schemas.microsoft.com/office/drawing/2014/chart" uri="{C3380CC4-5D6E-409C-BE32-E72D297353CC}">
              <c16:uniqueId val="{00000003-E329-4D58-96A1-2930C2F47041}"/>
            </c:ext>
          </c:extLst>
        </c:ser>
        <c:ser>
          <c:idx val="4"/>
          <c:order val="4"/>
          <c:tx>
            <c:strRef>
              <c:f>ALL!$C$38</c:f>
              <c:strCache>
                <c:ptCount val="1"/>
                <c:pt idx="0">
                  <c:v>Bidirectional GRU</c:v>
                </c:pt>
              </c:strCache>
            </c:strRef>
          </c:tx>
          <c:spPr>
            <a:solidFill>
              <a:schemeClr val="accent5"/>
            </a:solidFill>
            <a:ln>
              <a:noFill/>
            </a:ln>
            <a:effectLst/>
          </c:spPr>
          <c:invertIfNegative val="0"/>
          <c:cat>
            <c:strRef>
              <c:f>ALL!$D$33:$G$33</c:f>
              <c:strCache>
                <c:ptCount val="4"/>
                <c:pt idx="0">
                  <c:v>Accuracy</c:v>
                </c:pt>
                <c:pt idx="1">
                  <c:v>Precision</c:v>
                </c:pt>
                <c:pt idx="2">
                  <c:v>Recall</c:v>
                </c:pt>
                <c:pt idx="3">
                  <c:v>F1 Score</c:v>
                </c:pt>
              </c:strCache>
            </c:strRef>
          </c:cat>
          <c:val>
            <c:numRef>
              <c:f>ALL!$D$38:$G$38</c:f>
              <c:numCache>
                <c:formatCode>0%</c:formatCode>
                <c:ptCount val="4"/>
                <c:pt idx="0">
                  <c:v>0.85</c:v>
                </c:pt>
                <c:pt idx="1">
                  <c:v>0.85</c:v>
                </c:pt>
                <c:pt idx="2">
                  <c:v>0.88</c:v>
                </c:pt>
                <c:pt idx="3">
                  <c:v>0.85</c:v>
                </c:pt>
              </c:numCache>
            </c:numRef>
          </c:val>
          <c:extLst>
            <c:ext xmlns:c16="http://schemas.microsoft.com/office/drawing/2014/chart" uri="{C3380CC4-5D6E-409C-BE32-E72D297353CC}">
              <c16:uniqueId val="{00000004-E329-4D58-96A1-2930C2F47041}"/>
            </c:ext>
          </c:extLst>
        </c:ser>
        <c:ser>
          <c:idx val="5"/>
          <c:order val="5"/>
          <c:tx>
            <c:strRef>
              <c:f>ALL!$C$39</c:f>
              <c:strCache>
                <c:ptCount val="1"/>
                <c:pt idx="0">
                  <c:v>Simple RNN</c:v>
                </c:pt>
              </c:strCache>
            </c:strRef>
          </c:tx>
          <c:spPr>
            <a:solidFill>
              <a:schemeClr val="accent2">
                <a:lumMod val="20000"/>
                <a:lumOff val="80000"/>
              </a:schemeClr>
            </a:solidFill>
            <a:ln>
              <a:noFill/>
            </a:ln>
            <a:effectLst/>
          </c:spPr>
          <c:invertIfNegative val="0"/>
          <c:cat>
            <c:strRef>
              <c:f>ALL!$D$33:$G$33</c:f>
              <c:strCache>
                <c:ptCount val="4"/>
                <c:pt idx="0">
                  <c:v>Accuracy</c:v>
                </c:pt>
                <c:pt idx="1">
                  <c:v>Precision</c:v>
                </c:pt>
                <c:pt idx="2">
                  <c:v>Recall</c:v>
                </c:pt>
                <c:pt idx="3">
                  <c:v>F1 Score</c:v>
                </c:pt>
              </c:strCache>
            </c:strRef>
          </c:cat>
          <c:val>
            <c:numRef>
              <c:f>ALL!$D$39:$G$39</c:f>
              <c:numCache>
                <c:formatCode>0%</c:formatCode>
                <c:ptCount val="4"/>
                <c:pt idx="0">
                  <c:v>0.96</c:v>
                </c:pt>
                <c:pt idx="1">
                  <c:v>0.95</c:v>
                </c:pt>
                <c:pt idx="2">
                  <c:v>0.97</c:v>
                </c:pt>
                <c:pt idx="3">
                  <c:v>0.96</c:v>
                </c:pt>
              </c:numCache>
            </c:numRef>
          </c:val>
          <c:extLst>
            <c:ext xmlns:c16="http://schemas.microsoft.com/office/drawing/2014/chart" uri="{C3380CC4-5D6E-409C-BE32-E72D297353CC}">
              <c16:uniqueId val="{00000005-E329-4D58-96A1-2930C2F47041}"/>
            </c:ext>
          </c:extLst>
        </c:ser>
        <c:ser>
          <c:idx val="6"/>
          <c:order val="6"/>
          <c:tx>
            <c:strRef>
              <c:f>ALL!$C$40</c:f>
              <c:strCache>
                <c:ptCount val="1"/>
                <c:pt idx="0">
                  <c:v>MLP</c:v>
                </c:pt>
              </c:strCache>
            </c:strRef>
          </c:tx>
          <c:spPr>
            <a:solidFill>
              <a:schemeClr val="bg2">
                <a:lumMod val="75000"/>
              </a:schemeClr>
            </a:solidFill>
            <a:ln>
              <a:noFill/>
            </a:ln>
            <a:effectLst/>
          </c:spPr>
          <c:invertIfNegative val="0"/>
          <c:cat>
            <c:strRef>
              <c:f>ALL!$D$33:$G$33</c:f>
              <c:strCache>
                <c:ptCount val="4"/>
                <c:pt idx="0">
                  <c:v>Accuracy</c:v>
                </c:pt>
                <c:pt idx="1">
                  <c:v>Precision</c:v>
                </c:pt>
                <c:pt idx="2">
                  <c:v>Recall</c:v>
                </c:pt>
                <c:pt idx="3">
                  <c:v>F1 Score</c:v>
                </c:pt>
              </c:strCache>
            </c:strRef>
          </c:cat>
          <c:val>
            <c:numRef>
              <c:f>ALL!$D$40:$G$40</c:f>
              <c:numCache>
                <c:formatCode>0%</c:formatCode>
                <c:ptCount val="4"/>
                <c:pt idx="0">
                  <c:v>0.96</c:v>
                </c:pt>
                <c:pt idx="1">
                  <c:v>0.95</c:v>
                </c:pt>
                <c:pt idx="2">
                  <c:v>0.97</c:v>
                </c:pt>
                <c:pt idx="3">
                  <c:v>0.96</c:v>
                </c:pt>
              </c:numCache>
            </c:numRef>
          </c:val>
          <c:extLst>
            <c:ext xmlns:c16="http://schemas.microsoft.com/office/drawing/2014/chart" uri="{C3380CC4-5D6E-409C-BE32-E72D297353CC}">
              <c16:uniqueId val="{00000006-E329-4D58-96A1-2930C2F47041}"/>
            </c:ext>
          </c:extLst>
        </c:ser>
        <c:dLbls>
          <c:showLegendKey val="0"/>
          <c:showVal val="0"/>
          <c:showCatName val="0"/>
          <c:showSerName val="0"/>
          <c:showPercent val="0"/>
          <c:showBubbleSize val="0"/>
        </c:dLbls>
        <c:gapWidth val="219"/>
        <c:overlap val="-27"/>
        <c:axId val="1998130256"/>
        <c:axId val="1998129424"/>
      </c:barChart>
      <c:catAx>
        <c:axId val="199813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98129424"/>
        <c:crosses val="autoZero"/>
        <c:auto val="1"/>
        <c:lblAlgn val="ctr"/>
        <c:lblOffset val="100"/>
        <c:noMultiLvlLbl val="0"/>
      </c:catAx>
      <c:valAx>
        <c:axId val="19981294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9813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ALL!$C$24</c:f>
              <c:strCache>
                <c:ptCount val="1"/>
                <c:pt idx="0">
                  <c:v>ANN</c:v>
                </c:pt>
              </c:strCache>
            </c:strRef>
          </c:tx>
          <c:spPr>
            <a:solidFill>
              <a:schemeClr val="accent1"/>
            </a:solidFill>
            <a:ln>
              <a:noFill/>
            </a:ln>
            <a:effectLst/>
          </c:spPr>
          <c:invertIfNegative val="0"/>
          <c:cat>
            <c:strRef>
              <c:f>ALL!$D$23:$G$23</c:f>
              <c:strCache>
                <c:ptCount val="4"/>
                <c:pt idx="0">
                  <c:v>Accuracy</c:v>
                </c:pt>
                <c:pt idx="1">
                  <c:v>Precision</c:v>
                </c:pt>
                <c:pt idx="2">
                  <c:v>Recall</c:v>
                </c:pt>
                <c:pt idx="3">
                  <c:v>F1 Score</c:v>
                </c:pt>
              </c:strCache>
            </c:strRef>
          </c:cat>
          <c:val>
            <c:numRef>
              <c:f>ALL!$D$24:$G$24</c:f>
              <c:numCache>
                <c:formatCode>0%</c:formatCode>
                <c:ptCount val="4"/>
                <c:pt idx="0">
                  <c:v>0.97</c:v>
                </c:pt>
                <c:pt idx="1">
                  <c:v>0.97</c:v>
                </c:pt>
                <c:pt idx="2">
                  <c:v>0.98</c:v>
                </c:pt>
                <c:pt idx="3">
                  <c:v>0.97</c:v>
                </c:pt>
              </c:numCache>
            </c:numRef>
          </c:val>
          <c:extLst>
            <c:ext xmlns:c16="http://schemas.microsoft.com/office/drawing/2014/chart" uri="{C3380CC4-5D6E-409C-BE32-E72D297353CC}">
              <c16:uniqueId val="{00000000-304D-4362-A4A2-10F61466436C}"/>
            </c:ext>
          </c:extLst>
        </c:ser>
        <c:ser>
          <c:idx val="1"/>
          <c:order val="1"/>
          <c:tx>
            <c:strRef>
              <c:f>ALL!$C$25</c:f>
              <c:strCache>
                <c:ptCount val="1"/>
                <c:pt idx="0">
                  <c:v>LSTM</c:v>
                </c:pt>
              </c:strCache>
            </c:strRef>
          </c:tx>
          <c:spPr>
            <a:solidFill>
              <a:schemeClr val="accent1">
                <a:lumMod val="20000"/>
                <a:lumOff val="80000"/>
              </a:schemeClr>
            </a:solidFill>
            <a:ln>
              <a:noFill/>
            </a:ln>
            <a:effectLst/>
          </c:spPr>
          <c:invertIfNegative val="0"/>
          <c:cat>
            <c:strRef>
              <c:f>ALL!$D$23:$G$23</c:f>
              <c:strCache>
                <c:ptCount val="4"/>
                <c:pt idx="0">
                  <c:v>Accuracy</c:v>
                </c:pt>
                <c:pt idx="1">
                  <c:v>Precision</c:v>
                </c:pt>
                <c:pt idx="2">
                  <c:v>Recall</c:v>
                </c:pt>
                <c:pt idx="3">
                  <c:v>F1 Score</c:v>
                </c:pt>
              </c:strCache>
            </c:strRef>
          </c:cat>
          <c:val>
            <c:numRef>
              <c:f>ALL!$D$25:$G$25</c:f>
              <c:numCache>
                <c:formatCode>0%</c:formatCode>
                <c:ptCount val="4"/>
                <c:pt idx="0">
                  <c:v>0.79</c:v>
                </c:pt>
                <c:pt idx="1">
                  <c:v>0.81</c:v>
                </c:pt>
                <c:pt idx="2">
                  <c:v>0.84</c:v>
                </c:pt>
                <c:pt idx="3">
                  <c:v>0.79</c:v>
                </c:pt>
              </c:numCache>
            </c:numRef>
          </c:val>
          <c:extLst>
            <c:ext xmlns:c16="http://schemas.microsoft.com/office/drawing/2014/chart" uri="{C3380CC4-5D6E-409C-BE32-E72D297353CC}">
              <c16:uniqueId val="{00000001-304D-4362-A4A2-10F61466436C}"/>
            </c:ext>
          </c:extLst>
        </c:ser>
        <c:ser>
          <c:idx val="2"/>
          <c:order val="2"/>
          <c:tx>
            <c:strRef>
              <c:f>ALL!$C$26</c:f>
              <c:strCache>
                <c:ptCount val="1"/>
                <c:pt idx="0">
                  <c:v>Bidirectional LSTM</c:v>
                </c:pt>
              </c:strCache>
            </c:strRef>
          </c:tx>
          <c:spPr>
            <a:solidFill>
              <a:schemeClr val="accent3"/>
            </a:solidFill>
            <a:ln>
              <a:noFill/>
            </a:ln>
            <a:effectLst/>
          </c:spPr>
          <c:invertIfNegative val="0"/>
          <c:cat>
            <c:strRef>
              <c:f>ALL!$D$23:$G$23</c:f>
              <c:strCache>
                <c:ptCount val="4"/>
                <c:pt idx="0">
                  <c:v>Accuracy</c:v>
                </c:pt>
                <c:pt idx="1">
                  <c:v>Precision</c:v>
                </c:pt>
                <c:pt idx="2">
                  <c:v>Recall</c:v>
                </c:pt>
                <c:pt idx="3">
                  <c:v>F1 Score</c:v>
                </c:pt>
              </c:strCache>
            </c:strRef>
          </c:cat>
          <c:val>
            <c:numRef>
              <c:f>ALL!$D$26:$G$26</c:f>
              <c:numCache>
                <c:formatCode>0%</c:formatCode>
                <c:ptCount val="4"/>
                <c:pt idx="0">
                  <c:v>0.79</c:v>
                </c:pt>
                <c:pt idx="1">
                  <c:v>0.81</c:v>
                </c:pt>
                <c:pt idx="2">
                  <c:v>0.84</c:v>
                </c:pt>
                <c:pt idx="3">
                  <c:v>0.79</c:v>
                </c:pt>
              </c:numCache>
            </c:numRef>
          </c:val>
          <c:extLst>
            <c:ext xmlns:c16="http://schemas.microsoft.com/office/drawing/2014/chart" uri="{C3380CC4-5D6E-409C-BE32-E72D297353CC}">
              <c16:uniqueId val="{00000002-304D-4362-A4A2-10F61466436C}"/>
            </c:ext>
          </c:extLst>
        </c:ser>
        <c:ser>
          <c:idx val="3"/>
          <c:order val="3"/>
          <c:tx>
            <c:strRef>
              <c:f>ALL!$C$27</c:f>
              <c:strCache>
                <c:ptCount val="1"/>
                <c:pt idx="0">
                  <c:v>GRU</c:v>
                </c:pt>
              </c:strCache>
            </c:strRef>
          </c:tx>
          <c:spPr>
            <a:solidFill>
              <a:schemeClr val="accent4"/>
            </a:solidFill>
            <a:ln>
              <a:noFill/>
            </a:ln>
            <a:effectLst/>
          </c:spPr>
          <c:invertIfNegative val="0"/>
          <c:cat>
            <c:strRef>
              <c:f>ALL!$D$23:$G$23</c:f>
              <c:strCache>
                <c:ptCount val="4"/>
                <c:pt idx="0">
                  <c:v>Accuracy</c:v>
                </c:pt>
                <c:pt idx="1">
                  <c:v>Precision</c:v>
                </c:pt>
                <c:pt idx="2">
                  <c:v>Recall</c:v>
                </c:pt>
                <c:pt idx="3">
                  <c:v>F1 Score</c:v>
                </c:pt>
              </c:strCache>
            </c:strRef>
          </c:cat>
          <c:val>
            <c:numRef>
              <c:f>ALL!$D$27:$G$27</c:f>
              <c:numCache>
                <c:formatCode>0%</c:formatCode>
                <c:ptCount val="4"/>
                <c:pt idx="0">
                  <c:v>0.79</c:v>
                </c:pt>
                <c:pt idx="1">
                  <c:v>0.81</c:v>
                </c:pt>
                <c:pt idx="2">
                  <c:v>0.84</c:v>
                </c:pt>
                <c:pt idx="3">
                  <c:v>0.79</c:v>
                </c:pt>
              </c:numCache>
            </c:numRef>
          </c:val>
          <c:extLst>
            <c:ext xmlns:c16="http://schemas.microsoft.com/office/drawing/2014/chart" uri="{C3380CC4-5D6E-409C-BE32-E72D297353CC}">
              <c16:uniqueId val="{00000003-304D-4362-A4A2-10F61466436C}"/>
            </c:ext>
          </c:extLst>
        </c:ser>
        <c:ser>
          <c:idx val="4"/>
          <c:order val="4"/>
          <c:tx>
            <c:strRef>
              <c:f>ALL!$C$28</c:f>
              <c:strCache>
                <c:ptCount val="1"/>
                <c:pt idx="0">
                  <c:v>Bidirectional GRU</c:v>
                </c:pt>
              </c:strCache>
            </c:strRef>
          </c:tx>
          <c:spPr>
            <a:solidFill>
              <a:schemeClr val="accent5"/>
            </a:solidFill>
            <a:ln>
              <a:noFill/>
            </a:ln>
            <a:effectLst/>
          </c:spPr>
          <c:invertIfNegative val="0"/>
          <c:cat>
            <c:strRef>
              <c:f>ALL!$D$23:$G$23</c:f>
              <c:strCache>
                <c:ptCount val="4"/>
                <c:pt idx="0">
                  <c:v>Accuracy</c:v>
                </c:pt>
                <c:pt idx="1">
                  <c:v>Precision</c:v>
                </c:pt>
                <c:pt idx="2">
                  <c:v>Recall</c:v>
                </c:pt>
                <c:pt idx="3">
                  <c:v>F1 Score</c:v>
                </c:pt>
              </c:strCache>
            </c:strRef>
          </c:cat>
          <c:val>
            <c:numRef>
              <c:f>ALL!$D$28:$G$28</c:f>
              <c:numCache>
                <c:formatCode>0%</c:formatCode>
                <c:ptCount val="4"/>
                <c:pt idx="0">
                  <c:v>0.86</c:v>
                </c:pt>
                <c:pt idx="1">
                  <c:v>0.86</c:v>
                </c:pt>
                <c:pt idx="2">
                  <c:v>0.89</c:v>
                </c:pt>
                <c:pt idx="3">
                  <c:v>0.86</c:v>
                </c:pt>
              </c:numCache>
            </c:numRef>
          </c:val>
          <c:extLst>
            <c:ext xmlns:c16="http://schemas.microsoft.com/office/drawing/2014/chart" uri="{C3380CC4-5D6E-409C-BE32-E72D297353CC}">
              <c16:uniqueId val="{00000004-304D-4362-A4A2-10F61466436C}"/>
            </c:ext>
          </c:extLst>
        </c:ser>
        <c:ser>
          <c:idx val="5"/>
          <c:order val="5"/>
          <c:tx>
            <c:strRef>
              <c:f>ALL!$C$29</c:f>
              <c:strCache>
                <c:ptCount val="1"/>
                <c:pt idx="0">
                  <c:v>Simple RNN</c:v>
                </c:pt>
              </c:strCache>
            </c:strRef>
          </c:tx>
          <c:spPr>
            <a:solidFill>
              <a:schemeClr val="accent2">
                <a:lumMod val="20000"/>
                <a:lumOff val="80000"/>
              </a:schemeClr>
            </a:solidFill>
            <a:ln>
              <a:noFill/>
            </a:ln>
            <a:effectLst/>
          </c:spPr>
          <c:invertIfNegative val="0"/>
          <c:cat>
            <c:strRef>
              <c:f>ALL!$D$23:$G$23</c:f>
              <c:strCache>
                <c:ptCount val="4"/>
                <c:pt idx="0">
                  <c:v>Accuracy</c:v>
                </c:pt>
                <c:pt idx="1">
                  <c:v>Precision</c:v>
                </c:pt>
                <c:pt idx="2">
                  <c:v>Recall</c:v>
                </c:pt>
                <c:pt idx="3">
                  <c:v>F1 Score</c:v>
                </c:pt>
              </c:strCache>
            </c:strRef>
          </c:cat>
          <c:val>
            <c:numRef>
              <c:f>ALL!$D$29:$G$29</c:f>
              <c:numCache>
                <c:formatCode>0%</c:formatCode>
                <c:ptCount val="4"/>
                <c:pt idx="0">
                  <c:v>0.95</c:v>
                </c:pt>
                <c:pt idx="1">
                  <c:v>0.94</c:v>
                </c:pt>
                <c:pt idx="2">
                  <c:v>0.96</c:v>
                </c:pt>
                <c:pt idx="3">
                  <c:v>0.95</c:v>
                </c:pt>
              </c:numCache>
            </c:numRef>
          </c:val>
          <c:extLst>
            <c:ext xmlns:c16="http://schemas.microsoft.com/office/drawing/2014/chart" uri="{C3380CC4-5D6E-409C-BE32-E72D297353CC}">
              <c16:uniqueId val="{00000005-304D-4362-A4A2-10F61466436C}"/>
            </c:ext>
          </c:extLst>
        </c:ser>
        <c:ser>
          <c:idx val="6"/>
          <c:order val="6"/>
          <c:tx>
            <c:strRef>
              <c:f>ALL!$C$30</c:f>
              <c:strCache>
                <c:ptCount val="1"/>
                <c:pt idx="0">
                  <c:v>MLP</c:v>
                </c:pt>
              </c:strCache>
            </c:strRef>
          </c:tx>
          <c:spPr>
            <a:solidFill>
              <a:schemeClr val="bg2">
                <a:lumMod val="75000"/>
              </a:schemeClr>
            </a:solidFill>
            <a:ln>
              <a:noFill/>
            </a:ln>
            <a:effectLst/>
          </c:spPr>
          <c:invertIfNegative val="0"/>
          <c:cat>
            <c:strRef>
              <c:f>ALL!$D$23:$G$23</c:f>
              <c:strCache>
                <c:ptCount val="4"/>
                <c:pt idx="0">
                  <c:v>Accuracy</c:v>
                </c:pt>
                <c:pt idx="1">
                  <c:v>Precision</c:v>
                </c:pt>
                <c:pt idx="2">
                  <c:v>Recall</c:v>
                </c:pt>
                <c:pt idx="3">
                  <c:v>F1 Score</c:v>
                </c:pt>
              </c:strCache>
            </c:strRef>
          </c:cat>
          <c:val>
            <c:numRef>
              <c:f>ALL!$D$30:$G$30</c:f>
              <c:numCache>
                <c:formatCode>0%</c:formatCode>
                <c:ptCount val="4"/>
                <c:pt idx="0">
                  <c:v>0.96</c:v>
                </c:pt>
                <c:pt idx="1">
                  <c:v>0.95</c:v>
                </c:pt>
                <c:pt idx="2">
                  <c:v>0.97</c:v>
                </c:pt>
                <c:pt idx="3">
                  <c:v>0.96</c:v>
                </c:pt>
              </c:numCache>
            </c:numRef>
          </c:val>
          <c:extLst>
            <c:ext xmlns:c16="http://schemas.microsoft.com/office/drawing/2014/chart" uri="{C3380CC4-5D6E-409C-BE32-E72D297353CC}">
              <c16:uniqueId val="{00000006-304D-4362-A4A2-10F61466436C}"/>
            </c:ext>
          </c:extLst>
        </c:ser>
        <c:dLbls>
          <c:showLegendKey val="0"/>
          <c:showVal val="0"/>
          <c:showCatName val="0"/>
          <c:showSerName val="0"/>
          <c:showPercent val="0"/>
          <c:showBubbleSize val="0"/>
        </c:dLbls>
        <c:gapWidth val="219"/>
        <c:overlap val="-27"/>
        <c:axId val="1306743776"/>
        <c:axId val="1306743360"/>
      </c:barChart>
      <c:catAx>
        <c:axId val="130674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06743360"/>
        <c:crosses val="autoZero"/>
        <c:auto val="1"/>
        <c:lblAlgn val="ctr"/>
        <c:lblOffset val="100"/>
        <c:noMultiLvlLbl val="0"/>
      </c:catAx>
      <c:valAx>
        <c:axId val="1306743360"/>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06743776"/>
        <c:crosses val="autoZero"/>
        <c:crossBetween val="between"/>
        <c:maj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ALL!$C$14</c:f>
              <c:strCache>
                <c:ptCount val="1"/>
                <c:pt idx="0">
                  <c:v>ANN</c:v>
                </c:pt>
              </c:strCache>
            </c:strRef>
          </c:tx>
          <c:spPr>
            <a:solidFill>
              <a:schemeClr val="accent1"/>
            </a:solidFill>
            <a:ln>
              <a:noFill/>
            </a:ln>
            <a:effectLst/>
          </c:spPr>
          <c:invertIfNegative val="0"/>
          <c:cat>
            <c:strRef>
              <c:f>ALL!$D$13:$G$13</c:f>
              <c:strCache>
                <c:ptCount val="4"/>
                <c:pt idx="0">
                  <c:v>Accuracy</c:v>
                </c:pt>
                <c:pt idx="1">
                  <c:v>Precision</c:v>
                </c:pt>
                <c:pt idx="2">
                  <c:v>Recall</c:v>
                </c:pt>
                <c:pt idx="3">
                  <c:v>F1 Score</c:v>
                </c:pt>
              </c:strCache>
            </c:strRef>
          </c:cat>
          <c:val>
            <c:numRef>
              <c:f>ALL!$D$14:$G$14</c:f>
              <c:numCache>
                <c:formatCode>0%</c:formatCode>
                <c:ptCount val="4"/>
                <c:pt idx="0">
                  <c:v>0.99</c:v>
                </c:pt>
                <c:pt idx="1">
                  <c:v>0.98</c:v>
                </c:pt>
                <c:pt idx="2">
                  <c:v>0.99</c:v>
                </c:pt>
                <c:pt idx="3">
                  <c:v>0.99</c:v>
                </c:pt>
              </c:numCache>
            </c:numRef>
          </c:val>
          <c:extLst>
            <c:ext xmlns:c16="http://schemas.microsoft.com/office/drawing/2014/chart" uri="{C3380CC4-5D6E-409C-BE32-E72D297353CC}">
              <c16:uniqueId val="{00000000-715F-40EC-8406-6CF9E472F2F5}"/>
            </c:ext>
          </c:extLst>
        </c:ser>
        <c:ser>
          <c:idx val="1"/>
          <c:order val="1"/>
          <c:tx>
            <c:strRef>
              <c:f>ALL!$C$15</c:f>
              <c:strCache>
                <c:ptCount val="1"/>
                <c:pt idx="0">
                  <c:v>LSTM</c:v>
                </c:pt>
              </c:strCache>
            </c:strRef>
          </c:tx>
          <c:spPr>
            <a:solidFill>
              <a:schemeClr val="accent2">
                <a:lumMod val="20000"/>
                <a:lumOff val="80000"/>
              </a:schemeClr>
            </a:solidFill>
            <a:ln>
              <a:noFill/>
            </a:ln>
            <a:effectLst/>
          </c:spPr>
          <c:invertIfNegative val="0"/>
          <c:cat>
            <c:strRef>
              <c:f>ALL!$D$13:$G$13</c:f>
              <c:strCache>
                <c:ptCount val="4"/>
                <c:pt idx="0">
                  <c:v>Accuracy</c:v>
                </c:pt>
                <c:pt idx="1">
                  <c:v>Precision</c:v>
                </c:pt>
                <c:pt idx="2">
                  <c:v>Recall</c:v>
                </c:pt>
                <c:pt idx="3">
                  <c:v>F1 Score</c:v>
                </c:pt>
              </c:strCache>
            </c:strRef>
          </c:cat>
          <c:val>
            <c:numRef>
              <c:f>ALL!$D$15:$G$15</c:f>
              <c:numCache>
                <c:formatCode>0%</c:formatCode>
                <c:ptCount val="4"/>
                <c:pt idx="0">
                  <c:v>0.86</c:v>
                </c:pt>
                <c:pt idx="1">
                  <c:v>0.86</c:v>
                </c:pt>
                <c:pt idx="2">
                  <c:v>0.89</c:v>
                </c:pt>
                <c:pt idx="3">
                  <c:v>0.86</c:v>
                </c:pt>
              </c:numCache>
            </c:numRef>
          </c:val>
          <c:extLst>
            <c:ext xmlns:c16="http://schemas.microsoft.com/office/drawing/2014/chart" uri="{C3380CC4-5D6E-409C-BE32-E72D297353CC}">
              <c16:uniqueId val="{00000001-715F-40EC-8406-6CF9E472F2F5}"/>
            </c:ext>
          </c:extLst>
        </c:ser>
        <c:ser>
          <c:idx val="2"/>
          <c:order val="2"/>
          <c:tx>
            <c:strRef>
              <c:f>ALL!$C$16</c:f>
              <c:strCache>
                <c:ptCount val="1"/>
                <c:pt idx="0">
                  <c:v>Bidirectional LSTM</c:v>
                </c:pt>
              </c:strCache>
            </c:strRef>
          </c:tx>
          <c:spPr>
            <a:solidFill>
              <a:schemeClr val="accent3"/>
            </a:solidFill>
            <a:ln>
              <a:noFill/>
            </a:ln>
            <a:effectLst/>
          </c:spPr>
          <c:invertIfNegative val="0"/>
          <c:cat>
            <c:strRef>
              <c:f>ALL!$D$13:$G$13</c:f>
              <c:strCache>
                <c:ptCount val="4"/>
                <c:pt idx="0">
                  <c:v>Accuracy</c:v>
                </c:pt>
                <c:pt idx="1">
                  <c:v>Precision</c:v>
                </c:pt>
                <c:pt idx="2">
                  <c:v>Recall</c:v>
                </c:pt>
                <c:pt idx="3">
                  <c:v>F1 Score</c:v>
                </c:pt>
              </c:strCache>
            </c:strRef>
          </c:cat>
          <c:val>
            <c:numRef>
              <c:f>ALL!$D$16:$G$16</c:f>
              <c:numCache>
                <c:formatCode>0%</c:formatCode>
                <c:ptCount val="4"/>
                <c:pt idx="0">
                  <c:v>0.88</c:v>
                </c:pt>
                <c:pt idx="1">
                  <c:v>0.87</c:v>
                </c:pt>
                <c:pt idx="2">
                  <c:v>0.9</c:v>
                </c:pt>
                <c:pt idx="3">
                  <c:v>0.87</c:v>
                </c:pt>
              </c:numCache>
            </c:numRef>
          </c:val>
          <c:extLst>
            <c:ext xmlns:c16="http://schemas.microsoft.com/office/drawing/2014/chart" uri="{C3380CC4-5D6E-409C-BE32-E72D297353CC}">
              <c16:uniqueId val="{00000002-715F-40EC-8406-6CF9E472F2F5}"/>
            </c:ext>
          </c:extLst>
        </c:ser>
        <c:ser>
          <c:idx val="3"/>
          <c:order val="3"/>
          <c:tx>
            <c:strRef>
              <c:f>ALL!$C$17</c:f>
              <c:strCache>
                <c:ptCount val="1"/>
                <c:pt idx="0">
                  <c:v>GRU</c:v>
                </c:pt>
              </c:strCache>
            </c:strRef>
          </c:tx>
          <c:spPr>
            <a:solidFill>
              <a:schemeClr val="accent4"/>
            </a:solidFill>
            <a:ln>
              <a:noFill/>
            </a:ln>
            <a:effectLst/>
          </c:spPr>
          <c:invertIfNegative val="0"/>
          <c:cat>
            <c:strRef>
              <c:f>ALL!$D$13:$G$13</c:f>
              <c:strCache>
                <c:ptCount val="4"/>
                <c:pt idx="0">
                  <c:v>Accuracy</c:v>
                </c:pt>
                <c:pt idx="1">
                  <c:v>Precision</c:v>
                </c:pt>
                <c:pt idx="2">
                  <c:v>Recall</c:v>
                </c:pt>
                <c:pt idx="3">
                  <c:v>F1 Score</c:v>
                </c:pt>
              </c:strCache>
            </c:strRef>
          </c:cat>
          <c:val>
            <c:numRef>
              <c:f>ALL!$D$17:$G$17</c:f>
              <c:numCache>
                <c:formatCode>0%</c:formatCode>
                <c:ptCount val="4"/>
                <c:pt idx="0">
                  <c:v>0.84</c:v>
                </c:pt>
                <c:pt idx="1">
                  <c:v>0.84</c:v>
                </c:pt>
                <c:pt idx="2">
                  <c:v>0.88</c:v>
                </c:pt>
                <c:pt idx="3">
                  <c:v>0.83</c:v>
                </c:pt>
              </c:numCache>
            </c:numRef>
          </c:val>
          <c:extLst>
            <c:ext xmlns:c16="http://schemas.microsoft.com/office/drawing/2014/chart" uri="{C3380CC4-5D6E-409C-BE32-E72D297353CC}">
              <c16:uniqueId val="{00000003-715F-40EC-8406-6CF9E472F2F5}"/>
            </c:ext>
          </c:extLst>
        </c:ser>
        <c:ser>
          <c:idx val="4"/>
          <c:order val="4"/>
          <c:tx>
            <c:strRef>
              <c:f>ALL!$C$18</c:f>
              <c:strCache>
                <c:ptCount val="1"/>
                <c:pt idx="0">
                  <c:v>Bidirectional GRU</c:v>
                </c:pt>
              </c:strCache>
            </c:strRef>
          </c:tx>
          <c:spPr>
            <a:solidFill>
              <a:schemeClr val="accent5"/>
            </a:solidFill>
            <a:ln>
              <a:noFill/>
            </a:ln>
            <a:effectLst/>
          </c:spPr>
          <c:invertIfNegative val="0"/>
          <c:cat>
            <c:strRef>
              <c:f>ALL!$D$13:$G$13</c:f>
              <c:strCache>
                <c:ptCount val="4"/>
                <c:pt idx="0">
                  <c:v>Accuracy</c:v>
                </c:pt>
                <c:pt idx="1">
                  <c:v>Precision</c:v>
                </c:pt>
                <c:pt idx="2">
                  <c:v>Recall</c:v>
                </c:pt>
                <c:pt idx="3">
                  <c:v>F1 Score</c:v>
                </c:pt>
              </c:strCache>
            </c:strRef>
          </c:cat>
          <c:val>
            <c:numRef>
              <c:f>ALL!$D$18:$G$18</c:f>
              <c:numCache>
                <c:formatCode>0%</c:formatCode>
                <c:ptCount val="4"/>
                <c:pt idx="0">
                  <c:v>0.84</c:v>
                </c:pt>
                <c:pt idx="1">
                  <c:v>0.84</c:v>
                </c:pt>
                <c:pt idx="2">
                  <c:v>0.88</c:v>
                </c:pt>
                <c:pt idx="3">
                  <c:v>0.83</c:v>
                </c:pt>
              </c:numCache>
            </c:numRef>
          </c:val>
          <c:extLst>
            <c:ext xmlns:c16="http://schemas.microsoft.com/office/drawing/2014/chart" uri="{C3380CC4-5D6E-409C-BE32-E72D297353CC}">
              <c16:uniqueId val="{00000004-715F-40EC-8406-6CF9E472F2F5}"/>
            </c:ext>
          </c:extLst>
        </c:ser>
        <c:ser>
          <c:idx val="5"/>
          <c:order val="5"/>
          <c:tx>
            <c:strRef>
              <c:f>ALL!$C$19</c:f>
              <c:strCache>
                <c:ptCount val="1"/>
                <c:pt idx="0">
                  <c:v>Simple RNN</c:v>
                </c:pt>
              </c:strCache>
            </c:strRef>
          </c:tx>
          <c:spPr>
            <a:solidFill>
              <a:schemeClr val="accent2">
                <a:lumMod val="20000"/>
                <a:lumOff val="80000"/>
              </a:schemeClr>
            </a:solidFill>
            <a:ln>
              <a:noFill/>
            </a:ln>
            <a:effectLst/>
          </c:spPr>
          <c:invertIfNegative val="0"/>
          <c:cat>
            <c:strRef>
              <c:f>ALL!$D$13:$G$13</c:f>
              <c:strCache>
                <c:ptCount val="4"/>
                <c:pt idx="0">
                  <c:v>Accuracy</c:v>
                </c:pt>
                <c:pt idx="1">
                  <c:v>Precision</c:v>
                </c:pt>
                <c:pt idx="2">
                  <c:v>Recall</c:v>
                </c:pt>
                <c:pt idx="3">
                  <c:v>F1 Score</c:v>
                </c:pt>
              </c:strCache>
            </c:strRef>
          </c:cat>
          <c:val>
            <c:numRef>
              <c:f>ALL!$D$19:$G$19</c:f>
              <c:numCache>
                <c:formatCode>0%</c:formatCode>
                <c:ptCount val="4"/>
                <c:pt idx="0">
                  <c:v>0.97</c:v>
                </c:pt>
                <c:pt idx="1">
                  <c:v>0.97</c:v>
                </c:pt>
                <c:pt idx="2">
                  <c:v>0.98</c:v>
                </c:pt>
                <c:pt idx="3">
                  <c:v>0.97</c:v>
                </c:pt>
              </c:numCache>
            </c:numRef>
          </c:val>
          <c:extLst>
            <c:ext xmlns:c16="http://schemas.microsoft.com/office/drawing/2014/chart" uri="{C3380CC4-5D6E-409C-BE32-E72D297353CC}">
              <c16:uniqueId val="{00000005-715F-40EC-8406-6CF9E472F2F5}"/>
            </c:ext>
          </c:extLst>
        </c:ser>
        <c:ser>
          <c:idx val="6"/>
          <c:order val="6"/>
          <c:tx>
            <c:strRef>
              <c:f>ALL!$C$20</c:f>
              <c:strCache>
                <c:ptCount val="1"/>
                <c:pt idx="0">
                  <c:v>MLP</c:v>
                </c:pt>
              </c:strCache>
            </c:strRef>
          </c:tx>
          <c:spPr>
            <a:solidFill>
              <a:schemeClr val="bg2">
                <a:lumMod val="75000"/>
              </a:schemeClr>
            </a:solidFill>
            <a:ln>
              <a:noFill/>
            </a:ln>
            <a:effectLst/>
          </c:spPr>
          <c:invertIfNegative val="0"/>
          <c:cat>
            <c:strRef>
              <c:f>ALL!$D$13:$G$13</c:f>
              <c:strCache>
                <c:ptCount val="4"/>
                <c:pt idx="0">
                  <c:v>Accuracy</c:v>
                </c:pt>
                <c:pt idx="1">
                  <c:v>Precision</c:v>
                </c:pt>
                <c:pt idx="2">
                  <c:v>Recall</c:v>
                </c:pt>
                <c:pt idx="3">
                  <c:v>F1 Score</c:v>
                </c:pt>
              </c:strCache>
            </c:strRef>
          </c:cat>
          <c:val>
            <c:numRef>
              <c:f>ALL!$D$20:$G$20</c:f>
              <c:numCache>
                <c:formatCode>0%</c:formatCode>
                <c:ptCount val="4"/>
                <c:pt idx="0">
                  <c:v>0.96</c:v>
                </c:pt>
                <c:pt idx="1">
                  <c:v>0.95</c:v>
                </c:pt>
                <c:pt idx="2">
                  <c:v>0.97</c:v>
                </c:pt>
                <c:pt idx="3">
                  <c:v>0.96</c:v>
                </c:pt>
              </c:numCache>
            </c:numRef>
          </c:val>
          <c:extLst>
            <c:ext xmlns:c16="http://schemas.microsoft.com/office/drawing/2014/chart" uri="{C3380CC4-5D6E-409C-BE32-E72D297353CC}">
              <c16:uniqueId val="{00000006-715F-40EC-8406-6CF9E472F2F5}"/>
            </c:ext>
          </c:extLst>
        </c:ser>
        <c:dLbls>
          <c:showLegendKey val="0"/>
          <c:showVal val="0"/>
          <c:showCatName val="0"/>
          <c:showSerName val="0"/>
          <c:showPercent val="0"/>
          <c:showBubbleSize val="0"/>
        </c:dLbls>
        <c:gapWidth val="219"/>
        <c:overlap val="-27"/>
        <c:axId val="1756513664"/>
        <c:axId val="1756512832"/>
      </c:barChart>
      <c:catAx>
        <c:axId val="1756513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756512832"/>
        <c:crosses val="autoZero"/>
        <c:auto val="1"/>
        <c:lblAlgn val="ctr"/>
        <c:lblOffset val="100"/>
        <c:noMultiLvlLbl val="0"/>
      </c:catAx>
      <c:valAx>
        <c:axId val="1756512832"/>
        <c:scaling>
          <c:orientation val="minMax"/>
          <c:max val="1"/>
          <c:min val="0.75000000000000011"/>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756513664"/>
        <c:crosses val="autoZero"/>
        <c:crossBetween val="between"/>
        <c:majorUnit val="5.000000000000001E-2"/>
        <c:minorUnit val="4.000000000000001E-3"/>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62ED9-EAE7-4FD7-862A-C868463EA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41970</Words>
  <Characters>239235</Characters>
  <Application>Microsoft Office Word</Application>
  <DocSecurity>0</DocSecurity>
  <Lines>1993</Lines>
  <Paragraphs>561</Paragraphs>
  <ScaleCrop>false</ScaleCrop>
  <HeadingPairs>
    <vt:vector size="2" baseType="variant">
      <vt:variant>
        <vt:lpstr>Title</vt:lpstr>
      </vt:variant>
      <vt:variant>
        <vt:i4>1</vt:i4>
      </vt:variant>
    </vt:vector>
  </HeadingPairs>
  <TitlesOfParts>
    <vt:vector size="1" baseType="lpstr">
      <vt:lpstr>IJEECS</vt:lpstr>
    </vt:vector>
  </TitlesOfParts>
  <Company>cairo</Company>
  <LinksUpToDate>false</LinksUpToDate>
  <CharactersWithSpaces>280644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IJEECS</dc:title>
  <dc:subject/>
  <dc:creator>Ahmed, Manik</dc:creator>
  <cp:keywords/>
  <dc:description/>
  <cp:lastModifiedBy>Shamima Akter</cp:lastModifiedBy>
  <cp:revision>2</cp:revision>
  <cp:lastPrinted>2021-09-07T18:28:00Z</cp:lastPrinted>
  <dcterms:created xsi:type="dcterms:W3CDTF">2021-10-22T04:00:00Z</dcterms:created>
  <dcterms:modified xsi:type="dcterms:W3CDTF">2021-10-22T04:00:00Z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cairo</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Recent Style Id 0_1">
    <vt:lpwstr>http://www.zotero.org/styles/asce-asme-journal-of-risk-and-uncertainty-in-engineering-systems-part-a-civil-engineering</vt:lpwstr>
  </property>
  <property fmtid="{D5CDD505-2E9C-101B-9397-08002B2CF9AE}" pid="10" name="Mendeley Recent Style Id 1_1">
    <vt:lpwstr>http://www.zotero.org/styles/american-medical-association</vt:lpwstr>
  </property>
  <property fmtid="{D5CDD505-2E9C-101B-9397-08002B2CF9AE}" pid="11" name="Mendeley Recent Style Id 2_1">
    <vt:lpwstr>http://www.zotero.org/styles/american-political-science-association</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http://www.zotero.org/styles/chicago-author-date</vt:lpwstr>
  </property>
  <property fmtid="{D5CDD505-2E9C-101B-9397-08002B2CF9AE}" pid="14" name="Mendeley Recent Style Id 5_1">
    <vt:lpwstr>http://www.zotero.org/styles/harvard-cite-them-right</vt:lpwstr>
  </property>
  <property fmtid="{D5CDD505-2E9C-101B-9397-08002B2CF9AE}" pid="15" name="Mendeley Recent Style Id 6_1">
    <vt:lpwstr>http://www.zotero.org/styles/genes</vt:lpwstr>
  </property>
  <property fmtid="{D5CDD505-2E9C-101B-9397-08002B2CF9AE}" pid="16" name="Mendeley Recent Style Id 7_1">
    <vt:lpwstr>http://www.zotero.org/styles/ieee</vt:lpwstr>
  </property>
  <property fmtid="{D5CDD505-2E9C-101B-9397-08002B2CF9AE}" pid="17" name="Mendeley Recent Style Id 8_1">
    <vt:lpwstr>http://www.zotero.org/styles/journal-of-biomolecular-structure-and-dynamics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ASCE-ASME Journal of Risk and Uncertainty in Engineering Systems, Part A: Civil Engineering</vt:lpwstr>
  </property>
  <property fmtid="{D5CDD505-2E9C-101B-9397-08002B2CF9AE}" pid="20" name="Mendeley Recent Style Name 1_1">
    <vt:lpwstr>American Medical Association 11th edition</vt:lpwstr>
  </property>
  <property fmtid="{D5CDD505-2E9C-101B-9397-08002B2CF9AE}" pid="21" name="Mendeley Recent Style Name 2_1">
    <vt:lpwstr>American Political Science Association</vt:lpwstr>
  </property>
  <property fmtid="{D5CDD505-2E9C-101B-9397-08002B2CF9AE}" pid="22" name="Mendeley Recent Style Name 3_1">
    <vt:lpwstr>American Sociological Association 6th edition</vt:lpwstr>
  </property>
  <property fmtid="{D5CDD505-2E9C-101B-9397-08002B2CF9AE}" pid="23" name="Mendeley Recent Style Name 4_1">
    <vt:lpwstr>Chicago Manual of Style 17th edition (author-date)</vt:lpwstr>
  </property>
  <property fmtid="{D5CDD505-2E9C-101B-9397-08002B2CF9AE}" pid="24" name="Mendeley Recent Style Name 5_1">
    <vt:lpwstr>Cite Them Right 10th edition - Harvard</vt:lpwstr>
  </property>
  <property fmtid="{D5CDD505-2E9C-101B-9397-08002B2CF9AE}" pid="25" name="Mendeley Recent Style Name 6_1">
    <vt:lpwstr>Genes</vt:lpwstr>
  </property>
  <property fmtid="{D5CDD505-2E9C-101B-9397-08002B2CF9AE}" pid="26" name="Mendeley Recent Style Name 7_1">
    <vt:lpwstr>IEEE</vt:lpwstr>
  </property>
  <property fmtid="{D5CDD505-2E9C-101B-9397-08002B2CF9AE}" pid="27" name="Mendeley Recent Style Name 8_1">
    <vt:lpwstr>Journal of Biomolecular Structure and Dynamics</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a89d9fc4-2cf1-3297-a929-fb7a2890c8fb</vt:lpwstr>
  </property>
  <property fmtid="{D5CDD505-2E9C-101B-9397-08002B2CF9AE}" pid="30" name="ScaleCrop">
    <vt:bool>false</vt:bool>
  </property>
  <property fmtid="{D5CDD505-2E9C-101B-9397-08002B2CF9AE}" pid="31" name="ShareDoc">
    <vt:bool>false</vt:bool>
  </property>
  <property fmtid="{D5CDD505-2E9C-101B-9397-08002B2CF9AE}" pid="32" name="_DocHome">
    <vt:i4>-1981807995</vt:i4>
  </property>
</Properties>
</file>